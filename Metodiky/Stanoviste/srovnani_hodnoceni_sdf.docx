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Mkatabulky"/>
        <w:tblpPr w:leftFromText="180" w:rightFromText="180" w:horzAnchor="margin" w:tblpY="542"/>
        <w:tblW w:w="5000" w:type="pct"/>
        <w:tblLayout w:type="fixed"/>
        <w:tblLook w:val="04A0" w:firstRow="1" w:lastRow="0" w:firstColumn="1" w:lastColumn="0" w:noHBand="0" w:noVBand="1"/>
      </w:tblPr>
      <w:tblGrid>
        <w:gridCol w:w="861"/>
        <w:gridCol w:w="3156"/>
        <w:gridCol w:w="862"/>
        <w:gridCol w:w="2858"/>
        <w:gridCol w:w="871"/>
        <w:gridCol w:w="2228"/>
        <w:gridCol w:w="1063"/>
        <w:gridCol w:w="3114"/>
      </w:tblGrid>
      <w:tr w:rsidR="003866E7" w:rsidRPr="00143003" w14:paraId="08E1E9EE" w14:textId="77777777" w:rsidTr="00607161">
        <w:trPr>
          <w:trHeight w:val="705"/>
          <w:tblHeader/>
        </w:trPr>
        <w:tc>
          <w:tcPr>
            <w:tcW w:w="1338" w:type="pct"/>
            <w:gridSpan w:val="2"/>
            <w:shd w:val="clear" w:color="auto" w:fill="C5E0B3" w:themeFill="accent6" w:themeFillTint="66"/>
          </w:tcPr>
          <w:p w14:paraId="7F731EBF" w14:textId="77777777" w:rsidR="00551544" w:rsidRPr="00143003" w:rsidRDefault="00551544" w:rsidP="005D1E16">
            <w:pPr>
              <w:rPr>
                <w:rFonts w:ascii="Arial" w:hAnsi="Arial" w:cs="Arial"/>
                <w:b/>
              </w:rPr>
            </w:pPr>
            <w:r w:rsidRPr="00143003">
              <w:rPr>
                <w:rFonts w:ascii="Arial" w:hAnsi="Arial" w:cs="Arial"/>
                <w:b/>
              </w:rPr>
              <w:t>Stávající SDF</w:t>
            </w:r>
          </w:p>
          <w:p w14:paraId="7E6F78D9" w14:textId="77777777" w:rsidR="00551544" w:rsidRPr="00143003" w:rsidRDefault="00551544" w:rsidP="001C70E5">
            <w:pPr>
              <w:tabs>
                <w:tab w:val="center" w:pos="636"/>
              </w:tabs>
              <w:rPr>
                <w:rFonts w:ascii="Arial" w:hAnsi="Arial" w:cs="Arial"/>
                <w:sz w:val="20"/>
              </w:rPr>
            </w:pPr>
            <w:r w:rsidRPr="005103FB">
              <w:rPr>
                <w:rFonts w:ascii="Arial" w:hAnsi="Arial" w:cs="Arial"/>
                <w:sz w:val="20"/>
              </w:rPr>
              <w:t>https://eur-lex.europa.eu/legal-content/EN/TXT/HTML/?uri=CELEX:32011D0484&amp;from=EN</w:t>
            </w:r>
          </w:p>
          <w:p w14:paraId="157C1997" w14:textId="77777777" w:rsidR="00551544" w:rsidRPr="00143003" w:rsidRDefault="00551544" w:rsidP="005D1E16">
            <w:pPr>
              <w:rPr>
                <w:rFonts w:ascii="Arial" w:hAnsi="Arial" w:cs="Arial"/>
              </w:rPr>
            </w:pPr>
            <w:r w:rsidRPr="005103FB">
              <w:rPr>
                <w:rFonts w:ascii="Arial" w:hAnsi="Arial" w:cs="Arial"/>
                <w:sz w:val="20"/>
              </w:rPr>
              <w:t>file:///S:\_NATURA%202000\_SDF\2022\priloha_1__metodika_aktualizace_sdf_2022.docx</w:t>
            </w:r>
            <w:r w:rsidRPr="00143003">
              <w:rPr>
                <w:rFonts w:ascii="Arial" w:hAnsi="Arial" w:cs="Arial"/>
                <w:sz w:val="20"/>
              </w:rPr>
              <w:t xml:space="preserve"> (str. 42)</w:t>
            </w:r>
          </w:p>
        </w:tc>
        <w:tc>
          <w:tcPr>
            <w:tcW w:w="1239" w:type="pct"/>
            <w:gridSpan w:val="2"/>
            <w:shd w:val="clear" w:color="auto" w:fill="C5E0B3" w:themeFill="accent6" w:themeFillTint="66"/>
          </w:tcPr>
          <w:p w14:paraId="54EE79F7" w14:textId="77777777" w:rsidR="00551544" w:rsidRPr="00143003" w:rsidRDefault="00551544" w:rsidP="005D1E16">
            <w:pPr>
              <w:rPr>
                <w:rFonts w:ascii="Arial" w:hAnsi="Arial" w:cs="Arial"/>
                <w:b/>
              </w:rPr>
            </w:pPr>
            <w:r w:rsidRPr="00143003">
              <w:rPr>
                <w:rFonts w:ascii="Arial" w:hAnsi="Arial" w:cs="Arial"/>
                <w:b/>
              </w:rPr>
              <w:t>Nové SDF (od 2024/2025)</w:t>
            </w:r>
          </w:p>
          <w:p w14:paraId="5BC9D6D7" w14:textId="77777777" w:rsidR="00551544" w:rsidRPr="00143003" w:rsidRDefault="00551544" w:rsidP="005D1E16">
            <w:pPr>
              <w:rPr>
                <w:rFonts w:ascii="Arial" w:hAnsi="Arial" w:cs="Arial"/>
              </w:rPr>
            </w:pPr>
            <w:r w:rsidRPr="00143003">
              <w:rPr>
                <w:rFonts w:ascii="Arial" w:hAnsi="Arial" w:cs="Arial"/>
                <w:sz w:val="20"/>
              </w:rPr>
              <w:t xml:space="preserve">S:\_NATURA 2000\_SDF\revize formátu SDF 2021 EK\20220920_for </w:t>
            </w:r>
            <w:proofErr w:type="spellStart"/>
            <w:r w:rsidRPr="00143003">
              <w:rPr>
                <w:rFonts w:ascii="Arial" w:hAnsi="Arial" w:cs="Arial"/>
                <w:sz w:val="20"/>
              </w:rPr>
              <w:t>comments</w:t>
            </w:r>
            <w:proofErr w:type="spellEnd"/>
            <w:r>
              <w:rPr>
                <w:rFonts w:ascii="Arial" w:hAnsi="Arial" w:cs="Arial"/>
                <w:sz w:val="20"/>
              </w:rPr>
              <w:t xml:space="preserve">  </w:t>
            </w:r>
            <w:r w:rsidRPr="00143003">
              <w:rPr>
                <w:rFonts w:ascii="Arial" w:hAnsi="Arial" w:cs="Arial"/>
                <w:sz w:val="20"/>
              </w:rPr>
              <w:t xml:space="preserve">  </w:t>
            </w:r>
          </w:p>
        </w:tc>
        <w:tc>
          <w:tcPr>
            <w:tcW w:w="1032" w:type="pct"/>
            <w:gridSpan w:val="2"/>
            <w:shd w:val="clear" w:color="auto" w:fill="C5E0B3" w:themeFill="accent6" w:themeFillTint="66"/>
          </w:tcPr>
          <w:p w14:paraId="0242AA79" w14:textId="5BF39891" w:rsidR="00551544" w:rsidRDefault="00551544" w:rsidP="005D1E16">
            <w:pPr>
              <w:rPr>
                <w:rFonts w:ascii="Arial" w:hAnsi="Arial" w:cs="Arial"/>
                <w:b/>
              </w:rPr>
            </w:pPr>
            <w:r w:rsidRPr="005103FB">
              <w:rPr>
                <w:rFonts w:ascii="Arial" w:hAnsi="Arial" w:cs="Arial"/>
                <w:b/>
              </w:rPr>
              <w:t>Parametry TAČR k</w:t>
            </w:r>
            <w:r w:rsidR="00B053D7">
              <w:rPr>
                <w:rFonts w:ascii="Arial" w:hAnsi="Arial" w:cs="Arial"/>
                <w:b/>
              </w:rPr>
              <w:t> </w:t>
            </w:r>
            <w:r w:rsidRPr="005103FB">
              <w:rPr>
                <w:rFonts w:ascii="Arial" w:hAnsi="Arial" w:cs="Arial"/>
                <w:b/>
              </w:rPr>
              <w:t>použití</w:t>
            </w:r>
          </w:p>
          <w:p w14:paraId="377E525F" w14:textId="77777777" w:rsidR="00B053D7" w:rsidRDefault="00B053D7" w:rsidP="005D1E16">
            <w:pPr>
              <w:rPr>
                <w:rFonts w:ascii="Arial" w:hAnsi="Arial" w:cs="Arial"/>
                <w:sz w:val="20"/>
                <w:szCs w:val="20"/>
              </w:rPr>
            </w:pPr>
            <w:r w:rsidRPr="00B053D7">
              <w:rPr>
                <w:rFonts w:ascii="Arial" w:hAnsi="Arial" w:cs="Arial"/>
                <w:bCs/>
                <w:sz w:val="20"/>
                <w:szCs w:val="20"/>
              </w:rPr>
              <w:t xml:space="preserve">(pro SDF nevyužitelné nejspíše: </w:t>
            </w:r>
            <w:proofErr w:type="spellStart"/>
            <w:r w:rsidRPr="00B053D7">
              <w:rPr>
                <w:rFonts w:ascii="Arial" w:hAnsi="Arial" w:cs="Arial"/>
                <w:sz w:val="20"/>
                <w:szCs w:val="20"/>
              </w:rPr>
              <w:t>minimiareál</w:t>
            </w:r>
            <w:proofErr w:type="spellEnd"/>
            <w:r w:rsidRPr="00B053D7">
              <w:rPr>
                <w:rFonts w:ascii="Arial" w:hAnsi="Arial" w:cs="Arial"/>
                <w:sz w:val="20"/>
                <w:szCs w:val="20"/>
              </w:rPr>
              <w:t xml:space="preserve">, mozaika, celistvost, konektivita, </w:t>
            </w:r>
            <w:proofErr w:type="spellStart"/>
            <w:r w:rsidRPr="00B053D7">
              <w:rPr>
                <w:rFonts w:ascii="Arial" w:hAnsi="Arial" w:cs="Arial"/>
                <w:sz w:val="20"/>
                <w:szCs w:val="20"/>
              </w:rPr>
              <w:t>Red</w:t>
            </w:r>
            <w:proofErr w:type="spellEnd"/>
            <w:r w:rsidRPr="00B053D7">
              <w:rPr>
                <w:rFonts w:ascii="Arial" w:hAnsi="Arial" w:cs="Arial"/>
                <w:sz w:val="20"/>
                <w:szCs w:val="20"/>
              </w:rPr>
              <w:t xml:space="preserve"> List, IAS, EXP</w:t>
            </w:r>
            <w:r>
              <w:rPr>
                <w:rFonts w:ascii="Arial" w:hAnsi="Arial" w:cs="Arial"/>
                <w:sz w:val="20"/>
                <w:szCs w:val="20"/>
              </w:rPr>
              <w:t>, ale v pořádku, pokud jsou to pro nás na národní úrovni relevantní údaje)</w:t>
            </w:r>
          </w:p>
          <w:p w14:paraId="6943D556" w14:textId="042ADCE8" w:rsidR="00785597" w:rsidRPr="00B053D7" w:rsidRDefault="00785597" w:rsidP="00871E9E">
            <w:pPr>
              <w:rPr>
                <w:rFonts w:ascii="Arial" w:hAnsi="Arial" w:cs="Arial"/>
                <w:b/>
                <w:sz w:val="20"/>
                <w:szCs w:val="20"/>
              </w:rPr>
            </w:pPr>
          </w:p>
        </w:tc>
        <w:tc>
          <w:tcPr>
            <w:tcW w:w="1391" w:type="pct"/>
            <w:gridSpan w:val="2"/>
            <w:shd w:val="clear" w:color="auto" w:fill="C5E0B3" w:themeFill="accent6" w:themeFillTint="66"/>
          </w:tcPr>
          <w:p w14:paraId="6A5C3F46" w14:textId="77777777" w:rsidR="00551544" w:rsidRPr="005103FB" w:rsidRDefault="00551544" w:rsidP="005D1E16">
            <w:pPr>
              <w:rPr>
                <w:rFonts w:ascii="Arial" w:hAnsi="Arial" w:cs="Arial"/>
                <w:b/>
              </w:rPr>
            </w:pPr>
            <w:r w:rsidRPr="005103FB">
              <w:rPr>
                <w:rFonts w:ascii="Arial" w:hAnsi="Arial" w:cs="Arial"/>
                <w:b/>
              </w:rPr>
              <w:t>Reporting Článek 17 HD (uvedeny jen relevantní)</w:t>
            </w:r>
          </w:p>
          <w:p w14:paraId="743FD879" w14:textId="4565282A" w:rsidR="00581E55" w:rsidRDefault="00AE049D" w:rsidP="005D1E16">
            <w:pPr>
              <w:rPr>
                <w:rFonts w:ascii="Arial" w:hAnsi="Arial" w:cs="Arial"/>
                <w:sz w:val="20"/>
                <w:szCs w:val="20"/>
              </w:rPr>
            </w:pPr>
            <w:hyperlink r:id="rId8" w:history="1">
              <w:r w:rsidR="00581E55" w:rsidRPr="009E6DE5">
                <w:rPr>
                  <w:rStyle w:val="Hypertextovodkaz"/>
                  <w:rFonts w:ascii="Arial" w:hAnsi="Arial" w:cs="Arial"/>
                  <w:sz w:val="20"/>
                  <w:szCs w:val="20"/>
                </w:rPr>
                <w:t>https://cdr.eionet.europa.eu/help/habitats_art17</w:t>
              </w:r>
            </w:hyperlink>
          </w:p>
          <w:p w14:paraId="54C2BCD5" w14:textId="77777777" w:rsidR="00C230D9" w:rsidRDefault="00C230D9" w:rsidP="005D1E16">
            <w:pPr>
              <w:rPr>
                <w:rFonts w:ascii="Arial" w:hAnsi="Arial" w:cs="Arial"/>
                <w:sz w:val="20"/>
                <w:szCs w:val="20"/>
              </w:rPr>
            </w:pPr>
          </w:p>
          <w:p w14:paraId="6FF44402" w14:textId="5356D639" w:rsidR="00581E55" w:rsidRPr="00581E55" w:rsidRDefault="00581E55" w:rsidP="005D1E16">
            <w:pPr>
              <w:rPr>
                <w:rFonts w:ascii="Arial" w:hAnsi="Arial" w:cs="Arial"/>
                <w:sz w:val="20"/>
                <w:szCs w:val="20"/>
              </w:rPr>
            </w:pPr>
            <w:r>
              <w:rPr>
                <w:rFonts w:ascii="Arial" w:hAnsi="Arial" w:cs="Arial"/>
                <w:sz w:val="20"/>
                <w:szCs w:val="20"/>
              </w:rPr>
              <w:t>Stav druhů a stanovišť je počítán zvlášť pro jednotlivé biogeografické oblasti! Nejedná se o hodnocení za celou ČR</w:t>
            </w:r>
            <w:r w:rsidR="00C230D9">
              <w:rPr>
                <w:rFonts w:ascii="Arial" w:hAnsi="Arial" w:cs="Arial"/>
                <w:sz w:val="20"/>
                <w:szCs w:val="20"/>
              </w:rPr>
              <w:t>.</w:t>
            </w:r>
          </w:p>
        </w:tc>
      </w:tr>
      <w:tr w:rsidR="003866E7" w:rsidRPr="00143003" w14:paraId="6F29E2EF" w14:textId="77777777" w:rsidTr="00607161">
        <w:trPr>
          <w:trHeight w:val="366"/>
          <w:tblHeader/>
        </w:trPr>
        <w:tc>
          <w:tcPr>
            <w:tcW w:w="287" w:type="pct"/>
            <w:shd w:val="clear" w:color="auto" w:fill="E2EFD9" w:themeFill="accent6" w:themeFillTint="33"/>
          </w:tcPr>
          <w:p w14:paraId="5DD803D6" w14:textId="77777777" w:rsidR="00551544" w:rsidRPr="00CE48F2" w:rsidRDefault="00551544" w:rsidP="005103FB">
            <w:pPr>
              <w:rPr>
                <w:rFonts w:ascii="Arial" w:hAnsi="Arial" w:cs="Arial"/>
                <w:b/>
                <w:bCs/>
              </w:rPr>
            </w:pPr>
            <w:r w:rsidRPr="00CE48F2">
              <w:rPr>
                <w:rFonts w:ascii="Arial" w:hAnsi="Arial" w:cs="Arial"/>
                <w:b/>
                <w:bCs/>
              </w:rPr>
              <w:t>Parametr</w:t>
            </w:r>
          </w:p>
        </w:tc>
        <w:tc>
          <w:tcPr>
            <w:tcW w:w="1051" w:type="pct"/>
            <w:shd w:val="clear" w:color="auto" w:fill="E2EFD9" w:themeFill="accent6" w:themeFillTint="33"/>
          </w:tcPr>
          <w:p w14:paraId="4318014F" w14:textId="77777777" w:rsidR="00551544" w:rsidRPr="00CE48F2" w:rsidRDefault="00551544" w:rsidP="005103FB">
            <w:pPr>
              <w:rPr>
                <w:rFonts w:ascii="Arial" w:hAnsi="Arial" w:cs="Arial"/>
                <w:b/>
                <w:bCs/>
              </w:rPr>
            </w:pPr>
            <w:r w:rsidRPr="00CE48F2">
              <w:rPr>
                <w:rFonts w:ascii="Arial" w:hAnsi="Arial" w:cs="Arial"/>
                <w:b/>
                <w:bCs/>
              </w:rPr>
              <w:t>Stanovení</w:t>
            </w:r>
          </w:p>
        </w:tc>
        <w:tc>
          <w:tcPr>
            <w:tcW w:w="287" w:type="pct"/>
            <w:shd w:val="clear" w:color="auto" w:fill="E2EFD9" w:themeFill="accent6" w:themeFillTint="33"/>
          </w:tcPr>
          <w:p w14:paraId="0AF70201" w14:textId="77777777" w:rsidR="00551544" w:rsidRPr="00CE48F2" w:rsidRDefault="00551544" w:rsidP="005103FB">
            <w:pPr>
              <w:rPr>
                <w:rFonts w:ascii="Arial" w:hAnsi="Arial" w:cs="Arial"/>
                <w:b/>
                <w:bCs/>
              </w:rPr>
            </w:pPr>
            <w:r w:rsidRPr="00CE48F2">
              <w:rPr>
                <w:rFonts w:ascii="Arial" w:hAnsi="Arial" w:cs="Arial"/>
                <w:b/>
                <w:bCs/>
              </w:rPr>
              <w:t>Parametr</w:t>
            </w:r>
          </w:p>
        </w:tc>
        <w:tc>
          <w:tcPr>
            <w:tcW w:w="952" w:type="pct"/>
            <w:shd w:val="clear" w:color="auto" w:fill="E2EFD9" w:themeFill="accent6" w:themeFillTint="33"/>
          </w:tcPr>
          <w:p w14:paraId="41148CB9" w14:textId="77777777" w:rsidR="00551544" w:rsidRPr="00CE48F2" w:rsidRDefault="00551544" w:rsidP="005103FB">
            <w:pPr>
              <w:rPr>
                <w:rFonts w:ascii="Arial" w:hAnsi="Arial" w:cs="Arial"/>
                <w:b/>
                <w:bCs/>
              </w:rPr>
            </w:pPr>
            <w:r w:rsidRPr="00CE48F2">
              <w:rPr>
                <w:rFonts w:ascii="Arial" w:hAnsi="Arial" w:cs="Arial"/>
                <w:b/>
                <w:bCs/>
              </w:rPr>
              <w:t>Výpočet</w:t>
            </w:r>
          </w:p>
        </w:tc>
        <w:tc>
          <w:tcPr>
            <w:tcW w:w="290" w:type="pct"/>
            <w:shd w:val="clear" w:color="auto" w:fill="E2EFD9" w:themeFill="accent6" w:themeFillTint="33"/>
          </w:tcPr>
          <w:p w14:paraId="4C675D10" w14:textId="77777777" w:rsidR="00551544" w:rsidRPr="00CE48F2" w:rsidRDefault="00551544" w:rsidP="005103FB">
            <w:pPr>
              <w:rPr>
                <w:rFonts w:ascii="Arial" w:hAnsi="Arial" w:cs="Arial"/>
                <w:b/>
                <w:bCs/>
              </w:rPr>
            </w:pPr>
            <w:r w:rsidRPr="00CE48F2">
              <w:rPr>
                <w:rFonts w:ascii="Arial" w:hAnsi="Arial" w:cs="Arial"/>
                <w:b/>
                <w:bCs/>
              </w:rPr>
              <w:t>Parametr</w:t>
            </w:r>
          </w:p>
        </w:tc>
        <w:tc>
          <w:tcPr>
            <w:tcW w:w="742" w:type="pct"/>
            <w:shd w:val="clear" w:color="auto" w:fill="E2EFD9" w:themeFill="accent6" w:themeFillTint="33"/>
          </w:tcPr>
          <w:p w14:paraId="346A1012" w14:textId="77777777" w:rsidR="00551544" w:rsidRPr="00CE48F2" w:rsidRDefault="00551544" w:rsidP="005103FB">
            <w:pPr>
              <w:rPr>
                <w:rFonts w:ascii="Arial" w:hAnsi="Arial" w:cs="Arial"/>
                <w:b/>
                <w:bCs/>
              </w:rPr>
            </w:pPr>
            <w:r w:rsidRPr="00CE48F2">
              <w:rPr>
                <w:rFonts w:ascii="Arial" w:hAnsi="Arial" w:cs="Arial"/>
                <w:b/>
                <w:bCs/>
              </w:rPr>
              <w:t>Výpočet</w:t>
            </w:r>
          </w:p>
        </w:tc>
        <w:tc>
          <w:tcPr>
            <w:tcW w:w="354" w:type="pct"/>
            <w:shd w:val="clear" w:color="auto" w:fill="E2EFD9" w:themeFill="accent6" w:themeFillTint="33"/>
          </w:tcPr>
          <w:p w14:paraId="63F75389" w14:textId="77777777" w:rsidR="00551544" w:rsidRPr="00CE48F2" w:rsidRDefault="00551544" w:rsidP="005103FB">
            <w:pPr>
              <w:rPr>
                <w:rFonts w:ascii="Arial" w:hAnsi="Arial" w:cs="Arial"/>
                <w:b/>
                <w:bCs/>
              </w:rPr>
            </w:pPr>
            <w:r w:rsidRPr="00CE48F2">
              <w:rPr>
                <w:rFonts w:ascii="Arial" w:hAnsi="Arial" w:cs="Arial"/>
                <w:b/>
                <w:bCs/>
              </w:rPr>
              <w:t>Parametr</w:t>
            </w:r>
          </w:p>
        </w:tc>
        <w:tc>
          <w:tcPr>
            <w:tcW w:w="1036" w:type="pct"/>
            <w:shd w:val="clear" w:color="auto" w:fill="E2EFD9" w:themeFill="accent6" w:themeFillTint="33"/>
          </w:tcPr>
          <w:p w14:paraId="224C962C" w14:textId="77777777" w:rsidR="00551544" w:rsidRPr="00CE48F2" w:rsidRDefault="00551544" w:rsidP="005103FB">
            <w:pPr>
              <w:rPr>
                <w:rFonts w:ascii="Arial" w:hAnsi="Arial" w:cs="Arial"/>
                <w:b/>
                <w:bCs/>
              </w:rPr>
            </w:pPr>
            <w:r w:rsidRPr="00CE48F2">
              <w:rPr>
                <w:rFonts w:ascii="Arial" w:hAnsi="Arial" w:cs="Arial"/>
                <w:b/>
                <w:bCs/>
              </w:rPr>
              <w:t>Výpočet</w:t>
            </w:r>
          </w:p>
        </w:tc>
      </w:tr>
      <w:tr w:rsidR="003866E7" w:rsidRPr="005103FB" w14:paraId="609E6ED1" w14:textId="77777777" w:rsidTr="00607161">
        <w:tc>
          <w:tcPr>
            <w:tcW w:w="287" w:type="pct"/>
            <w:shd w:val="clear" w:color="auto" w:fill="E7E6E6" w:themeFill="background2"/>
          </w:tcPr>
          <w:p w14:paraId="43E9EC3B" w14:textId="77777777" w:rsidR="00551544" w:rsidRPr="005103FB" w:rsidRDefault="00551544" w:rsidP="005103FB">
            <w:pPr>
              <w:rPr>
                <w:rFonts w:ascii="Arial" w:hAnsi="Arial" w:cs="Arial"/>
              </w:rPr>
            </w:pPr>
            <w:r w:rsidRPr="005103FB">
              <w:rPr>
                <w:rFonts w:ascii="Arial" w:hAnsi="Arial" w:cs="Arial"/>
              </w:rPr>
              <w:t>Non-presence</w:t>
            </w:r>
          </w:p>
        </w:tc>
        <w:tc>
          <w:tcPr>
            <w:tcW w:w="1051" w:type="pct"/>
          </w:tcPr>
          <w:p w14:paraId="431F53DF" w14:textId="74F3EA4D" w:rsidR="00551544" w:rsidRPr="005103FB" w:rsidRDefault="00551544" w:rsidP="005103FB">
            <w:pPr>
              <w:rPr>
                <w:rFonts w:ascii="Arial" w:hAnsi="Arial" w:cs="Arial"/>
              </w:rPr>
            </w:pPr>
            <w:r w:rsidRPr="005103FB">
              <w:rPr>
                <w:rFonts w:ascii="Arial" w:hAnsi="Arial" w:cs="Arial"/>
              </w:rPr>
              <w:t>Tam kde je jistota vymizení.</w:t>
            </w:r>
            <w:r w:rsidR="00A5775D">
              <w:rPr>
                <w:rFonts w:ascii="Arial" w:hAnsi="Arial" w:cs="Arial"/>
              </w:rPr>
              <w:t xml:space="preserve"> </w:t>
            </w:r>
            <w:r w:rsidRPr="005103FB">
              <w:rPr>
                <w:rFonts w:ascii="Arial" w:hAnsi="Arial" w:cs="Arial"/>
              </w:rPr>
              <w:t>Primárně nepoužíváme u dynamických a efemerních habitatů nebo mapováním nedostatečně zachycených habitatů</w:t>
            </w:r>
            <w:r w:rsidR="00A5775D">
              <w:rPr>
                <w:rFonts w:ascii="Arial" w:hAnsi="Arial" w:cs="Arial"/>
              </w:rPr>
              <w:t xml:space="preserve">, tj. </w:t>
            </w:r>
            <w:r w:rsidRPr="005103FB">
              <w:rPr>
                <w:rFonts w:ascii="Arial" w:hAnsi="Arial" w:cs="Arial"/>
              </w:rPr>
              <w:t>3130, 3140, 3150, 3260, 3270, 6110, 8230 a 91T0.</w:t>
            </w:r>
          </w:p>
        </w:tc>
        <w:tc>
          <w:tcPr>
            <w:tcW w:w="287" w:type="pct"/>
            <w:shd w:val="clear" w:color="auto" w:fill="E7E6E6" w:themeFill="background2"/>
          </w:tcPr>
          <w:p w14:paraId="23E162CA" w14:textId="77777777" w:rsidR="00551544" w:rsidRPr="005103FB" w:rsidRDefault="00551544" w:rsidP="005103FB">
            <w:pPr>
              <w:rPr>
                <w:rFonts w:ascii="Arial" w:hAnsi="Arial" w:cs="Arial"/>
              </w:rPr>
            </w:pPr>
            <w:r w:rsidRPr="005103FB">
              <w:rPr>
                <w:rFonts w:ascii="Arial" w:hAnsi="Arial" w:cs="Arial"/>
              </w:rPr>
              <w:t>Non-presence</w:t>
            </w:r>
          </w:p>
        </w:tc>
        <w:tc>
          <w:tcPr>
            <w:tcW w:w="952" w:type="pct"/>
          </w:tcPr>
          <w:p w14:paraId="18979928" w14:textId="66E631D6" w:rsidR="00551544" w:rsidRPr="00CE48F2" w:rsidRDefault="00CE48F2" w:rsidP="005103FB">
            <w:pPr>
              <w:rPr>
                <w:rFonts w:ascii="Arial" w:hAnsi="Arial" w:cs="Arial"/>
              </w:rPr>
            </w:pPr>
            <w:r w:rsidRPr="00CE48F2">
              <w:rPr>
                <w:rFonts w:ascii="Arial" w:hAnsi="Arial" w:cs="Arial"/>
                <w:color w:val="A6A6A6" w:themeColor="background1" w:themeShade="A6"/>
              </w:rPr>
              <w:t>S</w:t>
            </w:r>
            <w:r w:rsidR="00551544" w:rsidRPr="00CE48F2">
              <w:rPr>
                <w:rFonts w:ascii="Arial" w:hAnsi="Arial" w:cs="Arial"/>
                <w:color w:val="A6A6A6" w:themeColor="background1" w:themeShade="A6"/>
              </w:rPr>
              <w:t>tejné</w:t>
            </w:r>
            <w:r w:rsidRPr="00CE48F2">
              <w:rPr>
                <w:rFonts w:ascii="Arial" w:hAnsi="Arial" w:cs="Arial"/>
                <w:color w:val="A6A6A6" w:themeColor="background1" w:themeShade="A6"/>
              </w:rPr>
              <w:t xml:space="preserve"> jako stávající SDF</w:t>
            </w:r>
          </w:p>
        </w:tc>
        <w:tc>
          <w:tcPr>
            <w:tcW w:w="290" w:type="pct"/>
            <w:shd w:val="clear" w:color="auto" w:fill="E7E6E6" w:themeFill="background2"/>
          </w:tcPr>
          <w:p w14:paraId="0ADB48BC" w14:textId="69914742" w:rsidR="00551544" w:rsidRPr="00E720E8" w:rsidRDefault="008C2445" w:rsidP="005103FB">
            <w:pPr>
              <w:rPr>
                <w:rFonts w:ascii="Arial" w:hAnsi="Arial" w:cs="Arial"/>
                <w:color w:val="FF0000"/>
              </w:rPr>
            </w:pPr>
            <w:r w:rsidRPr="00E720E8">
              <w:rPr>
                <w:rFonts w:ascii="Arial" w:hAnsi="Arial" w:cs="Arial"/>
                <w:color w:val="FF0000"/>
              </w:rPr>
              <w:t>chybí</w:t>
            </w:r>
          </w:p>
        </w:tc>
        <w:tc>
          <w:tcPr>
            <w:tcW w:w="742" w:type="pct"/>
            <w:shd w:val="clear" w:color="auto" w:fill="auto"/>
          </w:tcPr>
          <w:p w14:paraId="74090B50" w14:textId="77777777" w:rsidR="00551544" w:rsidRDefault="00551544" w:rsidP="005103FB">
            <w:pPr>
              <w:rPr>
                <w:ins w:id="0" w:author="Jonáš Gaigr2" w:date="2022-09-30T08:07:00Z"/>
                <w:rFonts w:ascii="Arial" w:hAnsi="Arial" w:cs="Arial"/>
              </w:rPr>
            </w:pPr>
            <w:r>
              <w:rPr>
                <w:rFonts w:ascii="Arial" w:hAnsi="Arial" w:cs="Arial"/>
              </w:rPr>
              <w:t>Pokud se bude u druhů uvádět nepřítomnost, pak by měla i u stanovišť.</w:t>
            </w:r>
          </w:p>
          <w:p w14:paraId="1982066D" w14:textId="41600FB8" w:rsidR="000C4ECB" w:rsidRPr="005103FB" w:rsidRDefault="000C4ECB" w:rsidP="000C4ECB">
            <w:pPr>
              <w:rPr>
                <w:rFonts w:ascii="Arial" w:hAnsi="Arial" w:cs="Arial"/>
              </w:rPr>
            </w:pPr>
            <w:ins w:id="1" w:author="Jonáš Gaigr2" w:date="2022-09-30T08:07:00Z">
              <w:r>
                <w:rPr>
                  <w:rFonts w:ascii="Arial" w:hAnsi="Arial" w:cs="Arial"/>
                </w:rPr>
                <w:t xml:space="preserve">Non-presence je nulová rozloha předmětu ochrany, doplnit sloupec </w:t>
              </w:r>
            </w:ins>
            <w:ins w:id="2" w:author="Jonáš Gaigr2" w:date="2022-09-30T08:08:00Z">
              <w:r>
                <w:rPr>
                  <w:rFonts w:ascii="Arial" w:hAnsi="Arial" w:cs="Arial"/>
                </w:rPr>
                <w:t>můžeme.</w:t>
              </w:r>
            </w:ins>
          </w:p>
        </w:tc>
        <w:tc>
          <w:tcPr>
            <w:tcW w:w="354" w:type="pct"/>
            <w:shd w:val="clear" w:color="auto" w:fill="auto"/>
          </w:tcPr>
          <w:p w14:paraId="2C3D4AEE" w14:textId="77777777" w:rsidR="00551544" w:rsidRPr="005103FB" w:rsidRDefault="00551544" w:rsidP="005103FB">
            <w:pPr>
              <w:rPr>
                <w:rFonts w:ascii="Arial" w:hAnsi="Arial" w:cs="Arial"/>
              </w:rPr>
            </w:pPr>
          </w:p>
        </w:tc>
        <w:tc>
          <w:tcPr>
            <w:tcW w:w="1036" w:type="pct"/>
          </w:tcPr>
          <w:p w14:paraId="4670634E" w14:textId="77777777" w:rsidR="00551544" w:rsidRPr="005103FB" w:rsidRDefault="00551544" w:rsidP="005103FB">
            <w:pPr>
              <w:rPr>
                <w:rFonts w:ascii="Arial" w:hAnsi="Arial" w:cs="Arial"/>
              </w:rPr>
            </w:pPr>
          </w:p>
        </w:tc>
      </w:tr>
      <w:tr w:rsidR="003866E7" w:rsidRPr="005103FB" w14:paraId="4E0FD4B5" w14:textId="77777777" w:rsidTr="00607161">
        <w:tc>
          <w:tcPr>
            <w:tcW w:w="287" w:type="pct"/>
            <w:shd w:val="clear" w:color="auto" w:fill="E7E6E6" w:themeFill="background2"/>
          </w:tcPr>
          <w:p w14:paraId="390E2CB5" w14:textId="77777777" w:rsidR="00CE48F2" w:rsidRPr="005103FB" w:rsidRDefault="00CE48F2" w:rsidP="00CE48F2">
            <w:pPr>
              <w:rPr>
                <w:rFonts w:ascii="Arial" w:hAnsi="Arial" w:cs="Arial"/>
              </w:rPr>
            </w:pPr>
            <w:proofErr w:type="spellStart"/>
            <w:r w:rsidRPr="005103FB">
              <w:rPr>
                <w:rFonts w:ascii="Arial" w:hAnsi="Arial" w:cs="Arial"/>
              </w:rPr>
              <w:t>Cover</w:t>
            </w:r>
            <w:proofErr w:type="spellEnd"/>
            <w:r w:rsidRPr="005103FB">
              <w:rPr>
                <w:rFonts w:ascii="Arial" w:hAnsi="Arial" w:cs="Arial"/>
              </w:rPr>
              <w:t xml:space="preserve"> (ha)</w:t>
            </w:r>
          </w:p>
        </w:tc>
        <w:tc>
          <w:tcPr>
            <w:tcW w:w="1051" w:type="pct"/>
          </w:tcPr>
          <w:p w14:paraId="6FD5DAFE" w14:textId="77777777" w:rsidR="00CE48F2" w:rsidRPr="005103FB" w:rsidRDefault="00CE48F2" w:rsidP="00CE48F2">
            <w:pPr>
              <w:rPr>
                <w:rFonts w:ascii="Arial" w:hAnsi="Arial" w:cs="Arial"/>
              </w:rPr>
            </w:pPr>
            <w:r w:rsidRPr="005103FB">
              <w:rPr>
                <w:rFonts w:ascii="Arial" w:hAnsi="Arial" w:cs="Arial"/>
              </w:rPr>
              <w:t xml:space="preserve">Rozloha </w:t>
            </w:r>
            <w:r w:rsidRPr="00A5775D">
              <w:rPr>
                <w:rFonts w:ascii="Arial" w:hAnsi="Arial" w:cs="Arial"/>
              </w:rPr>
              <w:t xml:space="preserve">stanoviště – </w:t>
            </w:r>
            <w:r w:rsidRPr="00A5775D">
              <w:rPr>
                <w:rFonts w:ascii="Arial" w:hAnsi="Arial" w:cs="Arial"/>
                <w:b/>
                <w:bCs/>
              </w:rPr>
              <w:t>započítáváme biotopy reprezentativnosti W a paseky</w:t>
            </w:r>
            <w:r w:rsidRPr="00A5775D">
              <w:rPr>
                <w:rFonts w:ascii="Arial" w:hAnsi="Arial" w:cs="Arial"/>
              </w:rPr>
              <w:t xml:space="preserve">. </w:t>
            </w:r>
            <w:r w:rsidRPr="005103FB">
              <w:rPr>
                <w:rFonts w:ascii="Arial" w:hAnsi="Arial" w:cs="Arial"/>
              </w:rPr>
              <w:t>Neuvádíme pro 8310.</w:t>
            </w:r>
          </w:p>
        </w:tc>
        <w:tc>
          <w:tcPr>
            <w:tcW w:w="287" w:type="pct"/>
            <w:shd w:val="clear" w:color="auto" w:fill="E7E6E6" w:themeFill="background2"/>
          </w:tcPr>
          <w:p w14:paraId="7A3F27CC" w14:textId="77777777" w:rsidR="00CE48F2" w:rsidRPr="005103FB" w:rsidRDefault="00CE48F2" w:rsidP="00CE48F2">
            <w:pPr>
              <w:rPr>
                <w:rFonts w:ascii="Arial" w:hAnsi="Arial" w:cs="Arial"/>
              </w:rPr>
            </w:pPr>
            <w:proofErr w:type="spellStart"/>
            <w:r w:rsidRPr="005103FB">
              <w:rPr>
                <w:rFonts w:ascii="Arial" w:hAnsi="Arial" w:cs="Arial"/>
              </w:rPr>
              <w:t>Cover</w:t>
            </w:r>
            <w:proofErr w:type="spellEnd"/>
            <w:r w:rsidRPr="005103FB">
              <w:rPr>
                <w:rFonts w:ascii="Arial" w:hAnsi="Arial" w:cs="Arial"/>
              </w:rPr>
              <w:t xml:space="preserve"> (ha)</w:t>
            </w:r>
          </w:p>
        </w:tc>
        <w:tc>
          <w:tcPr>
            <w:tcW w:w="952" w:type="pct"/>
          </w:tcPr>
          <w:p w14:paraId="63E6C21B" w14:textId="4594EEBF" w:rsidR="00CE48F2" w:rsidRPr="005103FB" w:rsidRDefault="00CE48F2" w:rsidP="00CE48F2">
            <w:pPr>
              <w:rPr>
                <w:rFonts w:ascii="Arial" w:hAnsi="Arial" w:cs="Arial"/>
              </w:rPr>
            </w:pPr>
            <w:r w:rsidRPr="00CE48F2">
              <w:rPr>
                <w:rFonts w:ascii="Arial" w:hAnsi="Arial" w:cs="Arial"/>
                <w:color w:val="A6A6A6" w:themeColor="background1" w:themeShade="A6"/>
              </w:rPr>
              <w:t>Stejné jako stávající SDF</w:t>
            </w:r>
          </w:p>
        </w:tc>
        <w:tc>
          <w:tcPr>
            <w:tcW w:w="290" w:type="pct"/>
            <w:shd w:val="clear" w:color="auto" w:fill="E7E6E6" w:themeFill="background2"/>
          </w:tcPr>
          <w:p w14:paraId="26B16F89" w14:textId="77777777" w:rsidR="00CE48F2" w:rsidRPr="005103FB" w:rsidRDefault="00CE48F2" w:rsidP="00CE48F2">
            <w:pPr>
              <w:rPr>
                <w:rFonts w:ascii="Arial" w:hAnsi="Arial" w:cs="Arial"/>
              </w:rPr>
            </w:pPr>
            <w:r w:rsidRPr="00E720E8">
              <w:rPr>
                <w:rFonts w:ascii="Arial" w:hAnsi="Arial" w:cs="Arial"/>
              </w:rPr>
              <w:t>Rozloha</w:t>
            </w:r>
          </w:p>
        </w:tc>
        <w:tc>
          <w:tcPr>
            <w:tcW w:w="742" w:type="pct"/>
            <w:shd w:val="clear" w:color="auto" w:fill="auto"/>
          </w:tcPr>
          <w:p w14:paraId="6D777761" w14:textId="77777777" w:rsidR="00CE48F2" w:rsidRPr="00581E55" w:rsidRDefault="00CE48F2" w:rsidP="00CE48F2">
            <w:pPr>
              <w:rPr>
                <w:rFonts w:ascii="Arial" w:hAnsi="Arial" w:cs="Arial"/>
                <w:color w:val="FF0000"/>
              </w:rPr>
            </w:pPr>
            <w:r w:rsidRPr="00581E55">
              <w:rPr>
                <w:rFonts w:ascii="Arial" w:hAnsi="Arial" w:cs="Arial"/>
                <w:color w:val="FF0000"/>
              </w:rPr>
              <w:t xml:space="preserve">Měl by být </w:t>
            </w:r>
            <w:r w:rsidR="00E720E8" w:rsidRPr="00581E55">
              <w:rPr>
                <w:rFonts w:ascii="Arial" w:hAnsi="Arial" w:cs="Arial"/>
                <w:color w:val="FF0000"/>
              </w:rPr>
              <w:t>sjednocen</w:t>
            </w:r>
            <w:r w:rsidRPr="00581E55">
              <w:rPr>
                <w:rFonts w:ascii="Arial" w:hAnsi="Arial" w:cs="Arial"/>
                <w:color w:val="FF0000"/>
              </w:rPr>
              <w:t xml:space="preserve"> přístup výpočtu pro SDF a TAČR</w:t>
            </w:r>
            <w:r w:rsidR="00E720E8" w:rsidRPr="00581E55">
              <w:rPr>
                <w:rFonts w:ascii="Arial" w:hAnsi="Arial" w:cs="Arial"/>
                <w:color w:val="FF0000"/>
              </w:rPr>
              <w:t>. Vyjasnit podkladovou vrstvu pro výpočty dalších parametrů (paseky).</w:t>
            </w:r>
          </w:p>
          <w:p w14:paraId="6746D7B2" w14:textId="630EC59A" w:rsidR="00581E55" w:rsidRDefault="00581E55" w:rsidP="00CE48F2">
            <w:pPr>
              <w:rPr>
                <w:ins w:id="3" w:author="Jonáš Gaigr2" w:date="2022-09-30T08:08:00Z"/>
                <w:rFonts w:ascii="Arial" w:hAnsi="Arial" w:cs="Arial"/>
                <w:color w:val="FF0000"/>
              </w:rPr>
            </w:pPr>
            <w:r w:rsidRPr="00581E55">
              <w:rPr>
                <w:rFonts w:ascii="Arial" w:hAnsi="Arial" w:cs="Arial"/>
                <w:color w:val="FF0000"/>
              </w:rPr>
              <w:t xml:space="preserve">Nelze </w:t>
            </w:r>
            <w:r>
              <w:rPr>
                <w:rFonts w:ascii="Arial" w:hAnsi="Arial" w:cs="Arial"/>
                <w:color w:val="FF0000"/>
              </w:rPr>
              <w:t xml:space="preserve">z hodnocení vyřadit </w:t>
            </w:r>
            <w:r w:rsidRPr="00581E55">
              <w:rPr>
                <w:rFonts w:ascii="Arial" w:hAnsi="Arial" w:cs="Arial"/>
                <w:color w:val="FF0000"/>
              </w:rPr>
              <w:t>segmenty s mapovanými mozaikami</w:t>
            </w:r>
            <w:r>
              <w:rPr>
                <w:rFonts w:ascii="Arial" w:hAnsi="Arial" w:cs="Arial"/>
                <w:color w:val="FF0000"/>
              </w:rPr>
              <w:t>.</w:t>
            </w:r>
          </w:p>
          <w:p w14:paraId="48BF9D21" w14:textId="1D47E24F" w:rsidR="000C4ECB" w:rsidRPr="00581E55" w:rsidRDefault="000C4ECB" w:rsidP="00CE48F2">
            <w:pPr>
              <w:rPr>
                <w:rFonts w:ascii="Arial" w:hAnsi="Arial" w:cs="Arial"/>
                <w:color w:val="FF0000"/>
              </w:rPr>
            </w:pPr>
            <w:ins w:id="4" w:author="Jonáš Gaigr2" w:date="2022-09-30T08:09:00Z">
              <w:r>
                <w:rPr>
                  <w:rFonts w:ascii="Arial" w:hAnsi="Arial" w:cs="Arial"/>
                  <w:color w:val="FF0000"/>
                </w:rPr>
                <w:t xml:space="preserve">Dopočítány paseky, způsob </w:t>
              </w:r>
            </w:ins>
            <w:ins w:id="5" w:author="Jonáš Gaigr2" w:date="2022-09-30T09:18:00Z">
              <w:r w:rsidR="008D72F9">
                <w:rPr>
                  <w:rFonts w:ascii="Arial" w:hAnsi="Arial" w:cs="Arial"/>
                  <w:color w:val="FF0000"/>
                </w:rPr>
                <w:t xml:space="preserve">je stejný jako u </w:t>
              </w:r>
            </w:ins>
            <w:ins w:id="6" w:author="Jonáš Gaigr2" w:date="2022-09-30T09:19:00Z">
              <w:r w:rsidR="008D72F9">
                <w:rPr>
                  <w:rFonts w:ascii="Arial" w:hAnsi="Arial" w:cs="Arial"/>
                  <w:color w:val="FF0000"/>
                </w:rPr>
                <w:t>SDF (konzultováno s Michalem F.)</w:t>
              </w:r>
            </w:ins>
            <w:ins w:id="7" w:author="Jonáš Gaigr2" w:date="2022-09-30T09:33:00Z">
              <w:r w:rsidR="00563C50">
                <w:rPr>
                  <w:rFonts w:ascii="Arial" w:hAnsi="Arial" w:cs="Arial"/>
                  <w:color w:val="FF0000"/>
                </w:rPr>
                <w:t>.</w:t>
              </w:r>
            </w:ins>
          </w:p>
          <w:p w14:paraId="00109990" w14:textId="407F1B4B" w:rsidR="00581E55" w:rsidRPr="005103FB" w:rsidRDefault="00581E55" w:rsidP="00CE48F2">
            <w:pPr>
              <w:rPr>
                <w:rFonts w:ascii="Arial" w:hAnsi="Arial" w:cs="Arial"/>
              </w:rPr>
            </w:pPr>
          </w:p>
        </w:tc>
        <w:tc>
          <w:tcPr>
            <w:tcW w:w="354" w:type="pct"/>
            <w:shd w:val="clear" w:color="auto" w:fill="E7E6E6" w:themeFill="background2"/>
          </w:tcPr>
          <w:p w14:paraId="17DFE508" w14:textId="77777777" w:rsidR="00CE48F2" w:rsidRPr="005103FB" w:rsidRDefault="00CE48F2" w:rsidP="00CE48F2">
            <w:pPr>
              <w:rPr>
                <w:rFonts w:ascii="Arial" w:hAnsi="Arial" w:cs="Arial"/>
              </w:rPr>
            </w:pPr>
            <w:proofErr w:type="spellStart"/>
            <w:r w:rsidRPr="005103FB">
              <w:rPr>
                <w:rFonts w:ascii="Arial" w:hAnsi="Arial" w:cs="Arial"/>
              </w:rPr>
              <w:lastRenderedPageBreak/>
              <w:t>Surface</w:t>
            </w:r>
            <w:proofErr w:type="spellEnd"/>
            <w:r w:rsidRPr="005103FB">
              <w:rPr>
                <w:rFonts w:ascii="Arial" w:hAnsi="Arial" w:cs="Arial"/>
              </w:rPr>
              <w:t xml:space="preserve"> area</w:t>
            </w:r>
            <w:r>
              <w:rPr>
                <w:rFonts w:ascii="Arial" w:hAnsi="Arial" w:cs="Arial"/>
              </w:rPr>
              <w:t xml:space="preserve"> (Rozloha stanoviště)</w:t>
            </w:r>
          </w:p>
        </w:tc>
        <w:tc>
          <w:tcPr>
            <w:tcW w:w="1036" w:type="pct"/>
          </w:tcPr>
          <w:p w14:paraId="036234D6" w14:textId="4653D3CA" w:rsidR="00CE48F2" w:rsidRPr="001D3632" w:rsidRDefault="00CE48F2" w:rsidP="00CE48F2">
            <w:pPr>
              <w:rPr>
                <w:rFonts w:ascii="Arial" w:hAnsi="Arial" w:cs="Arial"/>
                <w:i/>
                <w:iCs/>
                <w:lang w:val="en-GB"/>
              </w:rPr>
            </w:pPr>
            <w:r w:rsidRPr="001D3632">
              <w:rPr>
                <w:rFonts w:ascii="Arial" w:hAnsi="Arial" w:cs="Arial"/>
                <w:i/>
                <w:iCs/>
                <w:lang w:val="en-GB"/>
              </w:rPr>
              <w:t>Minimum and maximum / Best single value</w:t>
            </w:r>
          </w:p>
          <w:p w14:paraId="18F0B990" w14:textId="77777777" w:rsidR="001D3632" w:rsidRPr="001D3632" w:rsidRDefault="001D3632" w:rsidP="00CE48F2">
            <w:pPr>
              <w:rPr>
                <w:rFonts w:ascii="Arial" w:hAnsi="Arial" w:cs="Arial"/>
                <w:i/>
                <w:iCs/>
                <w:lang w:val="en-GB"/>
              </w:rPr>
            </w:pPr>
          </w:p>
          <w:p w14:paraId="6991971A" w14:textId="77777777" w:rsidR="00CE48F2" w:rsidRPr="00D76463" w:rsidRDefault="00CE48F2" w:rsidP="00CE48F2">
            <w:pPr>
              <w:rPr>
                <w:rFonts w:ascii="Arial" w:hAnsi="Arial" w:cs="Arial"/>
                <w:i/>
                <w:iCs/>
                <w:sz w:val="20"/>
                <w:szCs w:val="20"/>
                <w:lang w:val="en-GB"/>
              </w:rPr>
            </w:pPr>
            <w:r w:rsidRPr="00D76463">
              <w:rPr>
                <w:rFonts w:ascii="Arial" w:hAnsi="Arial" w:cs="Arial"/>
                <w:i/>
                <w:iCs/>
                <w:sz w:val="20"/>
                <w:szCs w:val="20"/>
                <w:lang w:val="en-GB"/>
              </w:rPr>
              <w:t>Area covered by the habitat type within the range in the biogeographical/marine region concerned</w:t>
            </w:r>
          </w:p>
          <w:p w14:paraId="115EB249" w14:textId="77777777" w:rsidR="00CE48F2" w:rsidRDefault="00CE48F2" w:rsidP="00CE48F2">
            <w:pPr>
              <w:rPr>
                <w:rFonts w:ascii="Arial" w:hAnsi="Arial" w:cs="Arial"/>
              </w:rPr>
            </w:pPr>
          </w:p>
          <w:p w14:paraId="6D991982" w14:textId="77777777" w:rsidR="00CE48F2" w:rsidRDefault="00CE48F2" w:rsidP="00CE48F2">
            <w:pPr>
              <w:rPr>
                <w:ins w:id="8" w:author="Jonáš Gaigr2" w:date="2022-09-30T09:19:00Z"/>
                <w:rFonts w:ascii="Arial" w:hAnsi="Arial" w:cs="Arial"/>
                <w:color w:val="FF0000"/>
              </w:rPr>
            </w:pPr>
            <w:r w:rsidRPr="001D3632">
              <w:rPr>
                <w:rFonts w:ascii="Arial" w:hAnsi="Arial" w:cs="Arial"/>
                <w:color w:val="FF0000"/>
              </w:rPr>
              <w:t>W a paseky se nepočítají</w:t>
            </w:r>
            <w:r w:rsidR="001D3632">
              <w:rPr>
                <w:rFonts w:ascii="Arial" w:hAnsi="Arial" w:cs="Arial"/>
                <w:color w:val="FF0000"/>
              </w:rPr>
              <w:t xml:space="preserve"> – rozdíl od SDF </w:t>
            </w:r>
          </w:p>
          <w:p w14:paraId="5E3CA927" w14:textId="77777777" w:rsidR="008D72F9" w:rsidRDefault="008D72F9" w:rsidP="00CE48F2">
            <w:pPr>
              <w:rPr>
                <w:ins w:id="9" w:author="Jonáš Gaigr2" w:date="2022-09-30T09:32:00Z"/>
                <w:rFonts w:ascii="Arial" w:hAnsi="Arial" w:cs="Arial"/>
              </w:rPr>
            </w:pPr>
          </w:p>
          <w:p w14:paraId="78EA42C1" w14:textId="7B643BEB" w:rsidR="00563C50" w:rsidRPr="005103FB" w:rsidRDefault="00563C50" w:rsidP="00CE48F2">
            <w:pPr>
              <w:rPr>
                <w:rFonts w:ascii="Arial" w:hAnsi="Arial" w:cs="Arial"/>
              </w:rPr>
            </w:pPr>
            <w:proofErr w:type="spellStart"/>
            <w:ins w:id="10" w:author="Jonáš Gaigr2" w:date="2022-09-30T09:33:00Z">
              <w:r>
                <w:rPr>
                  <w:rFonts w:ascii="Arial" w:hAnsi="Arial" w:cs="Arial"/>
                </w:rPr>
                <w:t>JG:Přístup</w:t>
              </w:r>
              <w:proofErr w:type="spellEnd"/>
              <w:r>
                <w:rPr>
                  <w:rFonts w:ascii="Arial" w:hAnsi="Arial" w:cs="Arial"/>
                </w:rPr>
                <w:t xml:space="preserve"> k pasekám navrhnut níže.</w:t>
              </w:r>
            </w:ins>
          </w:p>
        </w:tc>
      </w:tr>
      <w:tr w:rsidR="003866E7" w:rsidRPr="005103FB" w14:paraId="59A7E228" w14:textId="77777777" w:rsidTr="00607161">
        <w:tc>
          <w:tcPr>
            <w:tcW w:w="287" w:type="pct"/>
            <w:shd w:val="clear" w:color="auto" w:fill="E7E6E6" w:themeFill="background2"/>
          </w:tcPr>
          <w:p w14:paraId="5060017D" w14:textId="77777777" w:rsidR="00551544" w:rsidRPr="005103FB" w:rsidRDefault="00551544" w:rsidP="005103FB">
            <w:pPr>
              <w:rPr>
                <w:rFonts w:ascii="Arial" w:hAnsi="Arial" w:cs="Arial"/>
              </w:rPr>
            </w:pPr>
            <w:proofErr w:type="spellStart"/>
            <w:r w:rsidRPr="005103FB">
              <w:rPr>
                <w:rFonts w:ascii="Arial" w:hAnsi="Arial" w:cs="Arial"/>
              </w:rPr>
              <w:lastRenderedPageBreak/>
              <w:t>Cover</w:t>
            </w:r>
            <w:proofErr w:type="spellEnd"/>
            <w:r w:rsidRPr="005103FB">
              <w:rPr>
                <w:rFonts w:ascii="Arial" w:hAnsi="Arial" w:cs="Arial"/>
              </w:rPr>
              <w:t xml:space="preserve"> (%)</w:t>
            </w:r>
          </w:p>
        </w:tc>
        <w:tc>
          <w:tcPr>
            <w:tcW w:w="1051" w:type="pct"/>
          </w:tcPr>
          <w:p w14:paraId="0E25FB2B" w14:textId="77777777" w:rsidR="00551544" w:rsidRPr="005103FB" w:rsidRDefault="00551544" w:rsidP="005103FB">
            <w:pPr>
              <w:rPr>
                <w:rFonts w:ascii="Arial" w:hAnsi="Arial" w:cs="Arial"/>
              </w:rPr>
            </w:pPr>
            <w:r w:rsidRPr="005103FB">
              <w:rPr>
                <w:rFonts w:ascii="Arial" w:hAnsi="Arial" w:cs="Arial"/>
              </w:rPr>
              <w:t>Rozloha stanoviště v rámci EVL v %.</w:t>
            </w:r>
          </w:p>
        </w:tc>
        <w:tc>
          <w:tcPr>
            <w:tcW w:w="287" w:type="pct"/>
            <w:shd w:val="clear" w:color="auto" w:fill="auto"/>
          </w:tcPr>
          <w:p w14:paraId="62216388" w14:textId="77777777" w:rsidR="00551544" w:rsidRPr="00CE48F2" w:rsidRDefault="00551544" w:rsidP="005103FB">
            <w:pPr>
              <w:rPr>
                <w:rFonts w:ascii="Arial" w:hAnsi="Arial" w:cs="Arial"/>
                <w:color w:val="A6A6A6" w:themeColor="background1" w:themeShade="A6"/>
              </w:rPr>
            </w:pPr>
          </w:p>
        </w:tc>
        <w:tc>
          <w:tcPr>
            <w:tcW w:w="952" w:type="pct"/>
          </w:tcPr>
          <w:p w14:paraId="35F43A1D" w14:textId="57DEF0AF" w:rsidR="00551544" w:rsidRPr="00CE48F2" w:rsidRDefault="00551544" w:rsidP="005103FB">
            <w:pPr>
              <w:rPr>
                <w:rFonts w:ascii="Arial" w:hAnsi="Arial" w:cs="Arial"/>
                <w:color w:val="A6A6A6" w:themeColor="background1" w:themeShade="A6"/>
              </w:rPr>
            </w:pPr>
          </w:p>
        </w:tc>
        <w:tc>
          <w:tcPr>
            <w:tcW w:w="290" w:type="pct"/>
            <w:shd w:val="clear" w:color="auto" w:fill="auto"/>
          </w:tcPr>
          <w:p w14:paraId="75663EFA" w14:textId="77777777" w:rsidR="00551544" w:rsidRPr="005103FB" w:rsidRDefault="00551544" w:rsidP="005103FB">
            <w:pPr>
              <w:rPr>
                <w:rFonts w:ascii="Arial" w:hAnsi="Arial" w:cs="Arial"/>
              </w:rPr>
            </w:pPr>
          </w:p>
        </w:tc>
        <w:tc>
          <w:tcPr>
            <w:tcW w:w="742" w:type="pct"/>
            <w:shd w:val="clear" w:color="auto" w:fill="auto"/>
          </w:tcPr>
          <w:p w14:paraId="6E8AF1DB" w14:textId="77777777" w:rsidR="00551544" w:rsidRPr="005103FB" w:rsidRDefault="00551544" w:rsidP="005103FB">
            <w:pPr>
              <w:rPr>
                <w:rFonts w:ascii="Arial" w:hAnsi="Arial" w:cs="Arial"/>
              </w:rPr>
            </w:pPr>
          </w:p>
        </w:tc>
        <w:tc>
          <w:tcPr>
            <w:tcW w:w="354" w:type="pct"/>
            <w:shd w:val="clear" w:color="auto" w:fill="auto"/>
          </w:tcPr>
          <w:p w14:paraId="636D5445" w14:textId="77777777" w:rsidR="00551544" w:rsidRPr="005103FB" w:rsidRDefault="00551544" w:rsidP="005103FB">
            <w:pPr>
              <w:rPr>
                <w:rFonts w:ascii="Arial" w:hAnsi="Arial" w:cs="Arial"/>
              </w:rPr>
            </w:pPr>
          </w:p>
        </w:tc>
        <w:tc>
          <w:tcPr>
            <w:tcW w:w="1036" w:type="pct"/>
          </w:tcPr>
          <w:p w14:paraId="7446C2B0" w14:textId="77777777" w:rsidR="00551544" w:rsidRPr="005103FB" w:rsidRDefault="00551544" w:rsidP="005103FB">
            <w:pPr>
              <w:rPr>
                <w:rFonts w:ascii="Arial" w:hAnsi="Arial" w:cs="Arial"/>
              </w:rPr>
            </w:pPr>
          </w:p>
        </w:tc>
      </w:tr>
      <w:tr w:rsidR="003866E7" w:rsidRPr="005103FB" w14:paraId="4ABD7AB8" w14:textId="77777777" w:rsidTr="00607161">
        <w:tc>
          <w:tcPr>
            <w:tcW w:w="287" w:type="pct"/>
            <w:shd w:val="clear" w:color="auto" w:fill="E7E6E6" w:themeFill="background2"/>
          </w:tcPr>
          <w:p w14:paraId="189BFB11" w14:textId="77777777" w:rsidR="00CE48F2" w:rsidRPr="005103FB" w:rsidRDefault="00CE48F2" w:rsidP="00CE48F2">
            <w:pPr>
              <w:rPr>
                <w:rFonts w:ascii="Arial" w:hAnsi="Arial" w:cs="Arial"/>
              </w:rPr>
            </w:pPr>
            <w:proofErr w:type="spellStart"/>
            <w:r w:rsidRPr="005103FB">
              <w:rPr>
                <w:rFonts w:ascii="Arial" w:hAnsi="Arial" w:cs="Arial"/>
              </w:rPr>
              <w:t>Caves</w:t>
            </w:r>
            <w:proofErr w:type="spellEnd"/>
          </w:p>
        </w:tc>
        <w:tc>
          <w:tcPr>
            <w:tcW w:w="1051" w:type="pct"/>
          </w:tcPr>
          <w:p w14:paraId="32FB692F" w14:textId="1AF7185B" w:rsidR="00CE48F2" w:rsidRPr="005103FB" w:rsidRDefault="00CE48F2" w:rsidP="00CE48F2">
            <w:pPr>
              <w:rPr>
                <w:rFonts w:ascii="Arial" w:hAnsi="Arial" w:cs="Arial"/>
              </w:rPr>
            </w:pPr>
            <w:r w:rsidRPr="005103FB">
              <w:rPr>
                <w:rFonts w:ascii="Arial" w:hAnsi="Arial" w:cs="Arial"/>
              </w:rPr>
              <w:t xml:space="preserve">Pro jeskyně 8310 uvádíme počet jeskyň (z JESO), nikdy se </w:t>
            </w:r>
            <w:r>
              <w:rPr>
                <w:rFonts w:ascii="Arial" w:hAnsi="Arial" w:cs="Arial"/>
              </w:rPr>
              <w:t>neaktualizovalo.</w:t>
            </w:r>
          </w:p>
        </w:tc>
        <w:tc>
          <w:tcPr>
            <w:tcW w:w="287" w:type="pct"/>
            <w:shd w:val="clear" w:color="auto" w:fill="E7E6E6" w:themeFill="background2"/>
          </w:tcPr>
          <w:p w14:paraId="71FEF7C7" w14:textId="77777777" w:rsidR="00CE48F2" w:rsidRPr="005103FB" w:rsidRDefault="00CE48F2" w:rsidP="00CE48F2">
            <w:pPr>
              <w:rPr>
                <w:rFonts w:ascii="Arial" w:hAnsi="Arial" w:cs="Arial"/>
              </w:rPr>
            </w:pPr>
            <w:proofErr w:type="spellStart"/>
            <w:r w:rsidRPr="005103FB">
              <w:rPr>
                <w:rFonts w:ascii="Arial" w:hAnsi="Arial" w:cs="Arial"/>
              </w:rPr>
              <w:t>Caves</w:t>
            </w:r>
            <w:proofErr w:type="spellEnd"/>
          </w:p>
        </w:tc>
        <w:tc>
          <w:tcPr>
            <w:tcW w:w="952" w:type="pct"/>
          </w:tcPr>
          <w:p w14:paraId="5D7486FA" w14:textId="0DB8D7F9" w:rsidR="00CE48F2" w:rsidRPr="005103FB" w:rsidRDefault="00CE48F2" w:rsidP="00CE48F2">
            <w:pPr>
              <w:rPr>
                <w:rFonts w:ascii="Arial" w:hAnsi="Arial" w:cs="Arial"/>
              </w:rPr>
            </w:pPr>
            <w:r w:rsidRPr="00CE48F2">
              <w:rPr>
                <w:rFonts w:ascii="Arial" w:hAnsi="Arial" w:cs="Arial"/>
                <w:color w:val="A6A6A6" w:themeColor="background1" w:themeShade="A6"/>
              </w:rPr>
              <w:t>Stejné jako stávající SDF</w:t>
            </w:r>
          </w:p>
        </w:tc>
        <w:tc>
          <w:tcPr>
            <w:tcW w:w="290" w:type="pct"/>
            <w:shd w:val="clear" w:color="auto" w:fill="E7E6E6" w:themeFill="background2"/>
          </w:tcPr>
          <w:p w14:paraId="5A6AFE0F" w14:textId="77777777" w:rsidR="00CE48F2" w:rsidRPr="005103FB" w:rsidRDefault="00CE48F2" w:rsidP="00CE48F2">
            <w:pPr>
              <w:rPr>
                <w:rFonts w:ascii="Arial" w:hAnsi="Arial" w:cs="Arial"/>
              </w:rPr>
            </w:pPr>
            <w:r w:rsidRPr="00E720E8">
              <w:rPr>
                <w:rFonts w:ascii="Arial" w:hAnsi="Arial" w:cs="Arial"/>
                <w:color w:val="FF0000"/>
              </w:rPr>
              <w:t>chybí</w:t>
            </w:r>
          </w:p>
        </w:tc>
        <w:tc>
          <w:tcPr>
            <w:tcW w:w="742" w:type="pct"/>
            <w:shd w:val="clear" w:color="auto" w:fill="auto"/>
          </w:tcPr>
          <w:p w14:paraId="13B01482" w14:textId="77777777" w:rsidR="00CE48F2" w:rsidRDefault="00CE48F2" w:rsidP="00CE48F2">
            <w:pPr>
              <w:rPr>
                <w:ins w:id="11" w:author="Jonáš Gaigr2" w:date="2022-09-30T12:33:00Z"/>
                <w:rFonts w:ascii="Arial" w:hAnsi="Arial" w:cs="Arial"/>
              </w:rPr>
            </w:pPr>
            <w:r>
              <w:rPr>
                <w:rFonts w:ascii="Arial" w:hAnsi="Arial" w:cs="Arial"/>
              </w:rPr>
              <w:t xml:space="preserve">TAČR nepodchycuje hodnocení </w:t>
            </w:r>
            <w:proofErr w:type="gramStart"/>
            <w:r>
              <w:rPr>
                <w:rFonts w:ascii="Arial" w:hAnsi="Arial" w:cs="Arial"/>
              </w:rPr>
              <w:t>8310 ale</w:t>
            </w:r>
            <w:proofErr w:type="gramEnd"/>
            <w:r>
              <w:rPr>
                <w:rFonts w:ascii="Arial" w:hAnsi="Arial" w:cs="Arial"/>
              </w:rPr>
              <w:t xml:space="preserve"> my musíme hodnotit </w:t>
            </w:r>
            <w:r w:rsidR="00E720E8">
              <w:rPr>
                <w:rFonts w:ascii="Arial" w:hAnsi="Arial" w:cs="Arial"/>
              </w:rPr>
              <w:t xml:space="preserve">v SDF </w:t>
            </w:r>
            <w:r>
              <w:rPr>
                <w:rFonts w:ascii="Arial" w:hAnsi="Arial" w:cs="Arial"/>
              </w:rPr>
              <w:t xml:space="preserve">parametry </w:t>
            </w:r>
            <w:proofErr w:type="spellStart"/>
            <w:r>
              <w:rPr>
                <w:rFonts w:ascii="Arial" w:hAnsi="Arial" w:cs="Arial"/>
              </w:rPr>
              <w:t>Representativity</w:t>
            </w:r>
            <w:proofErr w:type="spellEnd"/>
            <w:r>
              <w:rPr>
                <w:rFonts w:ascii="Arial" w:hAnsi="Arial" w:cs="Arial"/>
              </w:rPr>
              <w:t xml:space="preserve">, </w:t>
            </w:r>
            <w:proofErr w:type="spellStart"/>
            <w:r>
              <w:rPr>
                <w:rFonts w:ascii="Arial" w:hAnsi="Arial" w:cs="Arial"/>
              </w:rPr>
              <w:t>Conservation</w:t>
            </w:r>
            <w:proofErr w:type="spellEnd"/>
            <w:r>
              <w:rPr>
                <w:rFonts w:ascii="Arial" w:hAnsi="Arial" w:cs="Arial"/>
              </w:rPr>
              <w:t xml:space="preserve">, </w:t>
            </w:r>
            <w:proofErr w:type="spellStart"/>
            <w:r>
              <w:rPr>
                <w:rFonts w:ascii="Arial" w:hAnsi="Arial" w:cs="Arial"/>
              </w:rPr>
              <w:t>Global</w:t>
            </w:r>
            <w:proofErr w:type="spellEnd"/>
            <w:r>
              <w:rPr>
                <w:rFonts w:ascii="Arial" w:hAnsi="Arial" w:cs="Arial"/>
              </w:rPr>
              <w:t xml:space="preserve">, </w:t>
            </w:r>
            <w:proofErr w:type="spellStart"/>
            <w:r>
              <w:rPr>
                <w:rFonts w:ascii="Arial" w:hAnsi="Arial" w:cs="Arial"/>
              </w:rPr>
              <w:t>Relative</w:t>
            </w:r>
            <w:proofErr w:type="spellEnd"/>
            <w:r>
              <w:rPr>
                <w:rFonts w:ascii="Arial" w:hAnsi="Arial" w:cs="Arial"/>
              </w:rPr>
              <w:t xml:space="preserve"> </w:t>
            </w:r>
            <w:proofErr w:type="spellStart"/>
            <w:r>
              <w:rPr>
                <w:rFonts w:ascii="Arial" w:hAnsi="Arial" w:cs="Arial"/>
              </w:rPr>
              <w:t>surface</w:t>
            </w:r>
            <w:proofErr w:type="spellEnd"/>
            <w:r w:rsidR="00E720E8">
              <w:rPr>
                <w:rFonts w:ascii="Arial" w:hAnsi="Arial" w:cs="Arial"/>
              </w:rPr>
              <w:t>.</w:t>
            </w:r>
          </w:p>
          <w:p w14:paraId="55A16C1A" w14:textId="69C1A9B8" w:rsidR="00810188" w:rsidRPr="005103FB" w:rsidRDefault="00810188" w:rsidP="00810188">
            <w:pPr>
              <w:rPr>
                <w:rFonts w:ascii="Arial" w:hAnsi="Arial" w:cs="Arial"/>
              </w:rPr>
            </w:pPr>
            <w:ins w:id="12" w:author="Jonáš Gaigr2" w:date="2022-09-30T12:33:00Z">
              <w:r>
                <w:rPr>
                  <w:rFonts w:ascii="Arial" w:hAnsi="Arial" w:cs="Arial"/>
                </w:rPr>
                <w:t>Ještě doplním i podle celkového nastavení parametrů</w:t>
              </w:r>
            </w:ins>
            <w:ins w:id="13" w:author="Jonáš Gaigr2" w:date="2022-09-30T12:34:00Z">
              <w:r>
                <w:rPr>
                  <w:rFonts w:ascii="Arial" w:hAnsi="Arial" w:cs="Arial"/>
                </w:rPr>
                <w:t>, případně jeskyně vyčleníme</w:t>
              </w:r>
            </w:ins>
            <w:ins w:id="14" w:author="Jonáš Gaigr2" w:date="2022-09-30T12:33:00Z">
              <w:r>
                <w:rPr>
                  <w:rFonts w:ascii="Arial" w:hAnsi="Arial" w:cs="Arial"/>
                </w:rPr>
                <w:t>.</w:t>
              </w:r>
            </w:ins>
          </w:p>
        </w:tc>
        <w:tc>
          <w:tcPr>
            <w:tcW w:w="354" w:type="pct"/>
            <w:shd w:val="clear" w:color="auto" w:fill="auto"/>
          </w:tcPr>
          <w:p w14:paraId="2CBCF571" w14:textId="77777777" w:rsidR="00CE48F2" w:rsidRPr="005103FB" w:rsidRDefault="00CE48F2" w:rsidP="00CE48F2">
            <w:pPr>
              <w:rPr>
                <w:rFonts w:ascii="Arial" w:hAnsi="Arial" w:cs="Arial"/>
              </w:rPr>
            </w:pPr>
          </w:p>
        </w:tc>
        <w:tc>
          <w:tcPr>
            <w:tcW w:w="1036" w:type="pct"/>
          </w:tcPr>
          <w:p w14:paraId="6820BB47" w14:textId="77777777" w:rsidR="00CE48F2" w:rsidRPr="005103FB" w:rsidRDefault="00CE48F2" w:rsidP="00CE48F2">
            <w:pPr>
              <w:rPr>
                <w:rFonts w:ascii="Arial" w:hAnsi="Arial" w:cs="Arial"/>
              </w:rPr>
            </w:pPr>
          </w:p>
        </w:tc>
      </w:tr>
      <w:tr w:rsidR="003866E7" w:rsidRPr="005103FB" w14:paraId="48FA50DD" w14:textId="77777777" w:rsidTr="00607161">
        <w:tc>
          <w:tcPr>
            <w:tcW w:w="287" w:type="pct"/>
            <w:shd w:val="clear" w:color="auto" w:fill="E7E6E6" w:themeFill="background2"/>
          </w:tcPr>
          <w:p w14:paraId="6219BC35" w14:textId="77777777" w:rsidR="00CE48F2" w:rsidRPr="005103FB" w:rsidRDefault="00CE48F2" w:rsidP="00CE48F2">
            <w:pPr>
              <w:rPr>
                <w:rFonts w:ascii="Arial" w:hAnsi="Arial" w:cs="Arial"/>
              </w:rPr>
            </w:pPr>
            <w:r w:rsidRPr="005103FB">
              <w:rPr>
                <w:rFonts w:ascii="Arial" w:hAnsi="Arial" w:cs="Arial"/>
              </w:rPr>
              <w:t xml:space="preserve">Data </w:t>
            </w:r>
            <w:proofErr w:type="spellStart"/>
            <w:r w:rsidRPr="005103FB">
              <w:rPr>
                <w:rFonts w:ascii="Arial" w:hAnsi="Arial" w:cs="Arial"/>
              </w:rPr>
              <w:t>quality</w:t>
            </w:r>
            <w:proofErr w:type="spellEnd"/>
          </w:p>
        </w:tc>
        <w:tc>
          <w:tcPr>
            <w:tcW w:w="1051" w:type="pct"/>
          </w:tcPr>
          <w:p w14:paraId="10563584" w14:textId="5BD7D7A6" w:rsidR="00CE48F2" w:rsidRPr="005103FB" w:rsidRDefault="00CE48F2" w:rsidP="00CE48F2">
            <w:pPr>
              <w:rPr>
                <w:rFonts w:ascii="Arial" w:hAnsi="Arial" w:cs="Arial"/>
              </w:rPr>
            </w:pPr>
            <w:r w:rsidRPr="005103FB">
              <w:rPr>
                <w:rFonts w:ascii="Arial" w:hAnsi="Arial" w:cs="Arial"/>
              </w:rPr>
              <w:t xml:space="preserve">Všude dáváme </w:t>
            </w:r>
            <w:proofErr w:type="spellStart"/>
            <w:r w:rsidRPr="005103FB">
              <w:rPr>
                <w:rFonts w:ascii="Arial" w:hAnsi="Arial" w:cs="Arial"/>
              </w:rPr>
              <w:t>Good</w:t>
            </w:r>
            <w:proofErr w:type="spellEnd"/>
            <w:r>
              <w:rPr>
                <w:rFonts w:ascii="Arial" w:hAnsi="Arial" w:cs="Arial"/>
              </w:rPr>
              <w:t>.</w:t>
            </w:r>
          </w:p>
        </w:tc>
        <w:tc>
          <w:tcPr>
            <w:tcW w:w="287" w:type="pct"/>
            <w:shd w:val="clear" w:color="auto" w:fill="E7E6E6" w:themeFill="background2"/>
          </w:tcPr>
          <w:p w14:paraId="564FD0E2" w14:textId="77777777" w:rsidR="00CE48F2" w:rsidRPr="005103FB" w:rsidRDefault="00CE48F2" w:rsidP="00CE48F2">
            <w:pPr>
              <w:rPr>
                <w:rFonts w:ascii="Arial" w:hAnsi="Arial" w:cs="Arial"/>
              </w:rPr>
            </w:pPr>
            <w:proofErr w:type="spellStart"/>
            <w:r w:rsidRPr="005103FB">
              <w:rPr>
                <w:rFonts w:ascii="Arial" w:hAnsi="Arial" w:cs="Arial"/>
              </w:rPr>
              <w:t>Method</w:t>
            </w:r>
            <w:proofErr w:type="spellEnd"/>
            <w:r w:rsidRPr="005103FB">
              <w:rPr>
                <w:rFonts w:ascii="Arial" w:hAnsi="Arial" w:cs="Arial"/>
              </w:rPr>
              <w:t xml:space="preserve"> </w:t>
            </w:r>
            <w:proofErr w:type="spellStart"/>
            <w:r w:rsidRPr="005103FB">
              <w:rPr>
                <w:rFonts w:ascii="Arial" w:hAnsi="Arial" w:cs="Arial"/>
              </w:rPr>
              <w:t>used</w:t>
            </w:r>
            <w:proofErr w:type="spellEnd"/>
            <w:r w:rsidRPr="005103FB">
              <w:rPr>
                <w:rFonts w:ascii="Arial" w:hAnsi="Arial" w:cs="Arial"/>
              </w:rPr>
              <w:t xml:space="preserve"> </w:t>
            </w:r>
            <w:proofErr w:type="spellStart"/>
            <w:r w:rsidRPr="005103FB">
              <w:rPr>
                <w:rFonts w:ascii="Arial" w:hAnsi="Arial" w:cs="Arial"/>
              </w:rPr>
              <w:t>for</w:t>
            </w:r>
            <w:proofErr w:type="spellEnd"/>
            <w:r w:rsidRPr="005103FB">
              <w:rPr>
                <w:rFonts w:ascii="Arial" w:hAnsi="Arial" w:cs="Arial"/>
              </w:rPr>
              <w:t xml:space="preserve"> </w:t>
            </w:r>
            <w:proofErr w:type="spellStart"/>
            <w:r w:rsidRPr="005103FB">
              <w:rPr>
                <w:rFonts w:ascii="Arial" w:hAnsi="Arial" w:cs="Arial"/>
              </w:rPr>
              <w:t>cover</w:t>
            </w:r>
            <w:proofErr w:type="spellEnd"/>
          </w:p>
        </w:tc>
        <w:tc>
          <w:tcPr>
            <w:tcW w:w="952" w:type="pct"/>
          </w:tcPr>
          <w:p w14:paraId="4F0D5654" w14:textId="014948E4" w:rsidR="00CE48F2" w:rsidRPr="00114EDD" w:rsidRDefault="00114EDD" w:rsidP="00CE48F2">
            <w:pPr>
              <w:pStyle w:val="Default"/>
              <w:rPr>
                <w:rFonts w:ascii="Arial" w:hAnsi="Arial" w:cs="Arial"/>
                <w:sz w:val="22"/>
                <w:szCs w:val="22"/>
                <w:lang w:val="cs-CZ"/>
              </w:rPr>
            </w:pPr>
            <w:r w:rsidRPr="00114EDD">
              <w:rPr>
                <w:rFonts w:ascii="Arial" w:hAnsi="Arial" w:cs="Arial"/>
                <w:sz w:val="22"/>
                <w:szCs w:val="22"/>
                <w:lang w:val="cs-CZ"/>
              </w:rPr>
              <w:t xml:space="preserve">Sladění s čl. 17. </w:t>
            </w:r>
            <w:r w:rsidR="00CE48F2" w:rsidRPr="00114EDD">
              <w:rPr>
                <w:rFonts w:ascii="Arial" w:hAnsi="Arial" w:cs="Arial"/>
                <w:sz w:val="22"/>
                <w:szCs w:val="22"/>
                <w:lang w:val="cs-CZ"/>
              </w:rPr>
              <w:t xml:space="preserve">Budeme používat </w:t>
            </w:r>
            <w:r w:rsidRPr="00114EDD">
              <w:rPr>
                <w:rFonts w:ascii="Arial" w:hAnsi="Arial" w:cs="Arial"/>
                <w:sz w:val="22"/>
                <w:szCs w:val="22"/>
                <w:lang w:val="cs-CZ"/>
              </w:rPr>
              <w:t xml:space="preserve">pouze </w:t>
            </w:r>
            <w:r w:rsidR="00CE48F2" w:rsidRPr="00114EDD">
              <w:rPr>
                <w:rFonts w:ascii="Arial" w:hAnsi="Arial" w:cs="Arial"/>
                <w:sz w:val="22"/>
                <w:szCs w:val="22"/>
                <w:lang w:val="cs-CZ"/>
              </w:rPr>
              <w:t>první možnost (mapování)</w:t>
            </w:r>
          </w:p>
          <w:p w14:paraId="4DB5A164" w14:textId="77777777" w:rsidR="00CE48F2" w:rsidRPr="005103FB" w:rsidRDefault="00CE48F2" w:rsidP="00CE48F2">
            <w:pPr>
              <w:pStyle w:val="Default"/>
              <w:rPr>
                <w:rFonts w:ascii="Arial" w:hAnsi="Arial" w:cs="Arial"/>
                <w:sz w:val="22"/>
                <w:szCs w:val="22"/>
              </w:rPr>
            </w:pPr>
          </w:p>
          <w:p w14:paraId="4BFD611A" w14:textId="77777777" w:rsidR="00CE48F2" w:rsidRPr="00114EDD" w:rsidRDefault="00CE48F2" w:rsidP="00CE48F2">
            <w:pPr>
              <w:pStyle w:val="Default"/>
              <w:numPr>
                <w:ilvl w:val="0"/>
                <w:numId w:val="4"/>
              </w:numPr>
              <w:spacing w:after="44"/>
              <w:ind w:left="261" w:hanging="142"/>
              <w:rPr>
                <w:rFonts w:ascii="Arial" w:hAnsi="Arial" w:cs="Arial"/>
                <w:i/>
                <w:iCs/>
                <w:color w:val="auto"/>
                <w:sz w:val="22"/>
                <w:szCs w:val="22"/>
              </w:rPr>
            </w:pPr>
            <w:r w:rsidRPr="00114EDD">
              <w:rPr>
                <w:rFonts w:ascii="Arial" w:hAnsi="Arial" w:cs="Arial"/>
                <w:i/>
                <w:iCs/>
                <w:color w:val="auto"/>
                <w:sz w:val="22"/>
                <w:szCs w:val="22"/>
              </w:rPr>
              <w:t xml:space="preserve">complete survey or a statistically robust estimate </w:t>
            </w:r>
          </w:p>
          <w:p w14:paraId="5283123D" w14:textId="77777777" w:rsidR="00CE48F2" w:rsidRPr="00114EDD" w:rsidRDefault="00CE48F2" w:rsidP="00CE48F2">
            <w:pPr>
              <w:pStyle w:val="Default"/>
              <w:numPr>
                <w:ilvl w:val="0"/>
                <w:numId w:val="4"/>
              </w:numPr>
              <w:spacing w:after="44"/>
              <w:ind w:left="261" w:hanging="142"/>
              <w:rPr>
                <w:rFonts w:ascii="Arial" w:hAnsi="Arial" w:cs="Arial"/>
                <w:i/>
                <w:iCs/>
                <w:sz w:val="22"/>
                <w:szCs w:val="22"/>
              </w:rPr>
            </w:pPr>
            <w:r w:rsidRPr="00114EDD">
              <w:rPr>
                <w:rFonts w:ascii="Arial" w:hAnsi="Arial" w:cs="Arial"/>
                <w:i/>
                <w:iCs/>
                <w:sz w:val="22"/>
                <w:szCs w:val="22"/>
              </w:rPr>
              <w:t xml:space="preserve">based mainly on extrapolation from a limited amount of data </w:t>
            </w:r>
          </w:p>
          <w:p w14:paraId="095F884D" w14:textId="77777777" w:rsidR="00CE48F2" w:rsidRPr="00114EDD" w:rsidRDefault="00CE48F2" w:rsidP="00CE48F2">
            <w:pPr>
              <w:pStyle w:val="Default"/>
              <w:numPr>
                <w:ilvl w:val="0"/>
                <w:numId w:val="4"/>
              </w:numPr>
              <w:spacing w:after="44"/>
              <w:ind w:left="261" w:hanging="142"/>
              <w:rPr>
                <w:rFonts w:ascii="Arial" w:hAnsi="Arial" w:cs="Arial"/>
                <w:i/>
                <w:iCs/>
                <w:sz w:val="22"/>
                <w:szCs w:val="22"/>
              </w:rPr>
            </w:pPr>
            <w:r w:rsidRPr="00114EDD">
              <w:rPr>
                <w:rFonts w:ascii="Arial" w:hAnsi="Arial" w:cs="Arial"/>
                <w:i/>
                <w:iCs/>
                <w:sz w:val="22"/>
                <w:szCs w:val="22"/>
              </w:rPr>
              <w:t xml:space="preserve"> based mainly on expert opinion with very limited data; </w:t>
            </w:r>
          </w:p>
          <w:p w14:paraId="30FCB928" w14:textId="77777777" w:rsidR="00CE48F2" w:rsidRPr="005103FB" w:rsidRDefault="00CE48F2" w:rsidP="00CE48F2">
            <w:pPr>
              <w:rPr>
                <w:rFonts w:ascii="Arial" w:hAnsi="Arial" w:cs="Arial"/>
              </w:rPr>
            </w:pPr>
          </w:p>
        </w:tc>
        <w:tc>
          <w:tcPr>
            <w:tcW w:w="290" w:type="pct"/>
            <w:shd w:val="clear" w:color="auto" w:fill="auto"/>
          </w:tcPr>
          <w:p w14:paraId="6A57FC6F" w14:textId="5058B636" w:rsidR="00CE48F2" w:rsidRPr="005103FB" w:rsidRDefault="00CE48F2" w:rsidP="00CE48F2">
            <w:pPr>
              <w:rPr>
                <w:rFonts w:ascii="Arial" w:hAnsi="Arial" w:cs="Arial"/>
              </w:rPr>
            </w:pPr>
          </w:p>
        </w:tc>
        <w:tc>
          <w:tcPr>
            <w:tcW w:w="742" w:type="pct"/>
            <w:shd w:val="clear" w:color="auto" w:fill="auto"/>
          </w:tcPr>
          <w:p w14:paraId="4C7C2469" w14:textId="1E920026" w:rsidR="00CE48F2" w:rsidRPr="005103FB" w:rsidRDefault="008C2445" w:rsidP="00CE48F2">
            <w:pPr>
              <w:rPr>
                <w:rFonts w:ascii="Arial" w:hAnsi="Arial" w:cs="Arial"/>
              </w:rPr>
            </w:pPr>
            <w:r>
              <w:rPr>
                <w:rFonts w:ascii="Arial" w:hAnsi="Arial" w:cs="Arial"/>
                <w:color w:val="A6A6A6" w:themeColor="background1" w:themeShade="A6"/>
              </w:rPr>
              <w:t>N</w:t>
            </w:r>
            <w:r w:rsidR="00E720E8" w:rsidRPr="00E720E8">
              <w:rPr>
                <w:rFonts w:ascii="Arial" w:hAnsi="Arial" w:cs="Arial"/>
                <w:color w:val="A6A6A6" w:themeColor="background1" w:themeShade="A6"/>
              </w:rPr>
              <w:t>ení třeba</w:t>
            </w:r>
            <w:r>
              <w:rPr>
                <w:rFonts w:ascii="Arial" w:hAnsi="Arial" w:cs="Arial"/>
                <w:color w:val="A6A6A6" w:themeColor="background1" w:themeShade="A6"/>
              </w:rPr>
              <w:t>.</w:t>
            </w:r>
          </w:p>
        </w:tc>
        <w:tc>
          <w:tcPr>
            <w:tcW w:w="354" w:type="pct"/>
            <w:shd w:val="clear" w:color="auto" w:fill="E7E6E6" w:themeFill="background2"/>
          </w:tcPr>
          <w:p w14:paraId="518DB42C" w14:textId="77777777" w:rsidR="00CE48F2" w:rsidRPr="005103FB" w:rsidRDefault="00CE48F2" w:rsidP="00CE48F2">
            <w:pPr>
              <w:rPr>
                <w:rFonts w:ascii="Arial" w:hAnsi="Arial" w:cs="Arial"/>
              </w:rPr>
            </w:pPr>
            <w:proofErr w:type="spellStart"/>
            <w:r>
              <w:rPr>
                <w:rFonts w:ascii="Arial" w:hAnsi="Arial" w:cs="Arial"/>
              </w:rPr>
              <w:t>Me</w:t>
            </w:r>
            <w:r w:rsidRPr="005103FB">
              <w:rPr>
                <w:rFonts w:ascii="Arial" w:hAnsi="Arial" w:cs="Arial"/>
              </w:rPr>
              <w:t>thod</w:t>
            </w:r>
            <w:proofErr w:type="spellEnd"/>
            <w:r w:rsidRPr="005103FB">
              <w:rPr>
                <w:rFonts w:ascii="Arial" w:hAnsi="Arial" w:cs="Arial"/>
              </w:rPr>
              <w:t xml:space="preserve"> </w:t>
            </w:r>
            <w:proofErr w:type="spellStart"/>
            <w:r w:rsidRPr="005103FB">
              <w:rPr>
                <w:rFonts w:ascii="Arial" w:hAnsi="Arial" w:cs="Arial"/>
              </w:rPr>
              <w:t>used</w:t>
            </w:r>
            <w:proofErr w:type="spellEnd"/>
          </w:p>
        </w:tc>
        <w:tc>
          <w:tcPr>
            <w:tcW w:w="1036" w:type="pct"/>
          </w:tcPr>
          <w:p w14:paraId="4445E8A1" w14:textId="77777777" w:rsidR="00CE48F2" w:rsidRPr="00B56B69" w:rsidRDefault="00CE48F2" w:rsidP="00CE48F2">
            <w:pPr>
              <w:rPr>
                <w:rFonts w:ascii="Arial" w:hAnsi="Arial" w:cs="Arial"/>
                <w:i/>
                <w:iCs/>
              </w:rPr>
            </w:pPr>
            <w:r w:rsidRPr="00B56B69">
              <w:rPr>
                <w:rFonts w:ascii="Arial" w:hAnsi="Arial" w:cs="Arial"/>
                <w:i/>
                <w:iCs/>
              </w:rPr>
              <w:t xml:space="preserve">a) </w:t>
            </w:r>
            <w:proofErr w:type="spellStart"/>
            <w:r w:rsidRPr="00B56B69">
              <w:rPr>
                <w:rFonts w:ascii="Arial" w:hAnsi="Arial" w:cs="Arial"/>
                <w:i/>
                <w:iCs/>
              </w:rPr>
              <w:t>Complete</w:t>
            </w:r>
            <w:proofErr w:type="spellEnd"/>
            <w:r w:rsidRPr="00B56B69">
              <w:rPr>
                <w:rFonts w:ascii="Arial" w:hAnsi="Arial" w:cs="Arial"/>
                <w:i/>
                <w:iCs/>
              </w:rPr>
              <w:t xml:space="preserve"> </w:t>
            </w:r>
            <w:proofErr w:type="spellStart"/>
            <w:r w:rsidRPr="00B56B69">
              <w:rPr>
                <w:rFonts w:ascii="Arial" w:hAnsi="Arial" w:cs="Arial"/>
                <w:i/>
                <w:iCs/>
              </w:rPr>
              <w:t>survey</w:t>
            </w:r>
            <w:proofErr w:type="spellEnd"/>
            <w:r w:rsidRPr="00B56B69">
              <w:rPr>
                <w:rFonts w:ascii="Arial" w:hAnsi="Arial" w:cs="Arial"/>
                <w:i/>
                <w:iCs/>
              </w:rPr>
              <w:t xml:space="preserve"> </w:t>
            </w:r>
            <w:proofErr w:type="spellStart"/>
            <w:r w:rsidRPr="00B56B69">
              <w:rPr>
                <w:rFonts w:ascii="Arial" w:hAnsi="Arial" w:cs="Arial"/>
                <w:i/>
                <w:iCs/>
              </w:rPr>
              <w:t>or</w:t>
            </w:r>
            <w:proofErr w:type="spellEnd"/>
            <w:r w:rsidRPr="00B56B69">
              <w:rPr>
                <w:rFonts w:ascii="Arial" w:hAnsi="Arial" w:cs="Arial"/>
                <w:i/>
                <w:iCs/>
              </w:rPr>
              <w:t xml:space="preserve"> a </w:t>
            </w:r>
            <w:proofErr w:type="spellStart"/>
            <w:r w:rsidRPr="00B56B69">
              <w:rPr>
                <w:rFonts w:ascii="Arial" w:hAnsi="Arial" w:cs="Arial"/>
                <w:i/>
                <w:iCs/>
              </w:rPr>
              <w:t>statistically</w:t>
            </w:r>
            <w:proofErr w:type="spellEnd"/>
            <w:r w:rsidRPr="00B56B69">
              <w:rPr>
                <w:rFonts w:ascii="Arial" w:hAnsi="Arial" w:cs="Arial"/>
                <w:i/>
                <w:iCs/>
              </w:rPr>
              <w:t xml:space="preserve"> robust </w:t>
            </w:r>
            <w:proofErr w:type="spellStart"/>
            <w:r w:rsidRPr="00B56B69">
              <w:rPr>
                <w:rFonts w:ascii="Arial" w:hAnsi="Arial" w:cs="Arial"/>
                <w:i/>
                <w:iCs/>
              </w:rPr>
              <w:t>estimate</w:t>
            </w:r>
            <w:proofErr w:type="spellEnd"/>
            <w:r w:rsidRPr="00B56B69">
              <w:rPr>
                <w:rFonts w:ascii="Arial" w:hAnsi="Arial" w:cs="Arial"/>
                <w:i/>
                <w:iCs/>
              </w:rPr>
              <w:t xml:space="preserve"> </w:t>
            </w:r>
            <w:r w:rsidRPr="00B56B69">
              <w:rPr>
                <w:rFonts w:ascii="Arial" w:hAnsi="Arial" w:cs="Arial"/>
                <w:i/>
                <w:iCs/>
              </w:rPr>
              <w:br/>
              <w:t xml:space="preserve">b) </w:t>
            </w:r>
            <w:proofErr w:type="spellStart"/>
            <w:r w:rsidRPr="00B56B69">
              <w:rPr>
                <w:rFonts w:ascii="Arial" w:hAnsi="Arial" w:cs="Arial"/>
                <w:i/>
                <w:iCs/>
              </w:rPr>
              <w:t>Based</w:t>
            </w:r>
            <w:proofErr w:type="spellEnd"/>
            <w:r w:rsidRPr="00B56B69">
              <w:rPr>
                <w:rFonts w:ascii="Arial" w:hAnsi="Arial" w:cs="Arial"/>
                <w:i/>
                <w:iCs/>
              </w:rPr>
              <w:t xml:space="preserve"> </w:t>
            </w:r>
            <w:proofErr w:type="spellStart"/>
            <w:r w:rsidRPr="00B56B69">
              <w:rPr>
                <w:rFonts w:ascii="Arial" w:hAnsi="Arial" w:cs="Arial"/>
                <w:i/>
                <w:iCs/>
              </w:rPr>
              <w:t>mainly</w:t>
            </w:r>
            <w:proofErr w:type="spellEnd"/>
            <w:r w:rsidRPr="00B56B69">
              <w:rPr>
                <w:rFonts w:ascii="Arial" w:hAnsi="Arial" w:cs="Arial"/>
                <w:i/>
                <w:iCs/>
              </w:rPr>
              <w:t xml:space="preserve"> on </w:t>
            </w:r>
            <w:proofErr w:type="spellStart"/>
            <w:r w:rsidRPr="00B56B69">
              <w:rPr>
                <w:rFonts w:ascii="Arial" w:hAnsi="Arial" w:cs="Arial"/>
                <w:i/>
                <w:iCs/>
              </w:rPr>
              <w:t>extrapolation</w:t>
            </w:r>
            <w:proofErr w:type="spellEnd"/>
            <w:r w:rsidRPr="00B56B69">
              <w:rPr>
                <w:rFonts w:ascii="Arial" w:hAnsi="Arial" w:cs="Arial"/>
                <w:i/>
                <w:iCs/>
              </w:rPr>
              <w:t xml:space="preserve"> </w:t>
            </w:r>
            <w:proofErr w:type="spellStart"/>
            <w:r w:rsidRPr="00B56B69">
              <w:rPr>
                <w:rFonts w:ascii="Arial" w:hAnsi="Arial" w:cs="Arial"/>
                <w:i/>
                <w:iCs/>
              </w:rPr>
              <w:t>from</w:t>
            </w:r>
            <w:proofErr w:type="spellEnd"/>
            <w:r w:rsidRPr="00B56B69">
              <w:rPr>
                <w:rFonts w:ascii="Arial" w:hAnsi="Arial" w:cs="Arial"/>
                <w:i/>
                <w:iCs/>
              </w:rPr>
              <w:t xml:space="preserve"> a limited </w:t>
            </w:r>
            <w:proofErr w:type="spellStart"/>
            <w:r w:rsidRPr="00B56B69">
              <w:rPr>
                <w:rFonts w:ascii="Arial" w:hAnsi="Arial" w:cs="Arial"/>
                <w:i/>
                <w:iCs/>
              </w:rPr>
              <w:t>amount</w:t>
            </w:r>
            <w:proofErr w:type="spellEnd"/>
            <w:r w:rsidRPr="00B56B69">
              <w:rPr>
                <w:rFonts w:ascii="Arial" w:hAnsi="Arial" w:cs="Arial"/>
                <w:i/>
                <w:iCs/>
              </w:rPr>
              <w:t xml:space="preserve"> </w:t>
            </w:r>
            <w:proofErr w:type="spellStart"/>
            <w:r w:rsidRPr="00B56B69">
              <w:rPr>
                <w:rFonts w:ascii="Arial" w:hAnsi="Arial" w:cs="Arial"/>
                <w:i/>
                <w:iCs/>
              </w:rPr>
              <w:t>of</w:t>
            </w:r>
            <w:proofErr w:type="spellEnd"/>
            <w:r w:rsidRPr="00B56B69">
              <w:rPr>
                <w:rFonts w:ascii="Arial" w:hAnsi="Arial" w:cs="Arial"/>
                <w:i/>
                <w:iCs/>
              </w:rPr>
              <w:t xml:space="preserve"> data </w:t>
            </w:r>
            <w:r w:rsidRPr="00B56B69">
              <w:rPr>
                <w:rFonts w:ascii="Arial" w:hAnsi="Arial" w:cs="Arial"/>
                <w:i/>
                <w:iCs/>
              </w:rPr>
              <w:br/>
              <w:t xml:space="preserve">c) </w:t>
            </w:r>
            <w:proofErr w:type="spellStart"/>
            <w:r w:rsidRPr="00B56B69">
              <w:rPr>
                <w:rFonts w:ascii="Arial" w:hAnsi="Arial" w:cs="Arial"/>
                <w:i/>
                <w:iCs/>
              </w:rPr>
              <w:t>Based</w:t>
            </w:r>
            <w:proofErr w:type="spellEnd"/>
            <w:r w:rsidRPr="00B56B69">
              <w:rPr>
                <w:rFonts w:ascii="Arial" w:hAnsi="Arial" w:cs="Arial"/>
                <w:i/>
                <w:iCs/>
              </w:rPr>
              <w:t xml:space="preserve"> </w:t>
            </w:r>
            <w:proofErr w:type="spellStart"/>
            <w:r w:rsidRPr="00B56B69">
              <w:rPr>
                <w:rFonts w:ascii="Arial" w:hAnsi="Arial" w:cs="Arial"/>
                <w:i/>
                <w:iCs/>
              </w:rPr>
              <w:t>mainly</w:t>
            </w:r>
            <w:proofErr w:type="spellEnd"/>
            <w:r w:rsidRPr="00B56B69">
              <w:rPr>
                <w:rFonts w:ascii="Arial" w:hAnsi="Arial" w:cs="Arial"/>
                <w:i/>
                <w:iCs/>
              </w:rPr>
              <w:t xml:space="preserve"> on expert </w:t>
            </w:r>
            <w:proofErr w:type="spellStart"/>
            <w:r w:rsidRPr="00B56B69">
              <w:rPr>
                <w:rFonts w:ascii="Arial" w:hAnsi="Arial" w:cs="Arial"/>
                <w:i/>
                <w:iCs/>
              </w:rPr>
              <w:t>opinion</w:t>
            </w:r>
            <w:proofErr w:type="spellEnd"/>
            <w:r w:rsidRPr="00B56B69">
              <w:rPr>
                <w:rFonts w:ascii="Arial" w:hAnsi="Arial" w:cs="Arial"/>
                <w:i/>
                <w:iCs/>
              </w:rPr>
              <w:t xml:space="preserve"> </w:t>
            </w:r>
            <w:proofErr w:type="spellStart"/>
            <w:r w:rsidRPr="00B56B69">
              <w:rPr>
                <w:rFonts w:ascii="Arial" w:hAnsi="Arial" w:cs="Arial"/>
                <w:i/>
                <w:iCs/>
              </w:rPr>
              <w:t>with</w:t>
            </w:r>
            <w:proofErr w:type="spellEnd"/>
            <w:r w:rsidRPr="00B56B69">
              <w:rPr>
                <w:rFonts w:ascii="Arial" w:hAnsi="Arial" w:cs="Arial"/>
                <w:i/>
                <w:iCs/>
              </w:rPr>
              <w:t xml:space="preserve"> very limited data </w:t>
            </w:r>
            <w:r w:rsidRPr="00B56B69">
              <w:rPr>
                <w:rFonts w:ascii="Arial" w:hAnsi="Arial" w:cs="Arial"/>
                <w:i/>
                <w:iCs/>
              </w:rPr>
              <w:br/>
              <w:t xml:space="preserve">d) </w:t>
            </w:r>
            <w:proofErr w:type="spellStart"/>
            <w:r w:rsidRPr="00B56B69">
              <w:rPr>
                <w:rFonts w:ascii="Arial" w:hAnsi="Arial" w:cs="Arial"/>
                <w:i/>
                <w:iCs/>
              </w:rPr>
              <w:t>Insufficient</w:t>
            </w:r>
            <w:proofErr w:type="spellEnd"/>
            <w:r w:rsidRPr="00B56B69">
              <w:rPr>
                <w:rFonts w:ascii="Arial" w:hAnsi="Arial" w:cs="Arial"/>
                <w:i/>
                <w:iCs/>
              </w:rPr>
              <w:t xml:space="preserve"> </w:t>
            </w:r>
            <w:proofErr w:type="spellStart"/>
            <w:r w:rsidRPr="00B56B69">
              <w:rPr>
                <w:rFonts w:ascii="Arial" w:hAnsi="Arial" w:cs="Arial"/>
                <w:i/>
                <w:iCs/>
              </w:rPr>
              <w:t>or</w:t>
            </w:r>
            <w:proofErr w:type="spellEnd"/>
            <w:r w:rsidRPr="00B56B69">
              <w:rPr>
                <w:rFonts w:ascii="Arial" w:hAnsi="Arial" w:cs="Arial"/>
                <w:i/>
                <w:iCs/>
              </w:rPr>
              <w:t xml:space="preserve"> no data </w:t>
            </w:r>
            <w:proofErr w:type="spellStart"/>
            <w:r w:rsidRPr="00B56B69">
              <w:rPr>
                <w:rFonts w:ascii="Arial" w:hAnsi="Arial" w:cs="Arial"/>
                <w:i/>
                <w:iCs/>
              </w:rPr>
              <w:t>available</w:t>
            </w:r>
            <w:proofErr w:type="spellEnd"/>
          </w:p>
        </w:tc>
      </w:tr>
      <w:tr w:rsidR="003866E7" w:rsidRPr="005103FB" w14:paraId="775E5C68" w14:textId="77777777" w:rsidTr="00607161">
        <w:tc>
          <w:tcPr>
            <w:tcW w:w="287" w:type="pct"/>
            <w:shd w:val="clear" w:color="auto" w:fill="auto"/>
          </w:tcPr>
          <w:p w14:paraId="45FD0919" w14:textId="77777777" w:rsidR="00CE48F2" w:rsidRPr="005103FB" w:rsidRDefault="00CE48F2" w:rsidP="00CE48F2">
            <w:pPr>
              <w:rPr>
                <w:rFonts w:ascii="Arial" w:hAnsi="Arial" w:cs="Arial"/>
              </w:rPr>
            </w:pPr>
          </w:p>
        </w:tc>
        <w:tc>
          <w:tcPr>
            <w:tcW w:w="1051" w:type="pct"/>
          </w:tcPr>
          <w:p w14:paraId="1752E39E" w14:textId="77777777" w:rsidR="00CE48F2" w:rsidRPr="005103FB" w:rsidRDefault="00CE48F2" w:rsidP="00CE48F2">
            <w:pPr>
              <w:rPr>
                <w:rFonts w:ascii="Arial" w:hAnsi="Arial" w:cs="Arial"/>
              </w:rPr>
            </w:pPr>
          </w:p>
        </w:tc>
        <w:tc>
          <w:tcPr>
            <w:tcW w:w="287" w:type="pct"/>
            <w:shd w:val="clear" w:color="auto" w:fill="E7E6E6" w:themeFill="background2"/>
          </w:tcPr>
          <w:p w14:paraId="61F2EE93" w14:textId="77777777" w:rsidR="00CE48F2" w:rsidRPr="005103FB" w:rsidRDefault="00CE48F2" w:rsidP="00CE48F2">
            <w:pPr>
              <w:rPr>
                <w:rFonts w:ascii="Arial" w:hAnsi="Arial" w:cs="Arial"/>
              </w:rPr>
            </w:pPr>
            <w:r w:rsidRPr="005103FB">
              <w:rPr>
                <w:rFonts w:ascii="Arial" w:hAnsi="Arial" w:cs="Arial"/>
                <w:iCs/>
              </w:rPr>
              <w:t xml:space="preserve">Period </w:t>
            </w:r>
            <w:proofErr w:type="spellStart"/>
            <w:r w:rsidRPr="005103FB">
              <w:rPr>
                <w:rFonts w:ascii="Arial" w:hAnsi="Arial" w:cs="Arial"/>
                <w:iCs/>
              </w:rPr>
              <w:t>of</w:t>
            </w:r>
            <w:proofErr w:type="spellEnd"/>
            <w:r w:rsidRPr="005103FB">
              <w:rPr>
                <w:rFonts w:ascii="Arial" w:hAnsi="Arial" w:cs="Arial"/>
                <w:iCs/>
              </w:rPr>
              <w:t xml:space="preserve"> last data </w:t>
            </w:r>
            <w:proofErr w:type="spellStart"/>
            <w:r w:rsidRPr="005103FB">
              <w:rPr>
                <w:rFonts w:ascii="Arial" w:hAnsi="Arial" w:cs="Arial"/>
                <w:iCs/>
              </w:rPr>
              <w:t>collection</w:t>
            </w:r>
            <w:proofErr w:type="spellEnd"/>
          </w:p>
        </w:tc>
        <w:tc>
          <w:tcPr>
            <w:tcW w:w="952" w:type="pct"/>
          </w:tcPr>
          <w:p w14:paraId="4D85606A" w14:textId="1EBF1B39" w:rsidR="00CE48F2" w:rsidRPr="005103FB" w:rsidRDefault="00114EDD" w:rsidP="00CE48F2">
            <w:pPr>
              <w:rPr>
                <w:rFonts w:ascii="Arial" w:hAnsi="Arial" w:cs="Arial"/>
              </w:rPr>
            </w:pPr>
            <w:r>
              <w:rPr>
                <w:rFonts w:ascii="Arial" w:hAnsi="Arial" w:cs="Arial"/>
              </w:rPr>
              <w:t>Uvedeme r</w:t>
            </w:r>
            <w:r w:rsidR="00CE48F2" w:rsidRPr="005103FB">
              <w:rPr>
                <w:rFonts w:ascii="Arial" w:hAnsi="Arial" w:cs="Arial"/>
              </w:rPr>
              <w:t xml:space="preserve">ozsah let </w:t>
            </w:r>
            <w:r>
              <w:rPr>
                <w:rFonts w:ascii="Arial" w:hAnsi="Arial" w:cs="Arial"/>
              </w:rPr>
              <w:t>(</w:t>
            </w:r>
            <w:proofErr w:type="gramStart"/>
            <w:r>
              <w:rPr>
                <w:rFonts w:ascii="Arial" w:hAnsi="Arial" w:cs="Arial"/>
              </w:rPr>
              <w:t>MM.RR</w:t>
            </w:r>
            <w:proofErr w:type="gramEnd"/>
            <w:r>
              <w:rPr>
                <w:rFonts w:ascii="Arial" w:hAnsi="Arial" w:cs="Arial"/>
              </w:rPr>
              <w:t xml:space="preserve">) </w:t>
            </w:r>
            <w:r w:rsidR="00CE48F2" w:rsidRPr="005103FB">
              <w:rPr>
                <w:rFonts w:ascii="Arial" w:hAnsi="Arial" w:cs="Arial"/>
              </w:rPr>
              <w:t>mapování pro danou EVL.</w:t>
            </w:r>
          </w:p>
        </w:tc>
        <w:tc>
          <w:tcPr>
            <w:tcW w:w="290" w:type="pct"/>
            <w:shd w:val="clear" w:color="auto" w:fill="E7E6E6" w:themeFill="background2"/>
          </w:tcPr>
          <w:p w14:paraId="10D09575" w14:textId="3F8F3E96" w:rsidR="00CE48F2" w:rsidRPr="005103FB" w:rsidRDefault="00E720E8" w:rsidP="00CE48F2">
            <w:pPr>
              <w:rPr>
                <w:rFonts w:ascii="Arial" w:hAnsi="Arial" w:cs="Arial"/>
              </w:rPr>
            </w:pPr>
            <w:r>
              <w:rPr>
                <w:rFonts w:ascii="Arial" w:hAnsi="Arial" w:cs="Arial"/>
                <w:color w:val="FF0000"/>
              </w:rPr>
              <w:t>chybí</w:t>
            </w:r>
          </w:p>
        </w:tc>
        <w:tc>
          <w:tcPr>
            <w:tcW w:w="742" w:type="pct"/>
            <w:shd w:val="clear" w:color="auto" w:fill="auto"/>
          </w:tcPr>
          <w:p w14:paraId="37C466B4" w14:textId="77777777" w:rsidR="00CE48F2" w:rsidRDefault="00E720E8" w:rsidP="00CE48F2">
            <w:pPr>
              <w:rPr>
                <w:ins w:id="15" w:author="Jonáš Gaigr2" w:date="2022-09-30T12:29:00Z"/>
                <w:rFonts w:ascii="Arial" w:hAnsi="Arial" w:cs="Arial"/>
              </w:rPr>
            </w:pPr>
            <w:r>
              <w:rPr>
                <w:rFonts w:ascii="Arial" w:hAnsi="Arial" w:cs="Arial"/>
              </w:rPr>
              <w:t>Doplnit k údajům období mapování.</w:t>
            </w:r>
          </w:p>
          <w:p w14:paraId="4195A64F" w14:textId="77777777" w:rsidR="00DE546E" w:rsidRDefault="00DE546E" w:rsidP="00CE48F2">
            <w:pPr>
              <w:rPr>
                <w:ins w:id="16" w:author="Jonáš Gaigr2" w:date="2022-09-30T12:29:00Z"/>
                <w:rFonts w:ascii="Arial" w:hAnsi="Arial" w:cs="Arial"/>
              </w:rPr>
            </w:pPr>
          </w:p>
          <w:p w14:paraId="2D025FE7" w14:textId="4598DA73" w:rsidR="00DE546E" w:rsidRPr="005103FB" w:rsidRDefault="00DE546E" w:rsidP="00CD5727">
            <w:pPr>
              <w:rPr>
                <w:rFonts w:ascii="Arial" w:hAnsi="Arial" w:cs="Arial"/>
              </w:rPr>
            </w:pPr>
            <w:proofErr w:type="spellStart"/>
            <w:ins w:id="17" w:author="Jonáš Gaigr2" w:date="2022-09-30T12:29:00Z">
              <w:r>
                <w:rPr>
                  <w:rFonts w:ascii="Arial" w:hAnsi="Arial" w:cs="Arial"/>
                </w:rPr>
                <w:t>Doplěno</w:t>
              </w:r>
              <w:proofErr w:type="spellEnd"/>
              <w:r>
                <w:rPr>
                  <w:rFonts w:ascii="Arial" w:hAnsi="Arial" w:cs="Arial"/>
                </w:rPr>
                <w:t xml:space="preserve"> – podíl plochy habitatu </w:t>
              </w:r>
              <w:proofErr w:type="spellStart"/>
              <w:r>
                <w:rPr>
                  <w:rFonts w:ascii="Arial" w:hAnsi="Arial" w:cs="Arial"/>
                </w:rPr>
                <w:t>vymapové</w:t>
              </w:r>
              <w:proofErr w:type="spellEnd"/>
              <w:r>
                <w:rPr>
                  <w:rFonts w:ascii="Arial" w:hAnsi="Arial" w:cs="Arial"/>
                </w:rPr>
                <w:t xml:space="preserve"> </w:t>
              </w:r>
              <w:r>
                <w:rPr>
                  <w:rFonts w:ascii="Arial" w:hAnsi="Arial" w:cs="Arial"/>
                </w:rPr>
                <w:lastRenderedPageBreak/>
                <w:t>v</w:t>
              </w:r>
            </w:ins>
            <w:ins w:id="18" w:author="Jonáš Gaigr2" w:date="2022-09-30T12:31:00Z">
              <w:r w:rsidR="00CD5727">
                <w:rPr>
                  <w:rFonts w:ascii="Arial" w:hAnsi="Arial" w:cs="Arial"/>
                </w:rPr>
                <w:t> </w:t>
              </w:r>
            </w:ins>
            <w:ins w:id="19" w:author="Jonáš Gaigr2" w:date="2022-09-30T12:29:00Z">
              <w:r>
                <w:rPr>
                  <w:rFonts w:ascii="Arial" w:hAnsi="Arial" w:cs="Arial"/>
                </w:rPr>
                <w:t>jednotlivý</w:t>
              </w:r>
            </w:ins>
            <w:ins w:id="20" w:author="Jonáš Gaigr2" w:date="2022-09-30T12:31:00Z">
              <w:r w:rsidR="00CD5727">
                <w:rPr>
                  <w:rFonts w:ascii="Arial" w:hAnsi="Arial" w:cs="Arial"/>
                </w:rPr>
                <w:t xml:space="preserve">ch obdobích (základní, aVMB1 a mladší), </w:t>
              </w:r>
            </w:ins>
            <w:ins w:id="21" w:author="Jonáš Gaigr2" w:date="2022-09-30T12:32:00Z">
              <w:r w:rsidR="00CD5727">
                <w:rPr>
                  <w:rFonts w:ascii="Arial" w:hAnsi="Arial" w:cs="Arial"/>
                </w:rPr>
                <w:t>nejmladší a nejstarší aktualizace, průměr a medián.</w:t>
              </w:r>
            </w:ins>
          </w:p>
        </w:tc>
        <w:tc>
          <w:tcPr>
            <w:tcW w:w="354" w:type="pct"/>
            <w:shd w:val="clear" w:color="auto" w:fill="E7E6E6" w:themeFill="background2"/>
          </w:tcPr>
          <w:p w14:paraId="4F25F5D0" w14:textId="77777777" w:rsidR="00CE48F2" w:rsidRPr="005103FB" w:rsidRDefault="00CE48F2" w:rsidP="00CE48F2">
            <w:pPr>
              <w:rPr>
                <w:rFonts w:ascii="Arial" w:hAnsi="Arial" w:cs="Arial"/>
              </w:rPr>
            </w:pPr>
            <w:proofErr w:type="spellStart"/>
            <w:r>
              <w:rPr>
                <w:rFonts w:ascii="Arial" w:hAnsi="Arial" w:cs="Arial"/>
              </w:rPr>
              <w:lastRenderedPageBreak/>
              <w:t>Year</w:t>
            </w:r>
            <w:proofErr w:type="spellEnd"/>
            <w:r>
              <w:rPr>
                <w:rFonts w:ascii="Arial" w:hAnsi="Arial" w:cs="Arial"/>
              </w:rPr>
              <w:t xml:space="preserve"> </w:t>
            </w:r>
            <w:proofErr w:type="spellStart"/>
            <w:r>
              <w:rPr>
                <w:rFonts w:ascii="Arial" w:hAnsi="Arial" w:cs="Arial"/>
              </w:rPr>
              <w:t>or</w:t>
            </w:r>
            <w:proofErr w:type="spellEnd"/>
            <w:r>
              <w:rPr>
                <w:rFonts w:ascii="Arial" w:hAnsi="Arial" w:cs="Arial"/>
              </w:rPr>
              <w:t xml:space="preserve"> Period</w:t>
            </w:r>
          </w:p>
        </w:tc>
        <w:tc>
          <w:tcPr>
            <w:tcW w:w="1036" w:type="pct"/>
          </w:tcPr>
          <w:p w14:paraId="7E53FEAE" w14:textId="77777777" w:rsidR="00CE48F2" w:rsidRPr="005103FB" w:rsidRDefault="00CE48F2" w:rsidP="00CE48F2">
            <w:pPr>
              <w:rPr>
                <w:rFonts w:ascii="Arial" w:hAnsi="Arial" w:cs="Arial"/>
              </w:rPr>
            </w:pPr>
          </w:p>
        </w:tc>
      </w:tr>
      <w:tr w:rsidR="003866E7" w:rsidRPr="005103FB" w14:paraId="5E0FF89A" w14:textId="77777777" w:rsidTr="00607161">
        <w:tc>
          <w:tcPr>
            <w:tcW w:w="287" w:type="pct"/>
            <w:shd w:val="clear" w:color="auto" w:fill="E7E6E6" w:themeFill="background2"/>
          </w:tcPr>
          <w:p w14:paraId="7A0C0414" w14:textId="77777777" w:rsidR="00E720E8" w:rsidRPr="005103FB" w:rsidRDefault="00E720E8" w:rsidP="00E720E8">
            <w:pPr>
              <w:rPr>
                <w:rFonts w:ascii="Arial" w:hAnsi="Arial" w:cs="Arial"/>
              </w:rPr>
            </w:pPr>
            <w:proofErr w:type="spellStart"/>
            <w:r w:rsidRPr="005103FB">
              <w:rPr>
                <w:rFonts w:ascii="Arial" w:hAnsi="Arial" w:cs="Arial"/>
              </w:rPr>
              <w:lastRenderedPageBreak/>
              <w:t>Realtive</w:t>
            </w:r>
            <w:proofErr w:type="spellEnd"/>
            <w:r w:rsidRPr="005103FB">
              <w:rPr>
                <w:rFonts w:ascii="Arial" w:hAnsi="Arial" w:cs="Arial"/>
              </w:rPr>
              <w:t xml:space="preserve"> </w:t>
            </w:r>
            <w:proofErr w:type="spellStart"/>
            <w:r w:rsidRPr="005103FB">
              <w:rPr>
                <w:rFonts w:ascii="Arial" w:hAnsi="Arial" w:cs="Arial"/>
              </w:rPr>
              <w:t>surface</w:t>
            </w:r>
            <w:proofErr w:type="spellEnd"/>
          </w:p>
        </w:tc>
        <w:tc>
          <w:tcPr>
            <w:tcW w:w="1051" w:type="pct"/>
          </w:tcPr>
          <w:p w14:paraId="3A056EAC" w14:textId="0278DE5D" w:rsidR="00E720E8" w:rsidRPr="005103FB" w:rsidRDefault="00E720E8" w:rsidP="00E720E8">
            <w:pPr>
              <w:rPr>
                <w:rFonts w:ascii="Arial" w:hAnsi="Arial" w:cs="Arial"/>
              </w:rPr>
            </w:pPr>
            <w:r w:rsidRPr="005103FB">
              <w:rPr>
                <w:rFonts w:ascii="Arial" w:hAnsi="Arial" w:cs="Arial"/>
              </w:rPr>
              <w:t>Rozloha stanoviště v EVL vůči rozloze stanoviště v ČR (v rámci AVMB)</w:t>
            </w:r>
            <w:r>
              <w:rPr>
                <w:rFonts w:ascii="Arial" w:hAnsi="Arial" w:cs="Arial"/>
              </w:rPr>
              <w:t>.</w:t>
            </w:r>
          </w:p>
          <w:p w14:paraId="7D739C9D" w14:textId="77777777" w:rsidR="00E720E8" w:rsidRPr="005103FB" w:rsidRDefault="00E720E8" w:rsidP="00E720E8">
            <w:pPr>
              <w:rPr>
                <w:rFonts w:ascii="Arial" w:hAnsi="Arial" w:cs="Arial"/>
              </w:rPr>
            </w:pPr>
          </w:p>
          <w:p w14:paraId="574C34F6" w14:textId="77777777" w:rsidR="00E720E8" w:rsidRPr="00A5775D" w:rsidRDefault="00E720E8" w:rsidP="00E720E8">
            <w:pPr>
              <w:rPr>
                <w:rFonts w:ascii="Arial" w:hAnsi="Arial" w:cs="Arial"/>
                <w:i/>
                <w:iCs/>
              </w:rPr>
            </w:pPr>
            <w:proofErr w:type="gramStart"/>
            <w:r w:rsidRPr="00A5775D">
              <w:rPr>
                <w:rFonts w:ascii="Arial" w:hAnsi="Arial" w:cs="Arial"/>
                <w:i/>
                <w:iCs/>
              </w:rPr>
              <w:t>A : 100</w:t>
            </w:r>
            <w:proofErr w:type="gramEnd"/>
            <w:r w:rsidRPr="00A5775D">
              <w:rPr>
                <w:rFonts w:ascii="Arial" w:hAnsi="Arial" w:cs="Arial"/>
                <w:i/>
                <w:iCs/>
              </w:rPr>
              <w:t xml:space="preserve"> ≥ p &gt; 15 %</w:t>
            </w:r>
          </w:p>
          <w:p w14:paraId="21989A02" w14:textId="77777777" w:rsidR="00E720E8" w:rsidRPr="00A5775D" w:rsidRDefault="00E720E8" w:rsidP="00E720E8">
            <w:pPr>
              <w:rPr>
                <w:rFonts w:ascii="Arial" w:hAnsi="Arial" w:cs="Arial"/>
                <w:i/>
                <w:iCs/>
              </w:rPr>
            </w:pPr>
            <w:proofErr w:type="gramStart"/>
            <w:r w:rsidRPr="00A5775D">
              <w:rPr>
                <w:rFonts w:ascii="Arial" w:hAnsi="Arial" w:cs="Arial"/>
                <w:i/>
                <w:iCs/>
              </w:rPr>
              <w:t>B : 15</w:t>
            </w:r>
            <w:proofErr w:type="gramEnd"/>
            <w:r w:rsidRPr="00A5775D">
              <w:rPr>
                <w:rFonts w:ascii="Arial" w:hAnsi="Arial" w:cs="Arial"/>
                <w:i/>
                <w:iCs/>
              </w:rPr>
              <w:t xml:space="preserve"> ≥ p &gt; 2 %</w:t>
            </w:r>
          </w:p>
          <w:p w14:paraId="765913FE" w14:textId="77777777" w:rsidR="00E720E8" w:rsidRPr="00A5775D" w:rsidRDefault="00E720E8" w:rsidP="00E720E8">
            <w:pPr>
              <w:rPr>
                <w:rFonts w:ascii="Arial" w:hAnsi="Arial" w:cs="Arial"/>
                <w:i/>
                <w:iCs/>
              </w:rPr>
            </w:pPr>
            <w:proofErr w:type="gramStart"/>
            <w:r w:rsidRPr="00A5775D">
              <w:rPr>
                <w:rFonts w:ascii="Arial" w:hAnsi="Arial" w:cs="Arial"/>
                <w:i/>
                <w:iCs/>
              </w:rPr>
              <w:t>C : 2 ≥ p &gt; 0 %</w:t>
            </w:r>
            <w:proofErr w:type="gramEnd"/>
          </w:p>
        </w:tc>
        <w:tc>
          <w:tcPr>
            <w:tcW w:w="287" w:type="pct"/>
            <w:shd w:val="clear" w:color="auto" w:fill="E7E6E6" w:themeFill="background2"/>
          </w:tcPr>
          <w:p w14:paraId="5260EC3C" w14:textId="77777777" w:rsidR="00E720E8" w:rsidRPr="005103FB" w:rsidRDefault="00E720E8" w:rsidP="00E720E8">
            <w:pPr>
              <w:rPr>
                <w:rFonts w:ascii="Arial" w:hAnsi="Arial" w:cs="Arial"/>
              </w:rPr>
            </w:pPr>
            <w:proofErr w:type="spellStart"/>
            <w:r w:rsidRPr="005103FB">
              <w:rPr>
                <w:rFonts w:ascii="Arial" w:hAnsi="Arial" w:cs="Arial"/>
              </w:rPr>
              <w:t>Realtive</w:t>
            </w:r>
            <w:proofErr w:type="spellEnd"/>
            <w:r w:rsidRPr="005103FB">
              <w:rPr>
                <w:rFonts w:ascii="Arial" w:hAnsi="Arial" w:cs="Arial"/>
              </w:rPr>
              <w:t xml:space="preserve"> </w:t>
            </w:r>
            <w:proofErr w:type="spellStart"/>
            <w:r w:rsidRPr="005103FB">
              <w:rPr>
                <w:rFonts w:ascii="Arial" w:hAnsi="Arial" w:cs="Arial"/>
              </w:rPr>
              <w:t>surface</w:t>
            </w:r>
            <w:proofErr w:type="spellEnd"/>
          </w:p>
        </w:tc>
        <w:tc>
          <w:tcPr>
            <w:tcW w:w="952" w:type="pct"/>
          </w:tcPr>
          <w:p w14:paraId="0372C1F0" w14:textId="1DC52A61" w:rsidR="00E720E8" w:rsidRPr="00812345" w:rsidRDefault="00E720E8" w:rsidP="00E720E8">
            <w:pPr>
              <w:rPr>
                <w:rFonts w:ascii="Arial" w:hAnsi="Arial" w:cs="Arial"/>
              </w:rPr>
            </w:pPr>
            <w:r>
              <w:rPr>
                <w:rFonts w:ascii="Arial" w:hAnsi="Arial" w:cs="Arial"/>
              </w:rPr>
              <w:t xml:space="preserve">Viz definice níže. Jako základ budeme používat aktuální hodnotu z AVMB, nikoli čl. 17, i když by </w:t>
            </w:r>
            <w:proofErr w:type="spellStart"/>
            <w:r>
              <w:rPr>
                <w:rFonts w:ascii="Arial" w:hAnsi="Arial" w:cs="Arial"/>
              </w:rPr>
              <w:t>reportovací</w:t>
            </w:r>
            <w:proofErr w:type="spellEnd"/>
            <w:r>
              <w:rPr>
                <w:rFonts w:ascii="Arial" w:hAnsi="Arial" w:cs="Arial"/>
              </w:rPr>
              <w:t xml:space="preserve"> období měla být sladěna. Čl. 17 nyní </w:t>
            </w:r>
            <w:r w:rsidRPr="005103FB">
              <w:rPr>
                <w:rFonts w:ascii="Arial" w:hAnsi="Arial" w:cs="Arial"/>
              </w:rPr>
              <w:t xml:space="preserve">nepočítá </w:t>
            </w:r>
            <w:r>
              <w:rPr>
                <w:rFonts w:ascii="Arial" w:hAnsi="Arial" w:cs="Arial"/>
              </w:rPr>
              <w:t>paseky</w:t>
            </w:r>
            <w:r w:rsidRPr="005103FB">
              <w:rPr>
                <w:rFonts w:ascii="Arial" w:hAnsi="Arial" w:cs="Arial"/>
              </w:rPr>
              <w:t xml:space="preserve"> a W biotopy. </w:t>
            </w:r>
          </w:p>
          <w:p w14:paraId="6486CC75" w14:textId="77777777" w:rsidR="00E720E8" w:rsidRPr="005103FB" w:rsidRDefault="00E720E8" w:rsidP="00E720E8">
            <w:pPr>
              <w:rPr>
                <w:rFonts w:ascii="Arial" w:hAnsi="Arial" w:cs="Arial"/>
              </w:rPr>
            </w:pPr>
          </w:p>
          <w:p w14:paraId="225E8E28" w14:textId="77777777" w:rsidR="00E720E8" w:rsidRPr="00114EDD" w:rsidRDefault="00E720E8" w:rsidP="00E720E8">
            <w:pPr>
              <w:rPr>
                <w:rFonts w:ascii="Arial" w:hAnsi="Arial" w:cs="Arial"/>
                <w:i/>
                <w:iCs/>
              </w:rPr>
            </w:pPr>
            <w:r w:rsidRPr="00114EDD">
              <w:rPr>
                <w:rFonts w:ascii="Arial" w:hAnsi="Arial" w:cs="Arial"/>
                <w:i/>
                <w:iCs/>
              </w:rPr>
              <w:t>A1: 100% ≥ p &gt;75%</w:t>
            </w:r>
          </w:p>
          <w:p w14:paraId="20804C5B" w14:textId="77777777" w:rsidR="00E720E8" w:rsidRPr="00114EDD" w:rsidRDefault="00E720E8" w:rsidP="00E720E8">
            <w:pPr>
              <w:rPr>
                <w:rFonts w:ascii="Arial" w:hAnsi="Arial" w:cs="Arial"/>
                <w:i/>
                <w:iCs/>
              </w:rPr>
            </w:pPr>
            <w:r w:rsidRPr="00114EDD">
              <w:rPr>
                <w:rFonts w:ascii="Arial" w:hAnsi="Arial" w:cs="Arial"/>
                <w:i/>
                <w:iCs/>
              </w:rPr>
              <w:t>A2: 75% ≥ p &gt; 50%</w:t>
            </w:r>
          </w:p>
          <w:p w14:paraId="74FDFEE5" w14:textId="77777777" w:rsidR="00E720E8" w:rsidRPr="00114EDD" w:rsidRDefault="00E720E8" w:rsidP="00E720E8">
            <w:pPr>
              <w:rPr>
                <w:rFonts w:ascii="Arial" w:hAnsi="Arial" w:cs="Arial"/>
                <w:i/>
                <w:iCs/>
              </w:rPr>
            </w:pPr>
            <w:r w:rsidRPr="00114EDD">
              <w:rPr>
                <w:rFonts w:ascii="Arial" w:hAnsi="Arial" w:cs="Arial"/>
                <w:i/>
                <w:iCs/>
              </w:rPr>
              <w:t>A3: 50% ≥ p &gt; 25%</w:t>
            </w:r>
          </w:p>
          <w:p w14:paraId="4F288E1A" w14:textId="77777777" w:rsidR="00E720E8" w:rsidRPr="00114EDD" w:rsidRDefault="00E720E8" w:rsidP="00E720E8">
            <w:pPr>
              <w:rPr>
                <w:rFonts w:ascii="Arial" w:hAnsi="Arial" w:cs="Arial"/>
                <w:i/>
                <w:iCs/>
              </w:rPr>
            </w:pPr>
            <w:r w:rsidRPr="00114EDD">
              <w:rPr>
                <w:rFonts w:ascii="Arial" w:hAnsi="Arial" w:cs="Arial"/>
                <w:i/>
                <w:iCs/>
              </w:rPr>
              <w:t>A4: 25% ≥ p &gt; 15%</w:t>
            </w:r>
          </w:p>
          <w:p w14:paraId="61E05F79" w14:textId="77777777" w:rsidR="00E720E8" w:rsidRPr="00114EDD" w:rsidRDefault="00E720E8" w:rsidP="00E720E8">
            <w:pPr>
              <w:rPr>
                <w:rFonts w:ascii="Arial" w:hAnsi="Arial" w:cs="Arial"/>
                <w:i/>
                <w:iCs/>
              </w:rPr>
            </w:pPr>
            <w:r w:rsidRPr="00114EDD">
              <w:rPr>
                <w:rFonts w:ascii="Arial" w:hAnsi="Arial" w:cs="Arial"/>
                <w:i/>
                <w:iCs/>
              </w:rPr>
              <w:t>B: 15% ≥ p &gt; 2%</w:t>
            </w:r>
          </w:p>
          <w:p w14:paraId="77BB919A" w14:textId="77777777" w:rsidR="00E720E8" w:rsidRPr="00114EDD" w:rsidRDefault="00E720E8" w:rsidP="00E720E8">
            <w:pPr>
              <w:rPr>
                <w:rFonts w:ascii="Arial" w:hAnsi="Arial" w:cs="Arial"/>
                <w:i/>
                <w:iCs/>
              </w:rPr>
            </w:pPr>
            <w:r w:rsidRPr="00114EDD">
              <w:rPr>
                <w:rFonts w:ascii="Arial" w:hAnsi="Arial" w:cs="Arial"/>
                <w:i/>
                <w:iCs/>
              </w:rPr>
              <w:t>C: 2% ≥ p &gt; 0%</w:t>
            </w:r>
          </w:p>
          <w:p w14:paraId="71CDA951" w14:textId="77777777" w:rsidR="00E720E8" w:rsidRPr="005103FB" w:rsidRDefault="00E720E8" w:rsidP="00E720E8">
            <w:pPr>
              <w:rPr>
                <w:rFonts w:ascii="Arial" w:hAnsi="Arial" w:cs="Arial"/>
              </w:rPr>
            </w:pPr>
          </w:p>
          <w:p w14:paraId="79E589AD" w14:textId="77777777" w:rsidR="00E720E8" w:rsidRPr="00114EDD" w:rsidRDefault="00E720E8" w:rsidP="00E720E8">
            <w:pPr>
              <w:rPr>
                <w:rFonts w:ascii="Arial" w:hAnsi="Arial" w:cs="Arial"/>
                <w:i/>
                <w:iCs/>
                <w:lang w:val="en-GB"/>
              </w:rPr>
            </w:pPr>
            <w:r w:rsidRPr="00114EDD">
              <w:rPr>
                <w:rFonts w:ascii="Arial" w:hAnsi="Arial" w:cs="Arial"/>
                <w:i/>
                <w:iCs/>
                <w:lang w:val="en-GB"/>
              </w:rPr>
              <w:t xml:space="preserve">The total area covered by the habitat type within the national territory </w:t>
            </w:r>
            <w:r w:rsidRPr="00114EDD">
              <w:rPr>
                <w:rFonts w:ascii="Arial" w:hAnsi="Arial" w:cs="Arial"/>
                <w:b/>
                <w:bCs/>
                <w:i/>
                <w:iCs/>
                <w:lang w:val="en-GB"/>
              </w:rPr>
              <w:t xml:space="preserve">should correspond to the total surface area as reported under Article 17 </w:t>
            </w:r>
            <w:r w:rsidRPr="00114EDD">
              <w:rPr>
                <w:rFonts w:ascii="Arial" w:hAnsi="Arial" w:cs="Arial"/>
                <w:i/>
                <w:iCs/>
                <w:lang w:val="en-GB"/>
              </w:rPr>
              <w:t xml:space="preserve">of the Habitats Directive (i.e. the sum for all biogeographic regions). However, in case of improved knowledge or availability of </w:t>
            </w:r>
            <w:r w:rsidRPr="00114EDD">
              <w:rPr>
                <w:rFonts w:ascii="Arial" w:hAnsi="Arial" w:cs="Arial"/>
                <w:b/>
                <w:bCs/>
                <w:i/>
                <w:iCs/>
                <w:lang w:val="en-GB"/>
              </w:rPr>
              <w:t>more accurate data than used for the Article 17 reporting,</w:t>
            </w:r>
            <w:r w:rsidRPr="00114EDD">
              <w:rPr>
                <w:rFonts w:ascii="Arial" w:hAnsi="Arial" w:cs="Arial"/>
                <w:i/>
                <w:iCs/>
                <w:lang w:val="en-GB"/>
              </w:rPr>
              <w:t xml:space="preserve"> the percentage </w:t>
            </w:r>
            <w:r w:rsidRPr="00114EDD">
              <w:rPr>
                <w:rFonts w:ascii="Arial" w:hAnsi="Arial" w:cs="Arial"/>
                <w:i/>
                <w:iCs/>
                <w:lang w:val="en-GB"/>
              </w:rPr>
              <w:lastRenderedPageBreak/>
              <w:t>should be calculated based on best information available for the total area.</w:t>
            </w:r>
          </w:p>
        </w:tc>
        <w:tc>
          <w:tcPr>
            <w:tcW w:w="290" w:type="pct"/>
            <w:shd w:val="clear" w:color="auto" w:fill="auto"/>
          </w:tcPr>
          <w:p w14:paraId="75DF986C" w14:textId="439E0F03" w:rsidR="00E720E8" w:rsidRPr="005103FB" w:rsidRDefault="00E720E8" w:rsidP="00E720E8">
            <w:pPr>
              <w:rPr>
                <w:rFonts w:ascii="Arial" w:hAnsi="Arial" w:cs="Arial"/>
              </w:rPr>
            </w:pPr>
          </w:p>
        </w:tc>
        <w:tc>
          <w:tcPr>
            <w:tcW w:w="742" w:type="pct"/>
            <w:shd w:val="clear" w:color="auto" w:fill="auto"/>
          </w:tcPr>
          <w:p w14:paraId="5E942710" w14:textId="77777777" w:rsidR="00E720E8" w:rsidRDefault="00E720E8" w:rsidP="00E720E8">
            <w:pPr>
              <w:rPr>
                <w:ins w:id="22" w:author="Jonáš Gaigr2" w:date="2022-09-30T12:28:00Z"/>
                <w:rFonts w:ascii="Arial" w:hAnsi="Arial" w:cs="Arial"/>
                <w:color w:val="808080" w:themeColor="background1" w:themeShade="80"/>
              </w:rPr>
            </w:pPr>
            <w:r w:rsidRPr="00E720E8">
              <w:rPr>
                <w:rFonts w:ascii="Arial" w:hAnsi="Arial" w:cs="Arial"/>
                <w:color w:val="808080" w:themeColor="background1" w:themeShade="80"/>
              </w:rPr>
              <w:t>Nebude obsahem TAČR a ani není nezbytné pro hodnocení na lokalitě.</w:t>
            </w:r>
            <w:r>
              <w:rPr>
                <w:rFonts w:ascii="Arial" w:hAnsi="Arial" w:cs="Arial"/>
                <w:color w:val="808080" w:themeColor="background1" w:themeShade="80"/>
              </w:rPr>
              <w:t xml:space="preserve"> Budeme muset vypočítat zvlášť.</w:t>
            </w:r>
          </w:p>
          <w:p w14:paraId="73408B22" w14:textId="77777777" w:rsidR="00DE546E" w:rsidRDefault="00DE546E" w:rsidP="00E720E8">
            <w:pPr>
              <w:rPr>
                <w:ins w:id="23" w:author="Jonáš Gaigr2" w:date="2022-09-30T12:28:00Z"/>
                <w:rFonts w:ascii="Arial" w:hAnsi="Arial" w:cs="Arial"/>
                <w:color w:val="808080" w:themeColor="background1" w:themeShade="80"/>
              </w:rPr>
            </w:pPr>
          </w:p>
          <w:p w14:paraId="1DE75AB4" w14:textId="0422908B" w:rsidR="00DE546E" w:rsidRPr="005103FB" w:rsidRDefault="00DE546E" w:rsidP="00E720E8">
            <w:pPr>
              <w:rPr>
                <w:rFonts w:ascii="Arial" w:hAnsi="Arial" w:cs="Arial"/>
              </w:rPr>
            </w:pPr>
            <w:ins w:id="24" w:author="Jonáš Gaigr2" w:date="2022-09-30T12:28:00Z">
              <w:r>
                <w:rPr>
                  <w:rFonts w:ascii="Arial" w:hAnsi="Arial" w:cs="Arial"/>
                  <w:color w:val="808080" w:themeColor="background1" w:themeShade="80"/>
                </w:rPr>
                <w:t>Dopočítáno.</w:t>
              </w:r>
            </w:ins>
          </w:p>
        </w:tc>
        <w:tc>
          <w:tcPr>
            <w:tcW w:w="354" w:type="pct"/>
            <w:shd w:val="clear" w:color="auto" w:fill="E7E6E6" w:themeFill="background2"/>
          </w:tcPr>
          <w:p w14:paraId="4F8F5B6B" w14:textId="77777777" w:rsidR="00E720E8" w:rsidRPr="005103FB" w:rsidRDefault="00E720E8" w:rsidP="00E720E8">
            <w:pPr>
              <w:rPr>
                <w:rFonts w:ascii="Arial" w:hAnsi="Arial" w:cs="Arial"/>
              </w:rPr>
            </w:pPr>
            <w:proofErr w:type="spellStart"/>
            <w:r w:rsidRPr="00D349BB">
              <w:rPr>
                <w:rFonts w:ascii="Arial" w:hAnsi="Arial" w:cs="Arial"/>
              </w:rPr>
              <w:t>Surface</w:t>
            </w:r>
            <w:proofErr w:type="spellEnd"/>
            <w:r w:rsidRPr="00D349BB">
              <w:rPr>
                <w:rFonts w:ascii="Arial" w:hAnsi="Arial" w:cs="Arial"/>
              </w:rPr>
              <w:t xml:space="preserve"> area </w:t>
            </w:r>
            <w:proofErr w:type="spellStart"/>
            <w:r w:rsidRPr="00D349BB">
              <w:rPr>
                <w:rFonts w:ascii="Arial" w:hAnsi="Arial" w:cs="Arial"/>
              </w:rPr>
              <w:t>of</w:t>
            </w:r>
            <w:proofErr w:type="spellEnd"/>
            <w:r>
              <w:rPr>
                <w:rFonts w:ascii="Arial" w:hAnsi="Arial" w:cs="Arial"/>
              </w:rPr>
              <w:t xml:space="preserve"> </w:t>
            </w:r>
            <w:proofErr w:type="spellStart"/>
            <w:r w:rsidRPr="00D349BB">
              <w:rPr>
                <w:rFonts w:ascii="Arial" w:hAnsi="Arial" w:cs="Arial"/>
              </w:rPr>
              <w:t>the</w:t>
            </w:r>
            <w:proofErr w:type="spellEnd"/>
            <w:r w:rsidRPr="00D349BB">
              <w:rPr>
                <w:rFonts w:ascii="Arial" w:hAnsi="Arial" w:cs="Arial"/>
              </w:rPr>
              <w:t xml:space="preserve"> habitat</w:t>
            </w:r>
            <w:r>
              <w:rPr>
                <w:rFonts w:ascii="Arial" w:hAnsi="Arial" w:cs="Arial"/>
              </w:rPr>
              <w:t xml:space="preserve"> </w:t>
            </w:r>
            <w:r w:rsidRPr="00D349BB">
              <w:rPr>
                <w:rFonts w:ascii="Arial" w:hAnsi="Arial" w:cs="Arial"/>
              </w:rPr>
              <w:t xml:space="preserve">type </w:t>
            </w:r>
            <w:proofErr w:type="spellStart"/>
            <w:r w:rsidRPr="00D349BB">
              <w:rPr>
                <w:rFonts w:ascii="Arial" w:hAnsi="Arial" w:cs="Arial"/>
              </w:rPr>
              <w:t>inside</w:t>
            </w:r>
            <w:proofErr w:type="spellEnd"/>
            <w:r w:rsidRPr="00D349BB">
              <w:rPr>
                <w:rFonts w:ascii="Arial" w:hAnsi="Arial" w:cs="Arial"/>
              </w:rPr>
              <w:t xml:space="preserve"> </w:t>
            </w:r>
            <w:proofErr w:type="spellStart"/>
            <w:r w:rsidRPr="00D349BB">
              <w:rPr>
                <w:rFonts w:ascii="Arial" w:hAnsi="Arial" w:cs="Arial"/>
              </w:rPr>
              <w:t>the</w:t>
            </w:r>
            <w:proofErr w:type="spellEnd"/>
            <w:r>
              <w:rPr>
                <w:rFonts w:ascii="Arial" w:hAnsi="Arial" w:cs="Arial"/>
              </w:rPr>
              <w:t xml:space="preserve"> </w:t>
            </w:r>
            <w:proofErr w:type="spellStart"/>
            <w:r w:rsidRPr="00D349BB">
              <w:rPr>
                <w:rFonts w:ascii="Arial" w:hAnsi="Arial" w:cs="Arial"/>
              </w:rPr>
              <w:t>pSCIs</w:t>
            </w:r>
            <w:proofErr w:type="spellEnd"/>
            <w:r w:rsidRPr="00D349BB">
              <w:rPr>
                <w:rFonts w:ascii="Arial" w:hAnsi="Arial" w:cs="Arial"/>
              </w:rPr>
              <w:t xml:space="preserve">, </w:t>
            </w:r>
            <w:proofErr w:type="spellStart"/>
            <w:r w:rsidRPr="00D349BB">
              <w:rPr>
                <w:rFonts w:ascii="Arial" w:hAnsi="Arial" w:cs="Arial"/>
              </w:rPr>
              <w:t>SCIs</w:t>
            </w:r>
            <w:proofErr w:type="spellEnd"/>
            <w:r>
              <w:rPr>
                <w:rFonts w:ascii="Arial" w:hAnsi="Arial" w:cs="Arial"/>
              </w:rPr>
              <w:t xml:space="preserve"> </w:t>
            </w:r>
            <w:r w:rsidRPr="00D349BB">
              <w:rPr>
                <w:rFonts w:ascii="Arial" w:hAnsi="Arial" w:cs="Arial"/>
              </w:rPr>
              <w:t xml:space="preserve">and </w:t>
            </w:r>
            <w:proofErr w:type="spellStart"/>
            <w:r w:rsidRPr="00D349BB">
              <w:rPr>
                <w:rFonts w:ascii="Arial" w:hAnsi="Arial" w:cs="Arial"/>
              </w:rPr>
              <w:t>SACs</w:t>
            </w:r>
            <w:proofErr w:type="spellEnd"/>
            <w:r w:rsidRPr="00D349BB">
              <w:rPr>
                <w:rFonts w:ascii="Arial" w:hAnsi="Arial" w:cs="Arial"/>
              </w:rPr>
              <w:t xml:space="preserve"> network</w:t>
            </w:r>
          </w:p>
        </w:tc>
        <w:tc>
          <w:tcPr>
            <w:tcW w:w="1036" w:type="pct"/>
          </w:tcPr>
          <w:p w14:paraId="49B30245" w14:textId="77777777" w:rsidR="00E720E8" w:rsidRPr="00B56B69" w:rsidRDefault="00E720E8" w:rsidP="00E720E8">
            <w:pPr>
              <w:rPr>
                <w:rFonts w:ascii="Arial" w:hAnsi="Arial" w:cs="Arial"/>
                <w:i/>
                <w:iCs/>
              </w:rPr>
            </w:pPr>
            <w:r w:rsidRPr="00B56B69">
              <w:rPr>
                <w:rFonts w:ascii="Arial" w:hAnsi="Arial" w:cs="Arial"/>
                <w:i/>
                <w:iCs/>
              </w:rPr>
              <w:t xml:space="preserve">Minimum and maximum / Best single </w:t>
            </w:r>
            <w:proofErr w:type="spellStart"/>
            <w:r w:rsidRPr="00B56B69">
              <w:rPr>
                <w:rFonts w:ascii="Arial" w:hAnsi="Arial" w:cs="Arial"/>
                <w:i/>
                <w:iCs/>
              </w:rPr>
              <w:t>value</w:t>
            </w:r>
            <w:proofErr w:type="spellEnd"/>
          </w:p>
          <w:p w14:paraId="736AE835" w14:textId="77777777" w:rsidR="00E720E8" w:rsidRPr="00B56B69" w:rsidRDefault="00E720E8" w:rsidP="00E720E8">
            <w:pPr>
              <w:rPr>
                <w:rFonts w:ascii="Arial" w:hAnsi="Arial" w:cs="Arial"/>
                <w:i/>
                <w:iCs/>
              </w:rPr>
            </w:pPr>
          </w:p>
          <w:p w14:paraId="675B1C9B" w14:textId="3F65F176" w:rsidR="00E720E8" w:rsidRDefault="00E720E8" w:rsidP="00E720E8">
            <w:pPr>
              <w:rPr>
                <w:ins w:id="25" w:author="Jonáš Gaigr2" w:date="2022-09-30T09:33:00Z"/>
                <w:rFonts w:ascii="Arial" w:hAnsi="Arial" w:cs="Arial"/>
                <w:color w:val="FF0000"/>
              </w:rPr>
            </w:pPr>
            <w:r>
              <w:rPr>
                <w:rFonts w:ascii="Arial" w:hAnsi="Arial" w:cs="Arial"/>
              </w:rPr>
              <w:t xml:space="preserve">Používá se pro hodnocení dostatečnosti! </w:t>
            </w:r>
            <w:r w:rsidR="00B56B69" w:rsidRPr="00B56B69">
              <w:rPr>
                <w:rFonts w:ascii="Arial" w:hAnsi="Arial" w:cs="Arial"/>
                <w:color w:val="FF0000"/>
              </w:rPr>
              <w:t>Nepočítá se s W ani pasekami.</w:t>
            </w:r>
            <w:r w:rsidRPr="00B56B69">
              <w:rPr>
                <w:rFonts w:ascii="Arial" w:hAnsi="Arial" w:cs="Arial"/>
                <w:color w:val="FF0000"/>
              </w:rPr>
              <w:t xml:space="preserve"> </w:t>
            </w:r>
          </w:p>
          <w:p w14:paraId="4684847B" w14:textId="77777777" w:rsidR="00810188" w:rsidRDefault="00810188" w:rsidP="00E720E8">
            <w:pPr>
              <w:rPr>
                <w:ins w:id="26" w:author="Jonáš Gaigr2" w:date="2022-09-30T09:33:00Z"/>
                <w:rFonts w:ascii="Arial" w:hAnsi="Arial" w:cs="Arial"/>
              </w:rPr>
            </w:pPr>
          </w:p>
          <w:p w14:paraId="44ED224B" w14:textId="10812C13" w:rsidR="00563C50" w:rsidRDefault="00563C50" w:rsidP="00E720E8">
            <w:pPr>
              <w:rPr>
                <w:rFonts w:ascii="Arial" w:hAnsi="Arial" w:cs="Arial"/>
              </w:rPr>
            </w:pPr>
            <w:ins w:id="27" w:author="Jonáš Gaigr2" w:date="2022-09-30T09:33:00Z">
              <w:r>
                <w:rPr>
                  <w:rFonts w:ascii="Arial" w:hAnsi="Arial" w:cs="Arial"/>
                </w:rPr>
                <w:t>Přístup k pasekám navrhnut níže.</w:t>
              </w:r>
            </w:ins>
          </w:p>
          <w:p w14:paraId="2D65611E" w14:textId="77777777" w:rsidR="00E720E8" w:rsidRDefault="00E720E8" w:rsidP="00E720E8">
            <w:pPr>
              <w:rPr>
                <w:rFonts w:ascii="Arial" w:hAnsi="Arial" w:cs="Arial"/>
              </w:rPr>
            </w:pPr>
          </w:p>
          <w:p w14:paraId="707CE01F" w14:textId="0964DA8E" w:rsidR="006A1E79" w:rsidRDefault="00B56B69" w:rsidP="00E720E8">
            <w:pPr>
              <w:rPr>
                <w:rFonts w:ascii="Arial" w:hAnsi="Arial" w:cs="Arial"/>
                <w:szCs w:val="28"/>
              </w:rPr>
            </w:pPr>
            <w:r>
              <w:rPr>
                <w:rFonts w:ascii="Arial" w:hAnsi="Arial" w:cs="Arial"/>
                <w:szCs w:val="28"/>
              </w:rPr>
              <w:t xml:space="preserve">2013: </w:t>
            </w:r>
            <w:r w:rsidR="00E720E8" w:rsidRPr="00306BCF">
              <w:rPr>
                <w:rFonts w:ascii="Arial" w:hAnsi="Arial" w:cs="Arial"/>
                <w:szCs w:val="28"/>
              </w:rPr>
              <w:t>Pro každý habitat bylo počítáno pouze s těmi EVL, v nichž je daný habitat předmětem ochrany.</w:t>
            </w:r>
          </w:p>
          <w:p w14:paraId="4499E464" w14:textId="0EE0F162" w:rsidR="00B56B69" w:rsidRDefault="00B56B69" w:rsidP="00E720E8">
            <w:pPr>
              <w:rPr>
                <w:rFonts w:ascii="Arial" w:hAnsi="Arial" w:cs="Arial"/>
                <w:szCs w:val="28"/>
              </w:rPr>
            </w:pPr>
            <w:r>
              <w:rPr>
                <w:rFonts w:ascii="Arial" w:hAnsi="Arial" w:cs="Arial"/>
                <w:szCs w:val="28"/>
              </w:rPr>
              <w:t>2019: Celková rozloha habitatu, která je pokryta soustavou Natura 2000.</w:t>
            </w:r>
          </w:p>
          <w:p w14:paraId="6698FFCF" w14:textId="77777777" w:rsidR="006A1E79" w:rsidRDefault="006A1E79" w:rsidP="00E720E8">
            <w:pPr>
              <w:rPr>
                <w:rFonts w:ascii="Arial" w:hAnsi="Arial" w:cs="Arial"/>
                <w:szCs w:val="28"/>
              </w:rPr>
            </w:pPr>
          </w:p>
          <w:p w14:paraId="47AFEED4" w14:textId="31D9E2DC" w:rsidR="006A1E79" w:rsidRPr="006A1E79" w:rsidRDefault="006A1E79" w:rsidP="00E720E8">
            <w:pPr>
              <w:rPr>
                <w:rFonts w:ascii="Arial" w:hAnsi="Arial" w:cs="Arial"/>
                <w:color w:val="FF0000"/>
                <w:szCs w:val="28"/>
              </w:rPr>
            </w:pPr>
            <w:r w:rsidRPr="006A1E79">
              <w:rPr>
                <w:rFonts w:ascii="Arial" w:hAnsi="Arial" w:cs="Arial"/>
                <w:color w:val="FF0000"/>
                <w:szCs w:val="28"/>
              </w:rPr>
              <w:t>Vyjasnit výpočet.</w:t>
            </w:r>
          </w:p>
          <w:p w14:paraId="254B8A93" w14:textId="0C449026" w:rsidR="006A1E79" w:rsidRPr="005103FB" w:rsidRDefault="006A1E79" w:rsidP="00E720E8">
            <w:pPr>
              <w:rPr>
                <w:rFonts w:ascii="Arial" w:hAnsi="Arial" w:cs="Arial"/>
              </w:rPr>
            </w:pPr>
          </w:p>
        </w:tc>
      </w:tr>
      <w:tr w:rsidR="003866E7" w:rsidRPr="005103FB" w14:paraId="03A828F3" w14:textId="77777777" w:rsidTr="00607161">
        <w:tc>
          <w:tcPr>
            <w:tcW w:w="287" w:type="pct"/>
            <w:shd w:val="clear" w:color="auto" w:fill="auto"/>
          </w:tcPr>
          <w:p w14:paraId="25C10590" w14:textId="77777777" w:rsidR="00E720E8" w:rsidRPr="005103FB" w:rsidRDefault="00E720E8" w:rsidP="00E720E8">
            <w:pPr>
              <w:rPr>
                <w:rFonts w:ascii="Arial" w:hAnsi="Arial" w:cs="Arial"/>
              </w:rPr>
            </w:pPr>
          </w:p>
        </w:tc>
        <w:tc>
          <w:tcPr>
            <w:tcW w:w="1051" w:type="pct"/>
          </w:tcPr>
          <w:p w14:paraId="78FF2214" w14:textId="77777777" w:rsidR="00E720E8" w:rsidRPr="005103FB" w:rsidRDefault="00E720E8" w:rsidP="00E720E8">
            <w:pPr>
              <w:rPr>
                <w:rFonts w:ascii="Arial" w:hAnsi="Arial" w:cs="Arial"/>
              </w:rPr>
            </w:pPr>
          </w:p>
        </w:tc>
        <w:tc>
          <w:tcPr>
            <w:tcW w:w="287" w:type="pct"/>
            <w:shd w:val="clear" w:color="auto" w:fill="E7E6E6" w:themeFill="background2"/>
          </w:tcPr>
          <w:p w14:paraId="6ECB3F04" w14:textId="77777777" w:rsidR="00E720E8" w:rsidRPr="005103FB" w:rsidRDefault="00E720E8" w:rsidP="00E720E8">
            <w:pPr>
              <w:rPr>
                <w:rFonts w:ascii="Arial" w:hAnsi="Arial" w:cs="Arial"/>
              </w:rPr>
            </w:pPr>
            <w:proofErr w:type="spellStart"/>
            <w:r w:rsidRPr="005103FB">
              <w:rPr>
                <w:rFonts w:ascii="Arial" w:hAnsi="Arial" w:cs="Arial"/>
              </w:rPr>
              <w:t>Significance</w:t>
            </w:r>
            <w:proofErr w:type="spellEnd"/>
          </w:p>
        </w:tc>
        <w:tc>
          <w:tcPr>
            <w:tcW w:w="952" w:type="pct"/>
          </w:tcPr>
          <w:p w14:paraId="063D7012" w14:textId="1FA65547" w:rsidR="00E720E8" w:rsidRDefault="00E720E8" w:rsidP="00E720E8">
            <w:pPr>
              <w:rPr>
                <w:rFonts w:ascii="Arial" w:hAnsi="Arial" w:cs="Arial"/>
              </w:rPr>
            </w:pPr>
            <w:r>
              <w:rPr>
                <w:rFonts w:ascii="Arial" w:hAnsi="Arial" w:cs="Arial"/>
              </w:rPr>
              <w:t xml:space="preserve">V rámci SDF budeme muset nově uvádět i stanoviště (a druhy z přílohy II HD), které nejsou </w:t>
            </w:r>
            <w:proofErr w:type="spellStart"/>
            <w:r>
              <w:rPr>
                <w:rFonts w:ascii="Arial" w:hAnsi="Arial" w:cs="Arial"/>
              </w:rPr>
              <w:t>PřO</w:t>
            </w:r>
            <w:proofErr w:type="spellEnd"/>
            <w:r>
              <w:rPr>
                <w:rFonts w:ascii="Arial" w:hAnsi="Arial" w:cs="Arial"/>
              </w:rPr>
              <w:t>. Označíme je jako „non-</w:t>
            </w:r>
            <w:proofErr w:type="spellStart"/>
            <w:r>
              <w:rPr>
                <w:rFonts w:ascii="Arial" w:hAnsi="Arial" w:cs="Arial"/>
              </w:rPr>
              <w:t>significant</w:t>
            </w:r>
            <w:proofErr w:type="spellEnd"/>
            <w:r>
              <w:rPr>
                <w:rFonts w:ascii="Arial" w:hAnsi="Arial" w:cs="Arial"/>
              </w:rPr>
              <w:t>“ – pro ty se nemusí stanovit cíle a opatření ochrany a neuvádí se další parametry, pouze rozloha /početnost.</w:t>
            </w:r>
          </w:p>
          <w:p w14:paraId="7E012080" w14:textId="77777777" w:rsidR="00E720E8" w:rsidRDefault="00E720E8" w:rsidP="00E720E8">
            <w:pPr>
              <w:rPr>
                <w:rFonts w:ascii="Arial" w:hAnsi="Arial" w:cs="Arial"/>
              </w:rPr>
            </w:pPr>
          </w:p>
          <w:p w14:paraId="0C48D706" w14:textId="63FA3255" w:rsidR="00E720E8" w:rsidRDefault="00E720E8" w:rsidP="00E720E8">
            <w:pPr>
              <w:rPr>
                <w:sz w:val="23"/>
                <w:szCs w:val="23"/>
              </w:rPr>
            </w:pPr>
            <w:r>
              <w:rPr>
                <w:rFonts w:ascii="Arial" w:hAnsi="Arial" w:cs="Arial"/>
              </w:rPr>
              <w:t xml:space="preserve">Problém je se současnou definicí </w:t>
            </w:r>
            <w:proofErr w:type="spellStart"/>
            <w:r>
              <w:rPr>
                <w:rFonts w:ascii="Arial" w:hAnsi="Arial" w:cs="Arial"/>
              </w:rPr>
              <w:t>signifikantnosti</w:t>
            </w:r>
            <w:proofErr w:type="spellEnd"/>
            <w:r>
              <w:rPr>
                <w:rFonts w:ascii="Arial" w:hAnsi="Arial" w:cs="Arial"/>
              </w:rPr>
              <w:t xml:space="preserve">, která neodpovídá naším </w:t>
            </w:r>
            <w:proofErr w:type="spellStart"/>
            <w:r>
              <w:rPr>
                <w:rFonts w:ascii="Arial" w:hAnsi="Arial" w:cs="Arial"/>
              </w:rPr>
              <w:t>PřO</w:t>
            </w:r>
            <w:proofErr w:type="spellEnd"/>
            <w:r>
              <w:rPr>
                <w:rFonts w:ascii="Arial" w:hAnsi="Arial" w:cs="Arial"/>
              </w:rPr>
              <w:t xml:space="preserve"> a znamenalo by to doplnění stovek </w:t>
            </w:r>
            <w:proofErr w:type="spellStart"/>
            <w:r>
              <w:rPr>
                <w:rFonts w:ascii="Arial" w:hAnsi="Arial" w:cs="Arial"/>
              </w:rPr>
              <w:t>PřO</w:t>
            </w:r>
            <w:proofErr w:type="spellEnd"/>
            <w:r>
              <w:rPr>
                <w:rFonts w:ascii="Arial" w:hAnsi="Arial" w:cs="Arial"/>
              </w:rPr>
              <w:t xml:space="preserve"> do EVL. </w:t>
            </w:r>
            <w:r>
              <w:rPr>
                <w:sz w:val="23"/>
                <w:szCs w:val="23"/>
              </w:rPr>
              <w:t xml:space="preserve"> </w:t>
            </w:r>
          </w:p>
          <w:p w14:paraId="616DB2DB" w14:textId="77777777" w:rsidR="00E720E8" w:rsidRDefault="00E720E8" w:rsidP="00E720E8">
            <w:pPr>
              <w:rPr>
                <w:sz w:val="23"/>
                <w:szCs w:val="23"/>
              </w:rPr>
            </w:pPr>
          </w:p>
          <w:p w14:paraId="487365CF" w14:textId="77777777" w:rsidR="00E720E8" w:rsidRPr="007A4D79" w:rsidRDefault="00E720E8" w:rsidP="00E720E8">
            <w:pPr>
              <w:rPr>
                <w:rFonts w:ascii="Arial" w:hAnsi="Arial" w:cs="Arial"/>
                <w:i/>
                <w:iCs/>
                <w:lang w:val="en-GB"/>
              </w:rPr>
            </w:pPr>
            <w:r w:rsidRPr="007A4D79">
              <w:rPr>
                <w:rFonts w:ascii="Arial" w:hAnsi="Arial" w:cs="Arial"/>
                <w:i/>
                <w:iCs/>
                <w:sz w:val="20"/>
                <w:szCs w:val="20"/>
                <w:lang w:val="en-GB"/>
              </w:rPr>
              <w:t>The presence of an Annex I habitat can be indicated as non-significant when the habitat area in the site is small and due to its small size is unable to fulfil the ecological functions of the habitat type and lacks structural components as well as its characteristic/typical species composition.</w:t>
            </w:r>
          </w:p>
        </w:tc>
        <w:tc>
          <w:tcPr>
            <w:tcW w:w="290" w:type="pct"/>
            <w:shd w:val="clear" w:color="auto" w:fill="auto"/>
          </w:tcPr>
          <w:p w14:paraId="0E157F68" w14:textId="29E5A8B4" w:rsidR="00E720E8" w:rsidRPr="005103FB" w:rsidRDefault="00E720E8" w:rsidP="00E720E8">
            <w:pPr>
              <w:rPr>
                <w:rFonts w:ascii="Arial" w:hAnsi="Arial" w:cs="Arial"/>
              </w:rPr>
            </w:pPr>
          </w:p>
        </w:tc>
        <w:tc>
          <w:tcPr>
            <w:tcW w:w="742" w:type="pct"/>
            <w:shd w:val="clear" w:color="auto" w:fill="auto"/>
          </w:tcPr>
          <w:p w14:paraId="69C57E03" w14:textId="708B2500" w:rsidR="00E720E8" w:rsidRPr="005103FB" w:rsidRDefault="008C2445" w:rsidP="00E720E8">
            <w:pPr>
              <w:rPr>
                <w:rFonts w:ascii="Arial" w:hAnsi="Arial" w:cs="Arial"/>
              </w:rPr>
            </w:pPr>
            <w:r>
              <w:rPr>
                <w:rFonts w:ascii="Arial" w:hAnsi="Arial" w:cs="Arial"/>
                <w:color w:val="A6A6A6" w:themeColor="background1" w:themeShade="A6"/>
              </w:rPr>
              <w:t>N</w:t>
            </w:r>
            <w:r w:rsidR="00E720E8" w:rsidRPr="00E720E8">
              <w:rPr>
                <w:rFonts w:ascii="Arial" w:hAnsi="Arial" w:cs="Arial"/>
                <w:color w:val="A6A6A6" w:themeColor="background1" w:themeShade="A6"/>
              </w:rPr>
              <w:t>ení třeba</w:t>
            </w:r>
            <w:r w:rsidR="00E720E8">
              <w:rPr>
                <w:rFonts w:ascii="Arial" w:hAnsi="Arial" w:cs="Arial"/>
                <w:color w:val="A6A6A6" w:themeColor="background1" w:themeShade="A6"/>
              </w:rPr>
              <w:t xml:space="preserve">, TAČR se zabývá pouze </w:t>
            </w:r>
            <w:proofErr w:type="spellStart"/>
            <w:r w:rsidR="00E720E8">
              <w:rPr>
                <w:rFonts w:ascii="Arial" w:hAnsi="Arial" w:cs="Arial"/>
                <w:color w:val="A6A6A6" w:themeColor="background1" w:themeShade="A6"/>
              </w:rPr>
              <w:t>PřO</w:t>
            </w:r>
            <w:proofErr w:type="spellEnd"/>
            <w:r w:rsidR="00E720E8">
              <w:rPr>
                <w:rFonts w:ascii="Arial" w:hAnsi="Arial" w:cs="Arial"/>
                <w:color w:val="A6A6A6" w:themeColor="background1" w:themeShade="A6"/>
              </w:rPr>
              <w:t xml:space="preserve">. </w:t>
            </w:r>
          </w:p>
        </w:tc>
        <w:tc>
          <w:tcPr>
            <w:tcW w:w="354" w:type="pct"/>
            <w:shd w:val="clear" w:color="auto" w:fill="FFFFFF" w:themeFill="background1"/>
          </w:tcPr>
          <w:p w14:paraId="588032FF" w14:textId="77777777" w:rsidR="00E720E8" w:rsidRPr="005103FB" w:rsidRDefault="00E720E8" w:rsidP="00E720E8">
            <w:pPr>
              <w:rPr>
                <w:rFonts w:ascii="Arial" w:hAnsi="Arial" w:cs="Arial"/>
              </w:rPr>
            </w:pPr>
          </w:p>
        </w:tc>
        <w:tc>
          <w:tcPr>
            <w:tcW w:w="1036" w:type="pct"/>
          </w:tcPr>
          <w:p w14:paraId="49314EC8" w14:textId="77777777" w:rsidR="00E720E8" w:rsidRPr="005103FB" w:rsidRDefault="00E720E8" w:rsidP="00E720E8">
            <w:pPr>
              <w:rPr>
                <w:rFonts w:ascii="Arial" w:hAnsi="Arial" w:cs="Arial"/>
              </w:rPr>
            </w:pPr>
          </w:p>
        </w:tc>
      </w:tr>
      <w:tr w:rsidR="003866E7" w:rsidRPr="005103FB" w14:paraId="007AD3FF" w14:textId="77777777" w:rsidTr="00607161">
        <w:tc>
          <w:tcPr>
            <w:tcW w:w="287" w:type="pct"/>
            <w:shd w:val="clear" w:color="auto" w:fill="E7E6E6" w:themeFill="background2"/>
          </w:tcPr>
          <w:p w14:paraId="6537A108" w14:textId="77777777" w:rsidR="00E720E8" w:rsidRPr="005103FB" w:rsidRDefault="00E720E8" w:rsidP="00E720E8">
            <w:pPr>
              <w:rPr>
                <w:rFonts w:ascii="Arial" w:hAnsi="Arial" w:cs="Arial"/>
              </w:rPr>
            </w:pPr>
            <w:proofErr w:type="spellStart"/>
            <w:r w:rsidRPr="005103FB">
              <w:rPr>
                <w:rFonts w:ascii="Arial" w:hAnsi="Arial" w:cs="Arial"/>
              </w:rPr>
              <w:t>Representativity</w:t>
            </w:r>
            <w:proofErr w:type="spellEnd"/>
          </w:p>
        </w:tc>
        <w:tc>
          <w:tcPr>
            <w:tcW w:w="1051" w:type="pct"/>
          </w:tcPr>
          <w:p w14:paraId="222996EF" w14:textId="4980B54D" w:rsidR="00E720E8" w:rsidRPr="005103FB" w:rsidRDefault="00E720E8" w:rsidP="00E720E8">
            <w:pPr>
              <w:rPr>
                <w:rFonts w:ascii="Arial" w:hAnsi="Arial" w:cs="Arial"/>
              </w:rPr>
            </w:pPr>
            <w:r w:rsidRPr="005103FB">
              <w:rPr>
                <w:rFonts w:ascii="Arial" w:hAnsi="Arial" w:cs="Arial"/>
              </w:rPr>
              <w:t>Spočítáme na základě hodnot z aktualizac</w:t>
            </w:r>
            <w:r>
              <w:rPr>
                <w:rFonts w:ascii="Arial" w:hAnsi="Arial" w:cs="Arial"/>
              </w:rPr>
              <w:t>e</w:t>
            </w:r>
            <w:r w:rsidRPr="005103FB">
              <w:rPr>
                <w:rFonts w:ascii="Arial" w:hAnsi="Arial" w:cs="Arial"/>
              </w:rPr>
              <w:t xml:space="preserve"> mapování biotopů</w:t>
            </w:r>
            <w:r>
              <w:rPr>
                <w:rFonts w:ascii="Arial" w:hAnsi="Arial" w:cs="Arial"/>
              </w:rPr>
              <w:t xml:space="preserve"> – matrix </w:t>
            </w:r>
            <w:r w:rsidRPr="005103FB">
              <w:rPr>
                <w:rFonts w:ascii="Arial" w:hAnsi="Arial" w:cs="Arial"/>
              </w:rPr>
              <w:t xml:space="preserve">reprezentativnosti (RB) a typických druhů (TD). Spočítá </w:t>
            </w:r>
            <w:r w:rsidRPr="005103FB">
              <w:rPr>
                <w:rFonts w:ascii="Arial" w:hAnsi="Arial" w:cs="Arial"/>
              </w:rPr>
              <w:lastRenderedPageBreak/>
              <w:t>se vážený průměr. Paseky mají stupeň D.</w:t>
            </w:r>
          </w:p>
          <w:p w14:paraId="240D8399" w14:textId="77777777" w:rsidR="00E720E8" w:rsidRPr="005103FB" w:rsidRDefault="00E720E8" w:rsidP="00E720E8">
            <w:pPr>
              <w:rPr>
                <w:rFonts w:ascii="Arial" w:hAnsi="Arial" w:cs="Arial"/>
              </w:rPr>
            </w:pPr>
          </w:p>
          <w:p w14:paraId="357E4805" w14:textId="77777777" w:rsidR="00E720E8" w:rsidRPr="00A5775D" w:rsidRDefault="00E720E8" w:rsidP="00E720E8">
            <w:pPr>
              <w:rPr>
                <w:rFonts w:ascii="Arial" w:hAnsi="Arial" w:cs="Arial"/>
                <w:i/>
                <w:iCs/>
              </w:rPr>
            </w:pPr>
            <w:r w:rsidRPr="00A5775D">
              <w:rPr>
                <w:rFonts w:ascii="Arial" w:hAnsi="Arial" w:cs="Arial"/>
                <w:i/>
                <w:iCs/>
              </w:rPr>
              <w:t xml:space="preserve">A: </w:t>
            </w:r>
            <w:proofErr w:type="spellStart"/>
            <w:r w:rsidRPr="00A5775D">
              <w:rPr>
                <w:rFonts w:ascii="Arial" w:hAnsi="Arial" w:cs="Arial"/>
                <w:i/>
                <w:iCs/>
              </w:rPr>
              <w:t>excellent</w:t>
            </w:r>
            <w:proofErr w:type="spellEnd"/>
          </w:p>
          <w:p w14:paraId="489DAD93" w14:textId="77777777" w:rsidR="00E720E8" w:rsidRPr="00A5775D" w:rsidRDefault="00E720E8" w:rsidP="00E720E8">
            <w:pPr>
              <w:rPr>
                <w:rFonts w:ascii="Arial" w:hAnsi="Arial" w:cs="Arial"/>
                <w:i/>
                <w:iCs/>
              </w:rPr>
            </w:pPr>
            <w:r w:rsidRPr="00A5775D">
              <w:rPr>
                <w:rFonts w:ascii="Arial" w:hAnsi="Arial" w:cs="Arial"/>
                <w:i/>
                <w:iCs/>
              </w:rPr>
              <w:t xml:space="preserve">B: </w:t>
            </w:r>
            <w:proofErr w:type="spellStart"/>
            <w:r w:rsidRPr="00A5775D">
              <w:rPr>
                <w:rFonts w:ascii="Arial" w:hAnsi="Arial" w:cs="Arial"/>
                <w:i/>
                <w:iCs/>
              </w:rPr>
              <w:t>good</w:t>
            </w:r>
            <w:proofErr w:type="spellEnd"/>
          </w:p>
          <w:p w14:paraId="6418BE5C" w14:textId="77777777" w:rsidR="00E720E8" w:rsidRPr="00A5775D" w:rsidRDefault="00E720E8" w:rsidP="00E720E8">
            <w:pPr>
              <w:rPr>
                <w:rFonts w:ascii="Arial" w:hAnsi="Arial" w:cs="Arial"/>
                <w:i/>
                <w:iCs/>
              </w:rPr>
            </w:pPr>
            <w:r w:rsidRPr="00A5775D">
              <w:rPr>
                <w:rFonts w:ascii="Arial" w:hAnsi="Arial" w:cs="Arial"/>
                <w:i/>
                <w:iCs/>
              </w:rPr>
              <w:t xml:space="preserve">C: </w:t>
            </w:r>
            <w:proofErr w:type="spellStart"/>
            <w:r w:rsidRPr="00A5775D">
              <w:rPr>
                <w:rFonts w:ascii="Arial" w:hAnsi="Arial" w:cs="Arial"/>
                <w:i/>
                <w:iCs/>
              </w:rPr>
              <w:t>significant</w:t>
            </w:r>
            <w:proofErr w:type="spellEnd"/>
          </w:p>
          <w:p w14:paraId="244BC716" w14:textId="62ABC58D" w:rsidR="00E720E8" w:rsidRPr="005103FB" w:rsidRDefault="00E720E8" w:rsidP="00E720E8">
            <w:pPr>
              <w:rPr>
                <w:rFonts w:ascii="Arial" w:hAnsi="Arial" w:cs="Arial"/>
              </w:rPr>
            </w:pPr>
            <w:r w:rsidRPr="00A5775D">
              <w:rPr>
                <w:rFonts w:ascii="Arial" w:hAnsi="Arial" w:cs="Arial"/>
                <w:i/>
                <w:iCs/>
              </w:rPr>
              <w:t xml:space="preserve">D: non </w:t>
            </w:r>
            <w:proofErr w:type="spellStart"/>
            <w:r w:rsidRPr="00A5775D">
              <w:rPr>
                <w:rFonts w:ascii="Arial" w:hAnsi="Arial" w:cs="Arial"/>
                <w:i/>
                <w:iCs/>
              </w:rPr>
              <w:t>significant</w:t>
            </w:r>
            <w:proofErr w:type="spellEnd"/>
            <w:r w:rsidRPr="00A5775D">
              <w:rPr>
                <w:rFonts w:ascii="Arial" w:hAnsi="Arial" w:cs="Arial"/>
                <w:i/>
                <w:iCs/>
              </w:rPr>
              <w:t xml:space="preserve"> </w:t>
            </w:r>
            <w:r w:rsidRPr="005103FB">
              <w:rPr>
                <w:rFonts w:ascii="Arial" w:hAnsi="Arial" w:cs="Arial"/>
              </w:rPr>
              <w:t xml:space="preserve">(nepoužíváme, </w:t>
            </w:r>
            <w:proofErr w:type="spellStart"/>
            <w:r w:rsidRPr="005103FB">
              <w:rPr>
                <w:rFonts w:ascii="Arial" w:hAnsi="Arial" w:cs="Arial"/>
              </w:rPr>
              <w:t>tzv</w:t>
            </w:r>
            <w:proofErr w:type="spellEnd"/>
            <w:r w:rsidRPr="005103FB">
              <w:rPr>
                <w:rFonts w:ascii="Arial" w:hAnsi="Arial" w:cs="Arial"/>
              </w:rPr>
              <w:t xml:space="preserve"> „D-</w:t>
            </w:r>
            <w:proofErr w:type="spellStart"/>
            <w:r w:rsidRPr="005103FB">
              <w:rPr>
                <w:rFonts w:ascii="Arial" w:hAnsi="Arial" w:cs="Arial"/>
              </w:rPr>
              <w:t>feature</w:t>
            </w:r>
            <w:proofErr w:type="spellEnd"/>
            <w:r w:rsidRPr="005103FB">
              <w:rPr>
                <w:rFonts w:ascii="Arial" w:hAnsi="Arial" w:cs="Arial"/>
              </w:rPr>
              <w:t>“ je v našem pojetí chápan jako „ne-předmět ochrany“, oprava manuální na C).</w:t>
            </w:r>
          </w:p>
          <w:p w14:paraId="0A214D8B" w14:textId="77777777" w:rsidR="00E720E8" w:rsidRPr="005103FB" w:rsidRDefault="00E720E8" w:rsidP="00E720E8">
            <w:pPr>
              <w:rPr>
                <w:rFonts w:ascii="Arial" w:hAnsi="Arial" w:cs="Arial"/>
              </w:rPr>
            </w:pPr>
          </w:p>
          <w:p w14:paraId="3AA889F7" w14:textId="204CD9A7" w:rsidR="00E720E8" w:rsidRPr="00491D76" w:rsidRDefault="00E720E8" w:rsidP="00E720E8">
            <w:pPr>
              <w:rPr>
                <w:rFonts w:ascii="Arial" w:hAnsi="Arial" w:cs="Arial"/>
                <w:b/>
                <w:lang w:val="en-GB"/>
              </w:rPr>
            </w:pPr>
            <w:r w:rsidRPr="00491D76">
              <w:rPr>
                <w:rFonts w:ascii="Arial" w:hAnsi="Arial" w:cs="Arial"/>
                <w:i/>
                <w:sz w:val="20"/>
                <w:szCs w:val="20"/>
                <w:lang w:val="en-GB"/>
              </w:rPr>
              <w:t xml:space="preserve">Criterion should be linked to the interpretation manual of Annex I habitat types since this manual provides a definition, an indication of characteristic species and other relevant elements. </w:t>
            </w:r>
            <w:r w:rsidRPr="00491D76">
              <w:rPr>
                <w:rFonts w:ascii="Arial" w:hAnsi="Arial" w:cs="Arial"/>
                <w:b/>
                <w:bCs/>
                <w:i/>
                <w:sz w:val="20"/>
                <w:szCs w:val="20"/>
                <w:lang w:val="en-GB"/>
              </w:rPr>
              <w:t xml:space="preserve">The degree of </w:t>
            </w:r>
            <w:proofErr w:type="spellStart"/>
            <w:r w:rsidRPr="00491D76">
              <w:rPr>
                <w:rFonts w:ascii="Arial" w:hAnsi="Arial" w:cs="Arial"/>
                <w:b/>
                <w:bCs/>
                <w:i/>
                <w:sz w:val="20"/>
                <w:szCs w:val="20"/>
                <w:lang w:val="en-GB"/>
              </w:rPr>
              <w:t>representativity</w:t>
            </w:r>
            <w:proofErr w:type="spellEnd"/>
            <w:r w:rsidRPr="00491D76">
              <w:rPr>
                <w:rFonts w:ascii="Arial" w:hAnsi="Arial" w:cs="Arial"/>
                <w:b/>
                <w:bCs/>
                <w:i/>
                <w:sz w:val="20"/>
                <w:szCs w:val="20"/>
                <w:lang w:val="en-GB"/>
              </w:rPr>
              <w:t xml:space="preserve"> gives a measure of ‘how typical’ a habitat type is</w:t>
            </w:r>
            <w:r w:rsidRPr="00491D76">
              <w:rPr>
                <w:rFonts w:ascii="Arial" w:hAnsi="Arial" w:cs="Arial"/>
                <w:i/>
                <w:sz w:val="20"/>
                <w:szCs w:val="20"/>
                <w:lang w:val="en-GB"/>
              </w:rPr>
              <w:t xml:space="preserve">. If need be, this assessment should likewise take into account the </w:t>
            </w:r>
            <w:proofErr w:type="spellStart"/>
            <w:r w:rsidRPr="00491D76">
              <w:rPr>
                <w:rFonts w:ascii="Arial" w:hAnsi="Arial" w:cs="Arial"/>
                <w:i/>
                <w:sz w:val="20"/>
                <w:szCs w:val="20"/>
                <w:lang w:val="en-GB"/>
              </w:rPr>
              <w:t>representativity</w:t>
            </w:r>
            <w:proofErr w:type="spellEnd"/>
            <w:r w:rsidRPr="00491D76">
              <w:rPr>
                <w:rFonts w:ascii="Arial" w:hAnsi="Arial" w:cs="Arial"/>
                <w:i/>
                <w:sz w:val="20"/>
                <w:szCs w:val="20"/>
                <w:lang w:val="en-GB"/>
              </w:rPr>
              <w:t xml:space="preserve"> of the habitat type concerned on the site in question. </w:t>
            </w:r>
          </w:p>
        </w:tc>
        <w:tc>
          <w:tcPr>
            <w:tcW w:w="287" w:type="pct"/>
            <w:shd w:val="clear" w:color="auto" w:fill="E7E6E6" w:themeFill="background2"/>
          </w:tcPr>
          <w:p w14:paraId="6EC1929B" w14:textId="77777777" w:rsidR="00E720E8" w:rsidRPr="005103FB" w:rsidRDefault="00E720E8" w:rsidP="00E720E8">
            <w:pPr>
              <w:rPr>
                <w:rFonts w:ascii="Arial" w:hAnsi="Arial" w:cs="Arial"/>
              </w:rPr>
            </w:pPr>
            <w:proofErr w:type="spellStart"/>
            <w:r w:rsidRPr="005103FB">
              <w:rPr>
                <w:rFonts w:ascii="Arial" w:hAnsi="Arial" w:cs="Arial"/>
              </w:rPr>
              <w:lastRenderedPageBreak/>
              <w:t>Representativity</w:t>
            </w:r>
            <w:proofErr w:type="spellEnd"/>
          </w:p>
        </w:tc>
        <w:tc>
          <w:tcPr>
            <w:tcW w:w="952" w:type="pct"/>
          </w:tcPr>
          <w:p w14:paraId="13224843" w14:textId="00C95E32" w:rsidR="00E720E8" w:rsidRPr="006D4A3A" w:rsidRDefault="00E720E8" w:rsidP="00E720E8">
            <w:pPr>
              <w:rPr>
                <w:rFonts w:ascii="Arial" w:hAnsi="Arial" w:cs="Arial"/>
                <w:color w:val="FF0000"/>
              </w:rPr>
            </w:pPr>
            <w:r w:rsidRPr="006D4A3A">
              <w:rPr>
                <w:rFonts w:ascii="Arial" w:hAnsi="Arial" w:cs="Arial"/>
                <w:color w:val="FF0000"/>
              </w:rPr>
              <w:t>Na zvážení, jak stanovíme. Matrix RB a TD nebo pouze TD?</w:t>
            </w:r>
            <w:r w:rsidR="002D7821">
              <w:rPr>
                <w:rFonts w:ascii="Arial" w:hAnsi="Arial" w:cs="Arial"/>
                <w:color w:val="FF0000"/>
              </w:rPr>
              <w:t xml:space="preserve"> </w:t>
            </w:r>
            <w:r w:rsidR="002D7821" w:rsidRPr="002D7821">
              <w:rPr>
                <w:rFonts w:ascii="Arial" w:hAnsi="Arial" w:cs="Arial"/>
              </w:rPr>
              <w:t>Klidně se přikloním k</w:t>
            </w:r>
            <w:r w:rsidR="002D7821">
              <w:rPr>
                <w:rFonts w:ascii="Arial" w:hAnsi="Arial" w:cs="Arial"/>
              </w:rPr>
              <w:t> </w:t>
            </w:r>
            <w:r w:rsidR="002D7821" w:rsidRPr="002D7821">
              <w:rPr>
                <w:rFonts w:ascii="Arial" w:hAnsi="Arial" w:cs="Arial"/>
              </w:rPr>
              <w:t>TD</w:t>
            </w:r>
            <w:r w:rsidR="002D7821">
              <w:rPr>
                <w:rFonts w:ascii="Arial" w:hAnsi="Arial" w:cs="Arial"/>
              </w:rPr>
              <w:t xml:space="preserve">, ale je nezbytné vyjasnit vztah RB </w:t>
            </w:r>
            <w:r w:rsidR="002D7821">
              <w:rPr>
                <w:rFonts w:ascii="Arial" w:hAnsi="Arial" w:cs="Arial"/>
              </w:rPr>
              <w:lastRenderedPageBreak/>
              <w:t xml:space="preserve">a TD – pokud je RB = F, pak TD bude vycházet také hůře? Potřeba názoru P. </w:t>
            </w:r>
            <w:proofErr w:type="spellStart"/>
            <w:r w:rsidR="002D7821">
              <w:rPr>
                <w:rFonts w:ascii="Arial" w:hAnsi="Arial" w:cs="Arial"/>
              </w:rPr>
              <w:t>Lustyka</w:t>
            </w:r>
            <w:proofErr w:type="spellEnd"/>
            <w:r w:rsidR="002D7821">
              <w:rPr>
                <w:rFonts w:ascii="Arial" w:hAnsi="Arial" w:cs="Arial"/>
              </w:rPr>
              <w:t>.</w:t>
            </w:r>
          </w:p>
          <w:p w14:paraId="253AE0DF" w14:textId="77777777" w:rsidR="00E720E8" w:rsidRPr="005103FB" w:rsidRDefault="00E720E8" w:rsidP="00E720E8">
            <w:pPr>
              <w:rPr>
                <w:rFonts w:ascii="Arial" w:hAnsi="Arial" w:cs="Arial"/>
              </w:rPr>
            </w:pPr>
          </w:p>
          <w:p w14:paraId="5ED19D22" w14:textId="77777777" w:rsidR="00E720E8" w:rsidRPr="006D4A3A" w:rsidRDefault="00E720E8" w:rsidP="00E720E8">
            <w:pPr>
              <w:rPr>
                <w:rFonts w:ascii="Arial" w:hAnsi="Arial" w:cs="Arial"/>
                <w:i/>
                <w:iCs/>
              </w:rPr>
            </w:pPr>
            <w:r w:rsidRPr="006D4A3A">
              <w:rPr>
                <w:rFonts w:ascii="Arial" w:hAnsi="Arial" w:cs="Arial"/>
                <w:i/>
                <w:iCs/>
              </w:rPr>
              <w:t xml:space="preserve">A: </w:t>
            </w:r>
            <w:proofErr w:type="spellStart"/>
            <w:r w:rsidRPr="006D4A3A">
              <w:rPr>
                <w:rFonts w:ascii="Arial" w:hAnsi="Arial" w:cs="Arial"/>
                <w:i/>
                <w:iCs/>
              </w:rPr>
              <w:t>excellent</w:t>
            </w:r>
            <w:proofErr w:type="spellEnd"/>
          </w:p>
          <w:p w14:paraId="2A85FE30" w14:textId="77777777" w:rsidR="00E720E8" w:rsidRPr="006D4A3A" w:rsidRDefault="00E720E8" w:rsidP="00E720E8">
            <w:pPr>
              <w:rPr>
                <w:rFonts w:ascii="Arial" w:hAnsi="Arial" w:cs="Arial"/>
                <w:i/>
                <w:iCs/>
              </w:rPr>
            </w:pPr>
            <w:r w:rsidRPr="006D4A3A">
              <w:rPr>
                <w:rFonts w:ascii="Arial" w:hAnsi="Arial" w:cs="Arial"/>
                <w:i/>
                <w:iCs/>
              </w:rPr>
              <w:t xml:space="preserve">B: </w:t>
            </w:r>
            <w:proofErr w:type="spellStart"/>
            <w:r w:rsidRPr="006D4A3A">
              <w:rPr>
                <w:rFonts w:ascii="Arial" w:hAnsi="Arial" w:cs="Arial"/>
                <w:i/>
                <w:iCs/>
              </w:rPr>
              <w:t>good</w:t>
            </w:r>
            <w:proofErr w:type="spellEnd"/>
          </w:p>
          <w:p w14:paraId="7175534C" w14:textId="77777777" w:rsidR="00E720E8" w:rsidRPr="006D4A3A" w:rsidRDefault="00E720E8" w:rsidP="00E720E8">
            <w:pPr>
              <w:rPr>
                <w:rFonts w:ascii="Arial" w:hAnsi="Arial" w:cs="Arial"/>
                <w:i/>
                <w:iCs/>
              </w:rPr>
            </w:pPr>
            <w:r w:rsidRPr="006D4A3A">
              <w:rPr>
                <w:rFonts w:ascii="Arial" w:hAnsi="Arial" w:cs="Arial"/>
                <w:i/>
                <w:iCs/>
              </w:rPr>
              <w:t xml:space="preserve">C: </w:t>
            </w:r>
            <w:proofErr w:type="spellStart"/>
            <w:r w:rsidRPr="006D4A3A">
              <w:rPr>
                <w:rFonts w:ascii="Arial" w:hAnsi="Arial" w:cs="Arial"/>
                <w:i/>
                <w:iCs/>
              </w:rPr>
              <w:t>significant</w:t>
            </w:r>
            <w:proofErr w:type="spellEnd"/>
          </w:p>
          <w:p w14:paraId="3D097EF9" w14:textId="77777777" w:rsidR="00E720E8" w:rsidRPr="005103FB" w:rsidRDefault="00E720E8" w:rsidP="00E720E8">
            <w:pPr>
              <w:rPr>
                <w:rFonts w:ascii="Arial" w:hAnsi="Arial" w:cs="Arial"/>
              </w:rPr>
            </w:pPr>
          </w:p>
          <w:p w14:paraId="3058F3BE" w14:textId="77777777" w:rsidR="00E720E8" w:rsidRPr="005103FB" w:rsidRDefault="00E720E8" w:rsidP="00E720E8">
            <w:pPr>
              <w:rPr>
                <w:rFonts w:ascii="Arial" w:hAnsi="Arial" w:cs="Arial"/>
              </w:rPr>
            </w:pPr>
            <w:r w:rsidRPr="006D4A3A">
              <w:rPr>
                <w:rFonts w:ascii="Arial" w:hAnsi="Arial" w:cs="Arial"/>
                <w:i/>
                <w:iCs/>
                <w:sz w:val="20"/>
                <w:szCs w:val="20"/>
                <w:lang w:val="en-US"/>
              </w:rPr>
              <w:t>Criterion A(a) of Annex III should be linked to the interpretation manual of Annex I habitat types since this manual provides a definition, an indication of characteristic species</w:t>
            </w:r>
            <w:r w:rsidRPr="006D4A3A">
              <w:rPr>
                <w:rFonts w:ascii="Arial" w:hAnsi="Arial" w:cs="Arial"/>
                <w:sz w:val="20"/>
                <w:szCs w:val="20"/>
                <w:lang w:val="en-US"/>
              </w:rPr>
              <w:t xml:space="preserve"> </w:t>
            </w:r>
            <w:r w:rsidRPr="006D4A3A">
              <w:rPr>
                <w:rFonts w:ascii="Arial" w:hAnsi="Arial" w:cs="Arial"/>
                <w:i/>
                <w:iCs/>
                <w:sz w:val="20"/>
                <w:szCs w:val="20"/>
                <w:lang w:val="en-US"/>
              </w:rPr>
              <w:t>and other relevant elements. The degree of</w:t>
            </w:r>
            <w:r w:rsidRPr="006D4A3A">
              <w:rPr>
                <w:rFonts w:ascii="Arial" w:hAnsi="Arial" w:cs="Arial"/>
                <w:sz w:val="20"/>
                <w:szCs w:val="20"/>
                <w:lang w:val="en-US"/>
              </w:rPr>
              <w:t xml:space="preserve"> </w:t>
            </w:r>
            <w:proofErr w:type="spellStart"/>
            <w:r w:rsidRPr="006D4A3A">
              <w:rPr>
                <w:rFonts w:ascii="Arial" w:hAnsi="Arial" w:cs="Arial"/>
                <w:i/>
                <w:iCs/>
                <w:sz w:val="20"/>
                <w:szCs w:val="20"/>
                <w:lang w:val="en-US"/>
              </w:rPr>
              <w:t>representativity</w:t>
            </w:r>
            <w:proofErr w:type="spellEnd"/>
            <w:r w:rsidRPr="006D4A3A">
              <w:rPr>
                <w:rFonts w:ascii="Arial" w:hAnsi="Arial" w:cs="Arial"/>
                <w:i/>
                <w:iCs/>
                <w:sz w:val="20"/>
                <w:szCs w:val="20"/>
              </w:rPr>
              <w:t xml:space="preserve"> </w:t>
            </w:r>
            <w:r w:rsidRPr="006D4A3A">
              <w:rPr>
                <w:rFonts w:ascii="Arial" w:hAnsi="Arial" w:cs="Arial"/>
                <w:i/>
                <w:iCs/>
                <w:sz w:val="20"/>
                <w:szCs w:val="20"/>
                <w:lang w:val="en-US"/>
              </w:rPr>
              <w:t>gives a measure of ‘how typical’ a habitat type is.</w:t>
            </w:r>
          </w:p>
        </w:tc>
        <w:tc>
          <w:tcPr>
            <w:tcW w:w="290" w:type="pct"/>
            <w:shd w:val="clear" w:color="auto" w:fill="E7E6E6" w:themeFill="background2"/>
          </w:tcPr>
          <w:p w14:paraId="5F8B9F55" w14:textId="77777777" w:rsidR="00E720E8" w:rsidRPr="00E720E8" w:rsidRDefault="00E720E8" w:rsidP="00E720E8">
            <w:pPr>
              <w:rPr>
                <w:rFonts w:ascii="Arial" w:hAnsi="Arial" w:cs="Arial"/>
              </w:rPr>
            </w:pPr>
            <w:r w:rsidRPr="00E720E8">
              <w:rPr>
                <w:rFonts w:ascii="Arial" w:hAnsi="Arial" w:cs="Arial"/>
              </w:rPr>
              <w:lastRenderedPageBreak/>
              <w:t>Typické druhy</w:t>
            </w:r>
          </w:p>
        </w:tc>
        <w:tc>
          <w:tcPr>
            <w:tcW w:w="742" w:type="pct"/>
            <w:shd w:val="clear" w:color="auto" w:fill="auto"/>
          </w:tcPr>
          <w:p w14:paraId="0A6C5B85" w14:textId="64DB49A2" w:rsidR="00E720E8" w:rsidRDefault="00E720E8" w:rsidP="00E720E8">
            <w:pPr>
              <w:rPr>
                <w:ins w:id="28" w:author="Jonáš Gaigr2" w:date="2022-09-30T12:39:00Z"/>
                <w:rFonts w:ascii="Arial" w:hAnsi="Arial" w:cs="Arial"/>
              </w:rPr>
            </w:pPr>
            <w:r w:rsidRPr="00E720E8">
              <w:rPr>
                <w:rFonts w:ascii="Arial" w:hAnsi="Arial" w:cs="Arial"/>
                <w:color w:val="FF0000"/>
              </w:rPr>
              <w:t xml:space="preserve">Zvážit revizi </w:t>
            </w:r>
            <w:r>
              <w:rPr>
                <w:rFonts w:ascii="Arial" w:hAnsi="Arial" w:cs="Arial"/>
              </w:rPr>
              <w:t xml:space="preserve">na parametr SDF </w:t>
            </w:r>
            <w:proofErr w:type="spellStart"/>
            <w:r>
              <w:rPr>
                <w:rFonts w:ascii="Arial" w:hAnsi="Arial" w:cs="Arial"/>
              </w:rPr>
              <w:t>Representativity</w:t>
            </w:r>
            <w:proofErr w:type="spellEnd"/>
            <w:r>
              <w:rPr>
                <w:rFonts w:ascii="Arial" w:hAnsi="Arial" w:cs="Arial"/>
              </w:rPr>
              <w:t xml:space="preserve"> - matrix RB a TD / </w:t>
            </w:r>
            <w:r>
              <w:rPr>
                <w:rFonts w:ascii="Arial" w:hAnsi="Arial" w:cs="Arial"/>
              </w:rPr>
              <w:lastRenderedPageBreak/>
              <w:t>nebo revidujeme metodiku SDF</w:t>
            </w:r>
            <w:r w:rsidR="00F45E52">
              <w:rPr>
                <w:rFonts w:ascii="Arial" w:hAnsi="Arial" w:cs="Arial"/>
              </w:rPr>
              <w:t>.</w:t>
            </w:r>
          </w:p>
          <w:p w14:paraId="4BA4BBB8" w14:textId="09C262F4" w:rsidR="00810188" w:rsidRDefault="00810188" w:rsidP="00E720E8">
            <w:pPr>
              <w:rPr>
                <w:ins w:id="29" w:author="Jonáš Gaigr2" w:date="2022-09-30T12:39:00Z"/>
                <w:rFonts w:ascii="Arial" w:hAnsi="Arial" w:cs="Arial"/>
              </w:rPr>
            </w:pPr>
          </w:p>
          <w:p w14:paraId="015AEDB5" w14:textId="5A0F86A1" w:rsidR="00810188" w:rsidRDefault="00810188" w:rsidP="00E720E8">
            <w:pPr>
              <w:rPr>
                <w:rFonts w:ascii="Arial" w:hAnsi="Arial" w:cs="Arial"/>
              </w:rPr>
            </w:pPr>
            <w:ins w:id="30" w:author="Jonáš Gaigr2" w:date="2022-09-30T12:39:00Z">
              <w:r>
                <w:rPr>
                  <w:rFonts w:ascii="Arial" w:hAnsi="Arial" w:cs="Arial"/>
                </w:rPr>
                <w:t xml:space="preserve">Napočteny obě varianty. </w:t>
              </w:r>
            </w:ins>
            <w:ins w:id="31" w:author="Jonáš Gaigr2" w:date="2022-09-30T12:40:00Z">
              <w:r>
                <w:rPr>
                  <w:rFonts w:ascii="Arial" w:hAnsi="Arial" w:cs="Arial"/>
                </w:rPr>
                <w:t>REPRE_</w:t>
              </w:r>
            </w:ins>
            <w:ins w:id="32" w:author="Jonáš Gaigr2" w:date="2022-09-30T12:39:00Z">
              <w:r>
                <w:rPr>
                  <w:rFonts w:ascii="Arial" w:hAnsi="Arial" w:cs="Arial"/>
                </w:rPr>
                <w:t>RB</w:t>
              </w:r>
            </w:ins>
            <w:ins w:id="33" w:author="Jonáš Gaigr2" w:date="2022-09-30T12:40:00Z">
              <w:r>
                <w:rPr>
                  <w:rFonts w:ascii="Arial" w:hAnsi="Arial" w:cs="Arial"/>
                </w:rPr>
                <w:t xml:space="preserve"> vychází pouze z</w:t>
              </w:r>
            </w:ins>
            <w:ins w:id="34" w:author="Jonáš Gaigr2" w:date="2022-09-30T15:44:00Z">
              <w:r w:rsidR="00FC4629">
                <w:rPr>
                  <w:rFonts w:ascii="Arial" w:hAnsi="Arial" w:cs="Arial"/>
                </w:rPr>
                <w:t>e</w:t>
              </w:r>
            </w:ins>
            <w:ins w:id="35" w:author="Jonáš Gaigr2" w:date="2022-09-30T12:40:00Z">
              <w:r>
                <w:rPr>
                  <w:rFonts w:ascii="Arial" w:hAnsi="Arial" w:cs="Arial"/>
                </w:rPr>
                <w:t> </w:t>
              </w:r>
            </w:ins>
            <w:ins w:id="36" w:author="Jonáš Gaigr2" w:date="2022-09-30T15:44:00Z">
              <w:r w:rsidR="00FC4629">
                <w:rPr>
                  <w:rFonts w:ascii="Arial" w:hAnsi="Arial" w:cs="Arial"/>
                </w:rPr>
                <w:t xml:space="preserve">sloupce </w:t>
              </w:r>
            </w:ins>
            <w:ins w:id="37" w:author="Jonáš Gaigr2" w:date="2022-09-30T12:40:00Z">
              <w:r>
                <w:rPr>
                  <w:rFonts w:ascii="Arial" w:hAnsi="Arial" w:cs="Arial"/>
                </w:rPr>
                <w:t xml:space="preserve">RB </w:t>
              </w:r>
            </w:ins>
            <w:ins w:id="38" w:author="Jonáš Gaigr2" w:date="2022-09-30T15:44:00Z">
              <w:r w:rsidR="00FC4629">
                <w:rPr>
                  <w:rFonts w:ascii="Arial" w:hAnsi="Arial" w:cs="Arial"/>
                </w:rPr>
                <w:t>ve VMB</w:t>
              </w:r>
            </w:ins>
            <w:ins w:id="39" w:author="Jonáš Gaigr2" w:date="2022-09-30T12:40:00Z">
              <w:r>
                <w:rPr>
                  <w:rFonts w:ascii="Arial" w:hAnsi="Arial" w:cs="Arial"/>
                </w:rPr>
                <w:t>. REPRE_SDF je výsledkem matice RB a TD</w:t>
              </w:r>
            </w:ins>
            <w:ins w:id="40" w:author="Jonáš Gaigr2" w:date="2022-09-30T12:41:00Z">
              <w:r>
                <w:rPr>
                  <w:rFonts w:ascii="Arial" w:hAnsi="Arial" w:cs="Arial"/>
                </w:rPr>
                <w:t xml:space="preserve"> </w:t>
              </w:r>
              <w:r w:rsidR="00FC4629">
                <w:rPr>
                  <w:rFonts w:ascii="Arial" w:hAnsi="Arial" w:cs="Arial"/>
                </w:rPr>
                <w:t xml:space="preserve">aplikované na každý segment. </w:t>
              </w:r>
            </w:ins>
            <w:ins w:id="41" w:author="Jonáš Gaigr2" w:date="2022-09-30T15:44:00Z">
              <w:r w:rsidR="00FC4629">
                <w:rPr>
                  <w:rFonts w:ascii="Arial" w:hAnsi="Arial" w:cs="Arial"/>
                </w:rPr>
                <w:t xml:space="preserve">Obojí se </w:t>
              </w:r>
            </w:ins>
            <w:ins w:id="42" w:author="Jonáš Gaigr2" w:date="2022-09-30T12:41:00Z">
              <w:r>
                <w:rPr>
                  <w:rFonts w:ascii="Arial" w:hAnsi="Arial" w:cs="Arial"/>
                </w:rPr>
                <w:t>následně pro</w:t>
              </w:r>
              <w:r w:rsidR="00725C20">
                <w:rPr>
                  <w:rFonts w:ascii="Arial" w:hAnsi="Arial" w:cs="Arial"/>
                </w:rPr>
                <w:t xml:space="preserve"> </w:t>
              </w:r>
            </w:ins>
            <w:ins w:id="43" w:author="Jonáš Gaigr2" w:date="2022-09-30T12:42:00Z">
              <w:r w:rsidR="00725C20">
                <w:rPr>
                  <w:rFonts w:ascii="Arial" w:hAnsi="Arial" w:cs="Arial"/>
                </w:rPr>
                <w:t>EVL počítá jako typické druhy.</w:t>
              </w:r>
            </w:ins>
          </w:p>
          <w:p w14:paraId="6E3CAEE3" w14:textId="290E240A" w:rsidR="00F45E52" w:rsidRDefault="00F45E52" w:rsidP="00E720E8">
            <w:pPr>
              <w:rPr>
                <w:rFonts w:ascii="Arial" w:hAnsi="Arial" w:cs="Arial"/>
              </w:rPr>
            </w:pPr>
          </w:p>
          <w:p w14:paraId="1E896AED" w14:textId="7542B187" w:rsidR="00F45E52" w:rsidRPr="00F45E52" w:rsidRDefault="00F45E52" w:rsidP="00E720E8">
            <w:pPr>
              <w:rPr>
                <w:rFonts w:ascii="Arial" w:hAnsi="Arial" w:cs="Arial"/>
                <w:sz w:val="20"/>
                <w:szCs w:val="20"/>
              </w:rPr>
            </w:pPr>
            <w:r>
              <w:rPr>
                <w:rFonts w:ascii="Arial" w:hAnsi="Arial" w:cs="Arial"/>
              </w:rPr>
              <w:t xml:space="preserve">Jak vyřešeno toto (viz metodika AVMB): </w:t>
            </w:r>
            <w:r>
              <w:t xml:space="preserve"> </w:t>
            </w:r>
            <w:r w:rsidRPr="00F45E52">
              <w:rPr>
                <w:rFonts w:ascii="Arial" w:hAnsi="Arial" w:cs="Arial"/>
              </w:rPr>
              <w:t xml:space="preserve">TD: V případě, že je biotop hodnocen ve vlastnosti DG (kapitola 2.4.7.5) stupněm W a u biotopů V1G, V4B, R3.4, S3, M4.1 a K3 </w:t>
            </w:r>
            <w:r w:rsidRPr="00785597">
              <w:rPr>
                <w:rFonts w:ascii="Arial" w:hAnsi="Arial" w:cs="Arial"/>
                <w:u w:val="single"/>
              </w:rPr>
              <w:t>se toto hodnocení neprovádí</w:t>
            </w:r>
            <w:r w:rsidRPr="00F45E52">
              <w:rPr>
                <w:rFonts w:ascii="Arial" w:hAnsi="Arial" w:cs="Arial"/>
              </w:rPr>
              <w:t>.</w:t>
            </w:r>
          </w:p>
          <w:p w14:paraId="79FFB669" w14:textId="50E12396" w:rsidR="00E720E8" w:rsidRDefault="00E720E8" w:rsidP="00E720E8">
            <w:pPr>
              <w:rPr>
                <w:ins w:id="44" w:author="Jonáš Gaigr2" w:date="2022-09-30T12:21:00Z"/>
                <w:rFonts w:ascii="Arial" w:hAnsi="Arial" w:cs="Arial"/>
              </w:rPr>
            </w:pPr>
          </w:p>
          <w:p w14:paraId="681F05C9" w14:textId="3D0FDA12" w:rsidR="00DE546E" w:rsidRDefault="00DE546E" w:rsidP="00E720E8">
            <w:pPr>
              <w:rPr>
                <w:ins w:id="45" w:author="Jonáš Gaigr2" w:date="2022-09-30T12:21:00Z"/>
                <w:rFonts w:ascii="Arial" w:hAnsi="Arial" w:cs="Arial"/>
              </w:rPr>
            </w:pPr>
            <w:ins w:id="46" w:author="Jonáš Gaigr2" w:date="2022-09-30T12:24:00Z">
              <w:r>
                <w:rPr>
                  <w:rFonts w:ascii="Arial" w:hAnsi="Arial" w:cs="Arial"/>
                </w:rPr>
                <w:t xml:space="preserve">Promítá se do vyplněnosti parametru. U některých biotopů bude tedy chybět a do celkového hodnocení se parametr </w:t>
              </w:r>
              <w:r>
                <w:rPr>
                  <w:rFonts w:ascii="Arial" w:hAnsi="Arial" w:cs="Arial"/>
                </w:rPr>
                <w:lastRenderedPageBreak/>
                <w:t xml:space="preserve">nepromítne. </w:t>
              </w:r>
            </w:ins>
            <w:ins w:id="47" w:author="Jonáš Gaigr2" w:date="2022-09-30T12:27:00Z">
              <w:r>
                <w:rPr>
                  <w:rFonts w:ascii="Arial" w:hAnsi="Arial" w:cs="Arial"/>
                </w:rPr>
                <w:t>Nechám k </w:t>
              </w:r>
              <w:proofErr w:type="spellStart"/>
              <w:r>
                <w:rPr>
                  <w:rFonts w:ascii="Arial" w:hAnsi="Arial" w:cs="Arial"/>
                </w:rPr>
                <w:t>dizkusi</w:t>
              </w:r>
              <w:proofErr w:type="spellEnd"/>
              <w:r>
                <w:rPr>
                  <w:rFonts w:ascii="Arial" w:hAnsi="Arial" w:cs="Arial"/>
                </w:rPr>
                <w:t xml:space="preserve">, zda ho nenahradit (např. </w:t>
              </w:r>
              <w:proofErr w:type="spellStart"/>
              <w:r>
                <w:rPr>
                  <w:rFonts w:ascii="Arial" w:hAnsi="Arial" w:cs="Arial"/>
                </w:rPr>
                <w:t>reprezentativitou</w:t>
              </w:r>
              <w:proofErr w:type="spellEnd"/>
              <w:r>
                <w:rPr>
                  <w:rFonts w:ascii="Arial" w:hAnsi="Arial" w:cs="Arial"/>
                </w:rPr>
                <w:t>).</w:t>
              </w:r>
            </w:ins>
            <w:ins w:id="48" w:author="Jonáš Gaigr2" w:date="2022-09-30T12:28:00Z">
              <w:r>
                <w:rPr>
                  <w:rFonts w:ascii="Arial" w:hAnsi="Arial" w:cs="Arial"/>
                </w:rPr>
                <w:t xml:space="preserve"> </w:t>
              </w:r>
            </w:ins>
          </w:p>
          <w:p w14:paraId="3EA297B4" w14:textId="77777777" w:rsidR="00DE546E" w:rsidRDefault="00DE546E" w:rsidP="00E720E8">
            <w:pPr>
              <w:rPr>
                <w:rFonts w:ascii="Arial" w:hAnsi="Arial" w:cs="Arial"/>
              </w:rPr>
            </w:pPr>
          </w:p>
          <w:p w14:paraId="2D73F6D6" w14:textId="77777777" w:rsidR="00E720E8" w:rsidRDefault="00E720E8" w:rsidP="00E720E8">
            <w:pPr>
              <w:rPr>
                <w:ins w:id="49" w:author="Jonáš Gaigr2" w:date="2022-09-30T11:55:00Z"/>
                <w:rFonts w:ascii="Arial" w:hAnsi="Arial" w:cs="Arial"/>
                <w:color w:val="FF0000"/>
              </w:rPr>
            </w:pPr>
            <w:r w:rsidRPr="00E720E8">
              <w:rPr>
                <w:rFonts w:ascii="Arial" w:hAnsi="Arial" w:cs="Arial"/>
                <w:color w:val="FF0000"/>
              </w:rPr>
              <w:t xml:space="preserve">Potřebujeme </w:t>
            </w:r>
            <w:r>
              <w:rPr>
                <w:rFonts w:ascii="Arial" w:hAnsi="Arial" w:cs="Arial"/>
                <w:color w:val="FF0000"/>
              </w:rPr>
              <w:t>tří stupňovou škálu.</w:t>
            </w:r>
          </w:p>
          <w:p w14:paraId="7896DD9D" w14:textId="77777777" w:rsidR="00A45B57" w:rsidRDefault="00A45B57" w:rsidP="00E720E8">
            <w:pPr>
              <w:rPr>
                <w:ins w:id="50" w:author="Jonáš Gaigr2" w:date="2022-09-30T11:55:00Z"/>
                <w:rFonts w:ascii="Arial" w:hAnsi="Arial" w:cs="Arial"/>
                <w:color w:val="FF0000"/>
              </w:rPr>
            </w:pPr>
          </w:p>
          <w:p w14:paraId="6205C3B7" w14:textId="242DB983" w:rsidR="00A45B57" w:rsidRPr="005103FB" w:rsidRDefault="00A45B57" w:rsidP="00E720E8">
            <w:pPr>
              <w:rPr>
                <w:rFonts w:ascii="Arial" w:hAnsi="Arial" w:cs="Arial"/>
              </w:rPr>
            </w:pPr>
            <w:ins w:id="51" w:author="Jonáš Gaigr2" w:date="2022-09-30T11:55:00Z">
              <w:r>
                <w:rPr>
                  <w:rFonts w:ascii="Arial" w:hAnsi="Arial" w:cs="Arial"/>
                  <w:color w:val="FF0000"/>
                </w:rPr>
                <w:t>K</w:t>
              </w:r>
            </w:ins>
            <w:ins w:id="52" w:author="Jonáš Gaigr2" w:date="2022-09-30T11:56:00Z">
              <w:r>
                <w:rPr>
                  <w:rFonts w:ascii="Arial" w:hAnsi="Arial" w:cs="Arial"/>
                  <w:color w:val="FF0000"/>
                </w:rPr>
                <w:t> </w:t>
              </w:r>
            </w:ins>
            <w:ins w:id="53" w:author="Jonáš Gaigr2" w:date="2022-09-30T11:55:00Z">
              <w:r>
                <w:rPr>
                  <w:rFonts w:ascii="Arial" w:hAnsi="Arial" w:cs="Arial"/>
                  <w:color w:val="FF0000"/>
                </w:rPr>
                <w:t xml:space="preserve">tomu </w:t>
              </w:r>
            </w:ins>
            <w:ins w:id="54" w:author="Jonáš Gaigr2" w:date="2022-09-30T11:56:00Z">
              <w:r>
                <w:rPr>
                  <w:rFonts w:ascii="Arial" w:hAnsi="Arial" w:cs="Arial"/>
                  <w:color w:val="FF0000"/>
                </w:rPr>
                <w:t>je potřeba nastavit limitní hodnoty parametru.</w:t>
              </w:r>
            </w:ins>
          </w:p>
        </w:tc>
        <w:tc>
          <w:tcPr>
            <w:tcW w:w="354" w:type="pct"/>
            <w:shd w:val="clear" w:color="auto" w:fill="E7E6E6" w:themeFill="background2"/>
          </w:tcPr>
          <w:p w14:paraId="12324123" w14:textId="77777777" w:rsidR="00E720E8" w:rsidRPr="000A0E66" w:rsidRDefault="00E720E8" w:rsidP="00E720E8">
            <w:pPr>
              <w:rPr>
                <w:rFonts w:ascii="Arial" w:hAnsi="Arial" w:cs="Arial"/>
              </w:rPr>
            </w:pPr>
            <w:proofErr w:type="spellStart"/>
            <w:r>
              <w:rPr>
                <w:rFonts w:ascii="Arial" w:hAnsi="Arial" w:cs="Arial"/>
              </w:rPr>
              <w:lastRenderedPageBreak/>
              <w:t>Typical</w:t>
            </w:r>
            <w:proofErr w:type="spellEnd"/>
            <w:r>
              <w:rPr>
                <w:rFonts w:ascii="Arial" w:hAnsi="Arial" w:cs="Arial"/>
              </w:rPr>
              <w:t xml:space="preserve"> species</w:t>
            </w:r>
          </w:p>
        </w:tc>
        <w:tc>
          <w:tcPr>
            <w:tcW w:w="1036" w:type="pct"/>
          </w:tcPr>
          <w:p w14:paraId="2CF9A6A5" w14:textId="77777777" w:rsidR="00E720E8" w:rsidRPr="003866E7" w:rsidRDefault="00E720E8" w:rsidP="00E720E8">
            <w:pPr>
              <w:rPr>
                <w:rFonts w:ascii="Arial" w:hAnsi="Arial" w:cs="Arial"/>
                <w:i/>
                <w:iCs/>
              </w:rPr>
            </w:pPr>
            <w:r w:rsidRPr="003866E7">
              <w:rPr>
                <w:rFonts w:ascii="Arial" w:hAnsi="Arial" w:cs="Arial"/>
                <w:i/>
                <w:iCs/>
              </w:rPr>
              <w:t xml:space="preserve">Has </w:t>
            </w:r>
            <w:proofErr w:type="spellStart"/>
            <w:r w:rsidRPr="003866E7">
              <w:rPr>
                <w:rFonts w:ascii="Arial" w:hAnsi="Arial" w:cs="Arial"/>
                <w:i/>
                <w:iCs/>
              </w:rPr>
              <w:t>the</w:t>
            </w:r>
            <w:proofErr w:type="spellEnd"/>
            <w:r w:rsidRPr="003866E7">
              <w:rPr>
                <w:rFonts w:ascii="Arial" w:hAnsi="Arial" w:cs="Arial"/>
                <w:i/>
                <w:iCs/>
              </w:rPr>
              <w:t xml:space="preserve"> list </w:t>
            </w:r>
            <w:proofErr w:type="spellStart"/>
            <w:r w:rsidRPr="003866E7">
              <w:rPr>
                <w:rFonts w:ascii="Arial" w:hAnsi="Arial" w:cs="Arial"/>
                <w:i/>
                <w:iCs/>
              </w:rPr>
              <w:t>of</w:t>
            </w:r>
            <w:proofErr w:type="spellEnd"/>
            <w:r w:rsidRPr="003866E7">
              <w:rPr>
                <w:rFonts w:ascii="Arial" w:hAnsi="Arial" w:cs="Arial"/>
                <w:i/>
                <w:iCs/>
              </w:rPr>
              <w:t xml:space="preserve"> </w:t>
            </w:r>
            <w:proofErr w:type="spellStart"/>
            <w:r w:rsidRPr="003866E7">
              <w:rPr>
                <w:rFonts w:ascii="Arial" w:hAnsi="Arial" w:cs="Arial"/>
                <w:i/>
                <w:iCs/>
              </w:rPr>
              <w:t>typical</w:t>
            </w:r>
            <w:proofErr w:type="spellEnd"/>
            <w:r w:rsidRPr="003866E7">
              <w:rPr>
                <w:rFonts w:ascii="Arial" w:hAnsi="Arial" w:cs="Arial"/>
                <w:i/>
                <w:iCs/>
              </w:rPr>
              <w:t xml:space="preserve"> species </w:t>
            </w:r>
            <w:proofErr w:type="spellStart"/>
            <w:r w:rsidRPr="003866E7">
              <w:rPr>
                <w:rFonts w:ascii="Arial" w:hAnsi="Arial" w:cs="Arial"/>
                <w:i/>
                <w:iCs/>
              </w:rPr>
              <w:t>changed</w:t>
            </w:r>
            <w:proofErr w:type="spellEnd"/>
            <w:r w:rsidRPr="003866E7">
              <w:rPr>
                <w:rFonts w:ascii="Arial" w:hAnsi="Arial" w:cs="Arial"/>
                <w:i/>
                <w:iCs/>
              </w:rPr>
              <w:t xml:space="preserve"> in </w:t>
            </w:r>
            <w:proofErr w:type="spellStart"/>
            <w:r w:rsidRPr="003866E7">
              <w:rPr>
                <w:rFonts w:ascii="Arial" w:hAnsi="Arial" w:cs="Arial"/>
                <w:i/>
                <w:iCs/>
              </w:rPr>
              <w:t>comparison</w:t>
            </w:r>
            <w:proofErr w:type="spellEnd"/>
            <w:r w:rsidRPr="003866E7">
              <w:rPr>
                <w:rFonts w:ascii="Arial" w:hAnsi="Arial" w:cs="Arial"/>
                <w:i/>
                <w:iCs/>
              </w:rPr>
              <w:t xml:space="preserve"> to </w:t>
            </w:r>
            <w:proofErr w:type="spellStart"/>
            <w:r w:rsidRPr="003866E7">
              <w:rPr>
                <w:rFonts w:ascii="Arial" w:hAnsi="Arial" w:cs="Arial"/>
                <w:i/>
                <w:iCs/>
              </w:rPr>
              <w:t>the</w:t>
            </w:r>
            <w:proofErr w:type="spellEnd"/>
            <w:r w:rsidRPr="003866E7">
              <w:rPr>
                <w:rFonts w:ascii="Arial" w:hAnsi="Arial" w:cs="Arial"/>
                <w:i/>
                <w:iCs/>
              </w:rPr>
              <w:t xml:space="preserve"> </w:t>
            </w:r>
            <w:proofErr w:type="spellStart"/>
            <w:r w:rsidRPr="003866E7">
              <w:rPr>
                <w:rFonts w:ascii="Arial" w:hAnsi="Arial" w:cs="Arial"/>
                <w:i/>
                <w:iCs/>
              </w:rPr>
              <w:t>previous</w:t>
            </w:r>
            <w:proofErr w:type="spellEnd"/>
            <w:r w:rsidRPr="003866E7">
              <w:rPr>
                <w:rFonts w:ascii="Arial" w:hAnsi="Arial" w:cs="Arial"/>
                <w:i/>
                <w:iCs/>
              </w:rPr>
              <w:t xml:space="preserve"> </w:t>
            </w:r>
            <w:r w:rsidRPr="003866E7">
              <w:rPr>
                <w:i/>
                <w:iCs/>
              </w:rPr>
              <w:br/>
            </w:r>
            <w:r w:rsidRPr="003866E7">
              <w:rPr>
                <w:rFonts w:ascii="Arial" w:hAnsi="Arial" w:cs="Arial"/>
                <w:i/>
                <w:iCs/>
              </w:rPr>
              <w:t>reporting period? YES/NO</w:t>
            </w:r>
          </w:p>
        </w:tc>
      </w:tr>
      <w:tr w:rsidR="003866E7" w:rsidRPr="005103FB" w14:paraId="1DA6BA9D" w14:textId="77777777" w:rsidTr="00607161">
        <w:tc>
          <w:tcPr>
            <w:tcW w:w="287" w:type="pct"/>
            <w:shd w:val="clear" w:color="auto" w:fill="E7E6E6" w:themeFill="background2"/>
          </w:tcPr>
          <w:p w14:paraId="03239F21" w14:textId="77777777" w:rsidR="00E720E8" w:rsidRPr="005103FB" w:rsidRDefault="00E720E8" w:rsidP="00E720E8">
            <w:pPr>
              <w:rPr>
                <w:rFonts w:ascii="Arial" w:hAnsi="Arial" w:cs="Arial"/>
              </w:rPr>
            </w:pPr>
            <w:proofErr w:type="spellStart"/>
            <w:r w:rsidRPr="005103FB">
              <w:rPr>
                <w:rFonts w:ascii="Arial" w:hAnsi="Arial" w:cs="Arial"/>
              </w:rPr>
              <w:lastRenderedPageBreak/>
              <w:t>Degree</w:t>
            </w:r>
            <w:proofErr w:type="spellEnd"/>
            <w:r w:rsidRPr="005103FB">
              <w:rPr>
                <w:rFonts w:ascii="Arial" w:hAnsi="Arial" w:cs="Arial"/>
              </w:rPr>
              <w:t xml:space="preserve"> </w:t>
            </w:r>
            <w:proofErr w:type="spellStart"/>
            <w:r w:rsidRPr="005103FB">
              <w:rPr>
                <w:rFonts w:ascii="Arial" w:hAnsi="Arial" w:cs="Arial"/>
              </w:rPr>
              <w:t>of</w:t>
            </w:r>
            <w:proofErr w:type="spellEnd"/>
            <w:r w:rsidRPr="005103FB">
              <w:rPr>
                <w:rFonts w:ascii="Arial" w:hAnsi="Arial" w:cs="Arial"/>
              </w:rPr>
              <w:t xml:space="preserve"> </w:t>
            </w:r>
            <w:proofErr w:type="spellStart"/>
            <w:r w:rsidRPr="005103FB">
              <w:rPr>
                <w:rFonts w:ascii="Arial" w:hAnsi="Arial" w:cs="Arial"/>
              </w:rPr>
              <w:t>conservation</w:t>
            </w:r>
            <w:proofErr w:type="spellEnd"/>
          </w:p>
        </w:tc>
        <w:tc>
          <w:tcPr>
            <w:tcW w:w="1051" w:type="pct"/>
          </w:tcPr>
          <w:p w14:paraId="089C5F07" w14:textId="377B2827" w:rsidR="00E720E8" w:rsidRPr="005103FB" w:rsidRDefault="00E720E8" w:rsidP="00E720E8">
            <w:pPr>
              <w:rPr>
                <w:rFonts w:ascii="Arial" w:hAnsi="Arial" w:cs="Arial"/>
              </w:rPr>
            </w:pPr>
            <w:r w:rsidRPr="005103FB">
              <w:rPr>
                <w:rFonts w:ascii="Arial" w:hAnsi="Arial" w:cs="Arial"/>
              </w:rPr>
              <w:t xml:space="preserve">Vypočítá se na </w:t>
            </w:r>
            <w:r w:rsidRPr="006E0001">
              <w:rPr>
                <w:rFonts w:ascii="Arial" w:hAnsi="Arial" w:cs="Arial"/>
              </w:rPr>
              <w:t xml:space="preserve">podkladu parametru </w:t>
            </w:r>
            <w:r>
              <w:rPr>
                <w:rFonts w:ascii="Arial" w:hAnsi="Arial" w:cs="Arial"/>
              </w:rPr>
              <w:t>AVMB – Struktura a funkce (</w:t>
            </w:r>
            <w:r w:rsidRPr="006E0001">
              <w:rPr>
                <w:rFonts w:ascii="Arial" w:hAnsi="Arial" w:cs="Arial"/>
              </w:rPr>
              <w:t>SF</w:t>
            </w:r>
            <w:r>
              <w:rPr>
                <w:rFonts w:ascii="Arial" w:hAnsi="Arial" w:cs="Arial"/>
              </w:rPr>
              <w:t>). Pokud chybí SF, pak DG</w:t>
            </w:r>
            <w:r w:rsidRPr="006E0001">
              <w:rPr>
                <w:rFonts w:ascii="Arial" w:hAnsi="Arial" w:cs="Arial"/>
              </w:rPr>
              <w:t>.</w:t>
            </w:r>
          </w:p>
          <w:p w14:paraId="71F64AB2" w14:textId="77777777" w:rsidR="00E720E8" w:rsidRPr="005103FB" w:rsidRDefault="00E720E8" w:rsidP="00E720E8">
            <w:pPr>
              <w:rPr>
                <w:rFonts w:ascii="Arial" w:hAnsi="Arial" w:cs="Arial"/>
              </w:rPr>
            </w:pPr>
          </w:p>
          <w:p w14:paraId="109C743E" w14:textId="77777777" w:rsidR="00E720E8" w:rsidRPr="006E0001" w:rsidRDefault="00E720E8" w:rsidP="00E720E8">
            <w:pPr>
              <w:rPr>
                <w:rFonts w:ascii="Arial" w:hAnsi="Arial" w:cs="Arial"/>
                <w:i/>
                <w:iCs/>
                <w:lang w:val="en-GB"/>
              </w:rPr>
            </w:pPr>
            <w:r w:rsidRPr="006E0001">
              <w:rPr>
                <w:rFonts w:ascii="Arial" w:hAnsi="Arial" w:cs="Arial"/>
                <w:i/>
                <w:iCs/>
                <w:lang w:val="en-GB"/>
              </w:rPr>
              <w:t>A: excellent conservation</w:t>
            </w:r>
          </w:p>
          <w:p w14:paraId="5D242658" w14:textId="77777777" w:rsidR="00E720E8" w:rsidRPr="006E0001" w:rsidRDefault="00E720E8" w:rsidP="00E720E8">
            <w:pPr>
              <w:rPr>
                <w:rFonts w:ascii="Arial" w:hAnsi="Arial" w:cs="Arial"/>
                <w:i/>
                <w:iCs/>
                <w:lang w:val="en-GB"/>
              </w:rPr>
            </w:pPr>
            <w:r w:rsidRPr="006E0001">
              <w:rPr>
                <w:rFonts w:ascii="Arial" w:hAnsi="Arial" w:cs="Arial"/>
                <w:i/>
                <w:iCs/>
                <w:lang w:val="en-GB"/>
              </w:rPr>
              <w:t>B: good conservation</w:t>
            </w:r>
          </w:p>
          <w:p w14:paraId="4EDFE42C" w14:textId="77777777" w:rsidR="00E720E8" w:rsidRPr="006E0001" w:rsidRDefault="00E720E8" w:rsidP="00E720E8">
            <w:pPr>
              <w:rPr>
                <w:rFonts w:ascii="Arial" w:hAnsi="Arial" w:cs="Arial"/>
                <w:i/>
                <w:iCs/>
                <w:lang w:val="en-GB"/>
              </w:rPr>
            </w:pPr>
            <w:r w:rsidRPr="006E0001">
              <w:rPr>
                <w:rFonts w:ascii="Arial" w:hAnsi="Arial" w:cs="Arial"/>
                <w:i/>
                <w:iCs/>
                <w:lang w:val="en-GB"/>
              </w:rPr>
              <w:t>C: average or reduced conservation</w:t>
            </w:r>
          </w:p>
          <w:p w14:paraId="7E413C87" w14:textId="77777777" w:rsidR="00E720E8" w:rsidRPr="006E0001" w:rsidRDefault="00E720E8" w:rsidP="00E720E8">
            <w:pPr>
              <w:rPr>
                <w:rFonts w:ascii="Arial" w:hAnsi="Arial" w:cs="Arial"/>
                <w:i/>
                <w:iCs/>
                <w:lang w:val="en-GB"/>
              </w:rPr>
            </w:pPr>
          </w:p>
          <w:p w14:paraId="27BC115D" w14:textId="77777777" w:rsidR="00E720E8" w:rsidRPr="006E0001" w:rsidRDefault="00E720E8" w:rsidP="00E720E8">
            <w:pPr>
              <w:rPr>
                <w:rFonts w:ascii="Arial" w:hAnsi="Arial" w:cs="Arial"/>
                <w:i/>
                <w:iCs/>
                <w:sz w:val="20"/>
                <w:szCs w:val="20"/>
                <w:lang w:val="en-GB"/>
              </w:rPr>
            </w:pPr>
            <w:r w:rsidRPr="006E0001">
              <w:rPr>
                <w:rFonts w:ascii="Arial" w:hAnsi="Arial" w:cs="Arial"/>
                <w:i/>
                <w:iCs/>
                <w:sz w:val="20"/>
                <w:szCs w:val="20"/>
                <w:lang w:val="en-GB"/>
              </w:rPr>
              <w:t>This criterion comprises three sub-criteria:</w:t>
            </w:r>
          </w:p>
          <w:p w14:paraId="74F2DC3F" w14:textId="67C93762" w:rsidR="00E720E8" w:rsidRPr="006E0001" w:rsidRDefault="00E720E8" w:rsidP="00E720E8">
            <w:pPr>
              <w:rPr>
                <w:rFonts w:ascii="Arial" w:hAnsi="Arial" w:cs="Arial"/>
                <w:i/>
                <w:iCs/>
                <w:sz w:val="20"/>
                <w:szCs w:val="20"/>
                <w:lang w:val="en-GB"/>
              </w:rPr>
            </w:pPr>
            <w:r w:rsidRPr="006E0001">
              <w:rPr>
                <w:rFonts w:ascii="Arial" w:hAnsi="Arial" w:cs="Arial"/>
                <w:i/>
                <w:iCs/>
                <w:sz w:val="20"/>
                <w:szCs w:val="20"/>
                <w:lang w:val="en-GB"/>
              </w:rPr>
              <w:t>(</w:t>
            </w:r>
            <w:proofErr w:type="spellStart"/>
            <w:r w:rsidRPr="006E0001">
              <w:rPr>
                <w:rFonts w:ascii="Arial" w:hAnsi="Arial" w:cs="Arial"/>
                <w:i/>
                <w:iCs/>
                <w:sz w:val="20"/>
                <w:szCs w:val="20"/>
                <w:lang w:val="en-GB"/>
              </w:rPr>
              <w:t>i</w:t>
            </w:r>
            <w:proofErr w:type="spellEnd"/>
            <w:r w:rsidRPr="006E0001">
              <w:rPr>
                <w:rFonts w:ascii="Arial" w:hAnsi="Arial" w:cs="Arial"/>
                <w:i/>
                <w:iCs/>
                <w:sz w:val="20"/>
                <w:szCs w:val="20"/>
                <w:lang w:val="en-GB"/>
              </w:rPr>
              <w:t>)</w:t>
            </w:r>
            <w:r>
              <w:rPr>
                <w:rFonts w:ascii="Arial" w:hAnsi="Arial" w:cs="Arial"/>
                <w:i/>
                <w:iCs/>
                <w:sz w:val="20"/>
                <w:szCs w:val="20"/>
                <w:lang w:val="en-GB"/>
              </w:rPr>
              <w:t xml:space="preserve"> </w:t>
            </w:r>
            <w:r w:rsidRPr="006E0001">
              <w:rPr>
                <w:rFonts w:ascii="Arial" w:hAnsi="Arial" w:cs="Arial"/>
                <w:i/>
                <w:iCs/>
                <w:sz w:val="20"/>
                <w:szCs w:val="20"/>
                <w:lang w:val="en-GB"/>
              </w:rPr>
              <w:t>degree of conservation of the structure,</w:t>
            </w:r>
          </w:p>
          <w:p w14:paraId="23F85752" w14:textId="1BFD0AFE" w:rsidR="00E720E8" w:rsidRPr="006E0001" w:rsidRDefault="00E720E8" w:rsidP="00E720E8">
            <w:pPr>
              <w:rPr>
                <w:rFonts w:ascii="Arial" w:hAnsi="Arial" w:cs="Arial"/>
                <w:i/>
                <w:iCs/>
                <w:sz w:val="20"/>
                <w:szCs w:val="20"/>
                <w:lang w:val="en-GB"/>
              </w:rPr>
            </w:pPr>
            <w:r w:rsidRPr="006E0001">
              <w:rPr>
                <w:rFonts w:ascii="Arial" w:hAnsi="Arial" w:cs="Arial"/>
                <w:i/>
                <w:iCs/>
                <w:sz w:val="20"/>
                <w:szCs w:val="20"/>
                <w:lang w:val="en-GB"/>
              </w:rPr>
              <w:t>(ii)</w:t>
            </w:r>
            <w:r>
              <w:rPr>
                <w:rFonts w:ascii="Arial" w:hAnsi="Arial" w:cs="Arial"/>
                <w:i/>
                <w:iCs/>
                <w:sz w:val="20"/>
                <w:szCs w:val="20"/>
                <w:lang w:val="en-GB"/>
              </w:rPr>
              <w:t xml:space="preserve"> </w:t>
            </w:r>
            <w:r w:rsidRPr="006E0001">
              <w:rPr>
                <w:rFonts w:ascii="Arial" w:hAnsi="Arial" w:cs="Arial"/>
                <w:i/>
                <w:iCs/>
                <w:sz w:val="20"/>
                <w:szCs w:val="20"/>
                <w:lang w:val="en-GB"/>
              </w:rPr>
              <w:t>degree of conservation of the functions,</w:t>
            </w:r>
          </w:p>
          <w:p w14:paraId="093AB724" w14:textId="559B81C5" w:rsidR="00E720E8" w:rsidRPr="005103FB" w:rsidRDefault="00E720E8" w:rsidP="00E720E8">
            <w:pPr>
              <w:rPr>
                <w:rFonts w:ascii="Arial" w:hAnsi="Arial" w:cs="Arial"/>
              </w:rPr>
            </w:pPr>
            <w:r w:rsidRPr="006E0001">
              <w:rPr>
                <w:rFonts w:ascii="Arial" w:hAnsi="Arial" w:cs="Arial"/>
                <w:i/>
                <w:iCs/>
                <w:sz w:val="20"/>
                <w:szCs w:val="20"/>
                <w:lang w:val="en-GB"/>
              </w:rPr>
              <w:t>(iii)</w:t>
            </w:r>
            <w:r>
              <w:rPr>
                <w:rFonts w:ascii="Arial" w:hAnsi="Arial" w:cs="Arial"/>
                <w:i/>
                <w:iCs/>
                <w:sz w:val="20"/>
                <w:szCs w:val="20"/>
                <w:lang w:val="en-GB"/>
              </w:rPr>
              <w:t xml:space="preserve"> </w:t>
            </w:r>
            <w:r w:rsidRPr="006E0001">
              <w:rPr>
                <w:rFonts w:ascii="Arial" w:hAnsi="Arial" w:cs="Arial"/>
                <w:i/>
                <w:iCs/>
                <w:sz w:val="20"/>
                <w:szCs w:val="20"/>
                <w:lang w:val="en-GB"/>
              </w:rPr>
              <w:t>restoration possibility.</w:t>
            </w:r>
          </w:p>
        </w:tc>
        <w:tc>
          <w:tcPr>
            <w:tcW w:w="287" w:type="pct"/>
            <w:shd w:val="clear" w:color="auto" w:fill="E7E6E6" w:themeFill="background2"/>
          </w:tcPr>
          <w:p w14:paraId="2C908518" w14:textId="77777777" w:rsidR="00E720E8" w:rsidRPr="005103FB" w:rsidRDefault="00E720E8" w:rsidP="00E720E8">
            <w:pPr>
              <w:rPr>
                <w:rFonts w:ascii="Arial" w:hAnsi="Arial" w:cs="Arial"/>
              </w:rPr>
            </w:pPr>
            <w:proofErr w:type="spellStart"/>
            <w:r w:rsidRPr="005103FB">
              <w:rPr>
                <w:rFonts w:ascii="Arial" w:hAnsi="Arial" w:cs="Arial"/>
              </w:rPr>
              <w:t>Degree</w:t>
            </w:r>
            <w:proofErr w:type="spellEnd"/>
            <w:r w:rsidRPr="005103FB">
              <w:rPr>
                <w:rFonts w:ascii="Arial" w:hAnsi="Arial" w:cs="Arial"/>
              </w:rPr>
              <w:t xml:space="preserve"> </w:t>
            </w:r>
            <w:proofErr w:type="spellStart"/>
            <w:r w:rsidRPr="005103FB">
              <w:rPr>
                <w:rFonts w:ascii="Arial" w:hAnsi="Arial" w:cs="Arial"/>
              </w:rPr>
              <w:t>of</w:t>
            </w:r>
            <w:proofErr w:type="spellEnd"/>
            <w:r w:rsidRPr="005103FB">
              <w:rPr>
                <w:rFonts w:ascii="Arial" w:hAnsi="Arial" w:cs="Arial"/>
              </w:rPr>
              <w:t xml:space="preserve"> </w:t>
            </w:r>
            <w:proofErr w:type="spellStart"/>
            <w:r w:rsidRPr="005103FB">
              <w:rPr>
                <w:rFonts w:ascii="Arial" w:hAnsi="Arial" w:cs="Arial"/>
              </w:rPr>
              <w:t>conservation</w:t>
            </w:r>
            <w:proofErr w:type="spellEnd"/>
            <w:r w:rsidRPr="005103FB">
              <w:rPr>
                <w:rFonts w:ascii="Arial" w:hAnsi="Arial" w:cs="Arial"/>
              </w:rPr>
              <w:t xml:space="preserve"> - </w:t>
            </w:r>
            <w:proofErr w:type="spellStart"/>
            <w:r w:rsidRPr="005103FB">
              <w:rPr>
                <w:rFonts w:ascii="Arial" w:hAnsi="Arial" w:cs="Arial"/>
              </w:rPr>
              <w:t>categorised</w:t>
            </w:r>
            <w:proofErr w:type="spellEnd"/>
          </w:p>
        </w:tc>
        <w:tc>
          <w:tcPr>
            <w:tcW w:w="952" w:type="pct"/>
          </w:tcPr>
          <w:p w14:paraId="64FF0B6C" w14:textId="5488205F" w:rsidR="00E720E8" w:rsidRDefault="00E720E8" w:rsidP="00E720E8">
            <w:pPr>
              <w:rPr>
                <w:rFonts w:ascii="Arial" w:hAnsi="Arial" w:cs="Arial"/>
              </w:rPr>
            </w:pPr>
            <w:r w:rsidRPr="007D35E4">
              <w:rPr>
                <w:rFonts w:ascii="Arial" w:hAnsi="Arial" w:cs="Arial"/>
                <w:color w:val="FF0000"/>
              </w:rPr>
              <w:t xml:space="preserve">Na zvážení, jak stanovíme. </w:t>
            </w:r>
            <w:r>
              <w:rPr>
                <w:rFonts w:ascii="Arial" w:hAnsi="Arial" w:cs="Arial"/>
              </w:rPr>
              <w:t xml:space="preserve">Má být v souladu s metodikou s čl. 17 – ten využívá jen parametr SF. P a MP = </w:t>
            </w:r>
            <w:proofErr w:type="spellStart"/>
            <w:r>
              <w:rPr>
                <w:rFonts w:ascii="Arial" w:hAnsi="Arial" w:cs="Arial"/>
              </w:rPr>
              <w:t>good</w:t>
            </w:r>
            <w:proofErr w:type="spellEnd"/>
            <w:r>
              <w:rPr>
                <w:rFonts w:ascii="Arial" w:hAnsi="Arial" w:cs="Arial"/>
              </w:rPr>
              <w:t xml:space="preserve"> </w:t>
            </w:r>
            <w:proofErr w:type="spellStart"/>
            <w:r>
              <w:rPr>
                <w:rFonts w:ascii="Arial" w:hAnsi="Arial" w:cs="Arial"/>
              </w:rPr>
              <w:t>condition</w:t>
            </w:r>
            <w:proofErr w:type="spellEnd"/>
            <w:r>
              <w:rPr>
                <w:rFonts w:ascii="Arial" w:hAnsi="Arial" w:cs="Arial"/>
              </w:rPr>
              <w:t xml:space="preserve">. Asi lze takto, pak ale by nebyla využita kvalita TAČR. </w:t>
            </w:r>
          </w:p>
          <w:p w14:paraId="11C641C4" w14:textId="77777777" w:rsidR="00E720E8" w:rsidRDefault="00E720E8" w:rsidP="00E720E8">
            <w:pPr>
              <w:rPr>
                <w:rFonts w:ascii="Arial" w:hAnsi="Arial" w:cs="Arial"/>
              </w:rPr>
            </w:pPr>
          </w:p>
          <w:p w14:paraId="3F4EB938" w14:textId="276611D1" w:rsidR="00E720E8" w:rsidRPr="008F5151" w:rsidRDefault="00E720E8" w:rsidP="00E720E8">
            <w:pPr>
              <w:rPr>
                <w:rFonts w:ascii="Arial" w:hAnsi="Arial" w:cs="Arial"/>
                <w:i/>
                <w:iCs/>
                <w:sz w:val="20"/>
                <w:szCs w:val="20"/>
                <w:lang w:val="en-US"/>
              </w:rPr>
            </w:pPr>
            <w:r w:rsidRPr="008F5151">
              <w:rPr>
                <w:rFonts w:ascii="Arial" w:hAnsi="Arial" w:cs="Arial"/>
                <w:i/>
                <w:iCs/>
                <w:sz w:val="20"/>
                <w:szCs w:val="20"/>
                <w:lang w:val="en-US"/>
              </w:rPr>
              <w:t xml:space="preserve">A: excellent degree of conservation (nearly all of the habitat area in </w:t>
            </w:r>
            <w:r w:rsidRPr="008F5151">
              <w:rPr>
                <w:rFonts w:ascii="Arial" w:hAnsi="Arial" w:cs="Arial"/>
                <w:b/>
                <w:bCs/>
                <w:i/>
                <w:iCs/>
                <w:sz w:val="20"/>
                <w:szCs w:val="20"/>
                <w:lang w:val="en-US"/>
              </w:rPr>
              <w:t>good condition</w:t>
            </w:r>
            <w:r w:rsidRPr="008F5151">
              <w:rPr>
                <w:rFonts w:ascii="Arial" w:hAnsi="Arial" w:cs="Arial"/>
                <w:i/>
                <w:iCs/>
                <w:sz w:val="20"/>
                <w:szCs w:val="20"/>
                <w:lang w:val="en-US"/>
              </w:rPr>
              <w:t>) or</w:t>
            </w:r>
          </w:p>
          <w:p w14:paraId="4A246878" w14:textId="77777777" w:rsidR="00E720E8" w:rsidRPr="008F5151" w:rsidRDefault="00E720E8" w:rsidP="00E720E8">
            <w:pPr>
              <w:rPr>
                <w:rFonts w:ascii="Arial" w:hAnsi="Arial" w:cs="Arial"/>
                <w:i/>
                <w:iCs/>
                <w:sz w:val="20"/>
                <w:szCs w:val="20"/>
                <w:lang w:val="en-US"/>
              </w:rPr>
            </w:pPr>
            <w:r w:rsidRPr="008F5151">
              <w:rPr>
                <w:rFonts w:ascii="Arial" w:hAnsi="Arial" w:cs="Arial"/>
                <w:i/>
                <w:iCs/>
                <w:sz w:val="20"/>
                <w:szCs w:val="20"/>
                <w:lang w:val="en-US"/>
              </w:rPr>
              <w:t>B: good degree of conservation (most of the habitat area in good condition) or</w:t>
            </w:r>
          </w:p>
          <w:p w14:paraId="71C8963D" w14:textId="77777777" w:rsidR="00E720E8" w:rsidRPr="008F5151" w:rsidRDefault="00E720E8" w:rsidP="00E720E8">
            <w:pPr>
              <w:rPr>
                <w:rFonts w:ascii="Arial" w:hAnsi="Arial" w:cs="Arial"/>
                <w:i/>
                <w:iCs/>
                <w:sz w:val="20"/>
                <w:szCs w:val="20"/>
                <w:lang w:val="en-US"/>
              </w:rPr>
            </w:pPr>
            <w:r w:rsidRPr="008F5151">
              <w:rPr>
                <w:rFonts w:ascii="Arial" w:hAnsi="Arial" w:cs="Arial"/>
                <w:i/>
                <w:iCs/>
                <w:sz w:val="20"/>
                <w:szCs w:val="20"/>
                <w:lang w:val="en-US"/>
              </w:rPr>
              <w:t>C: reduced degree of conservation (most of the habitat area in not good condition)</w:t>
            </w:r>
          </w:p>
          <w:p w14:paraId="3738896A" w14:textId="77777777" w:rsidR="00E720E8" w:rsidRPr="008F5151" w:rsidRDefault="00E720E8" w:rsidP="00E720E8">
            <w:pPr>
              <w:rPr>
                <w:rFonts w:ascii="Arial" w:hAnsi="Arial" w:cs="Arial"/>
                <w:sz w:val="20"/>
                <w:szCs w:val="20"/>
                <w:lang w:val="en-US"/>
              </w:rPr>
            </w:pPr>
          </w:p>
          <w:p w14:paraId="0EFC66AD" w14:textId="77777777" w:rsidR="00E720E8" w:rsidRPr="008F5151" w:rsidRDefault="00E720E8" w:rsidP="00E720E8">
            <w:pPr>
              <w:rPr>
                <w:rFonts w:ascii="Arial" w:hAnsi="Arial" w:cs="Arial"/>
                <w:i/>
                <w:iCs/>
                <w:sz w:val="20"/>
                <w:szCs w:val="20"/>
                <w:lang w:val="en-US"/>
              </w:rPr>
            </w:pPr>
            <w:r w:rsidRPr="008F5151">
              <w:rPr>
                <w:rFonts w:ascii="Arial" w:hAnsi="Arial" w:cs="Arial"/>
                <w:b/>
                <w:bCs/>
                <w:i/>
                <w:iCs/>
                <w:sz w:val="20"/>
                <w:szCs w:val="20"/>
                <w:lang w:val="en-US"/>
              </w:rPr>
              <w:t>It should be linked to the condition of the habitat as defined for the Article 17</w:t>
            </w:r>
            <w:r w:rsidRPr="008F5151">
              <w:rPr>
                <w:rFonts w:ascii="Arial" w:hAnsi="Arial" w:cs="Arial"/>
                <w:i/>
                <w:iCs/>
                <w:sz w:val="20"/>
                <w:szCs w:val="20"/>
                <w:lang w:val="en-US"/>
              </w:rPr>
              <w:t xml:space="preserve"> reporting (Habitats Directive), namely the parameter </w:t>
            </w:r>
            <w:r w:rsidRPr="008F5151">
              <w:rPr>
                <w:rFonts w:ascii="Arial" w:hAnsi="Arial" w:cs="Arial"/>
                <w:i/>
                <w:iCs/>
                <w:sz w:val="20"/>
                <w:szCs w:val="20"/>
                <w:lang w:val="en-US"/>
              </w:rPr>
              <w:lastRenderedPageBreak/>
              <w:t>‘structure &amp; functions (including typical species).</w:t>
            </w:r>
          </w:p>
          <w:p w14:paraId="03FBB30C" w14:textId="77777777" w:rsidR="00E720E8" w:rsidRPr="005103FB" w:rsidRDefault="00E720E8" w:rsidP="00E720E8">
            <w:pPr>
              <w:rPr>
                <w:rFonts w:ascii="Arial" w:hAnsi="Arial" w:cs="Arial"/>
              </w:rPr>
            </w:pPr>
          </w:p>
        </w:tc>
        <w:tc>
          <w:tcPr>
            <w:tcW w:w="290" w:type="pct"/>
            <w:shd w:val="clear" w:color="auto" w:fill="E7E6E6" w:themeFill="background2"/>
          </w:tcPr>
          <w:p w14:paraId="6A108FAD" w14:textId="77777777" w:rsidR="00E720E8" w:rsidRPr="005103FB" w:rsidRDefault="00E720E8" w:rsidP="00E720E8">
            <w:pPr>
              <w:rPr>
                <w:rFonts w:ascii="Arial" w:hAnsi="Arial" w:cs="Arial"/>
              </w:rPr>
            </w:pPr>
            <w:r w:rsidRPr="00593752">
              <w:rPr>
                <w:rFonts w:ascii="Arial" w:hAnsi="Arial" w:cs="Arial"/>
              </w:rPr>
              <w:lastRenderedPageBreak/>
              <w:t>Kvalita</w:t>
            </w:r>
          </w:p>
        </w:tc>
        <w:tc>
          <w:tcPr>
            <w:tcW w:w="742" w:type="pct"/>
            <w:shd w:val="clear" w:color="auto" w:fill="auto"/>
          </w:tcPr>
          <w:p w14:paraId="1864C228" w14:textId="7560C4C1" w:rsidR="00E720E8" w:rsidRDefault="00E720E8" w:rsidP="00E720E8">
            <w:pPr>
              <w:rPr>
                <w:rFonts w:ascii="Arial" w:hAnsi="Arial" w:cs="Arial"/>
              </w:rPr>
            </w:pPr>
            <w:r>
              <w:rPr>
                <w:rFonts w:ascii="Arial" w:hAnsi="Arial" w:cs="Arial"/>
              </w:rPr>
              <w:t xml:space="preserve">Kvalita – </w:t>
            </w:r>
            <w:r w:rsidR="008C2445">
              <w:rPr>
                <w:rFonts w:ascii="Arial" w:hAnsi="Arial" w:cs="Arial"/>
              </w:rPr>
              <w:t xml:space="preserve">nyní </w:t>
            </w:r>
            <w:r>
              <w:rPr>
                <w:rFonts w:ascii="Arial" w:hAnsi="Arial" w:cs="Arial"/>
              </w:rPr>
              <w:t xml:space="preserve">kombinace DG a SF, zvážit jak využít pro </w:t>
            </w:r>
            <w:r w:rsidRPr="008C2445">
              <w:rPr>
                <w:rFonts w:ascii="Arial" w:hAnsi="Arial" w:cs="Arial"/>
                <w:color w:val="FF0000"/>
              </w:rPr>
              <w:t>SDF, protože tomu by stačilo jen SF</w:t>
            </w:r>
            <w:r w:rsidR="008C2445">
              <w:rPr>
                <w:rFonts w:ascii="Arial" w:hAnsi="Arial" w:cs="Arial"/>
                <w:color w:val="FF0000"/>
              </w:rPr>
              <w:t xml:space="preserve"> – bylo by to tak v souladu s Čl. 17.</w:t>
            </w:r>
            <w:r w:rsidR="00871E9E">
              <w:rPr>
                <w:rFonts w:ascii="Arial" w:hAnsi="Arial" w:cs="Arial"/>
                <w:color w:val="FF0000"/>
              </w:rPr>
              <w:t xml:space="preserve"> Pozor ale. U RB=W se nemusí uvádět parametr SF.</w:t>
            </w:r>
            <w:r w:rsidR="00E85BBF">
              <w:rPr>
                <w:rFonts w:ascii="Arial" w:hAnsi="Arial" w:cs="Arial"/>
                <w:color w:val="FF0000"/>
              </w:rPr>
              <w:t xml:space="preserve"> SF je syntetické kritérium v mapování.</w:t>
            </w:r>
          </w:p>
          <w:p w14:paraId="6C7937FE" w14:textId="77777777" w:rsidR="00E720E8" w:rsidRDefault="00E720E8" w:rsidP="00E720E8">
            <w:pPr>
              <w:rPr>
                <w:rFonts w:ascii="Arial" w:hAnsi="Arial" w:cs="Arial"/>
              </w:rPr>
            </w:pPr>
          </w:p>
          <w:p w14:paraId="20187C89" w14:textId="77777777" w:rsidR="00E720E8" w:rsidRDefault="001049D6" w:rsidP="00E720E8">
            <w:pPr>
              <w:rPr>
                <w:ins w:id="55" w:author="Jonáš Gaigr2" w:date="2022-09-30T11:55:00Z"/>
                <w:rFonts w:ascii="Arial" w:hAnsi="Arial" w:cs="Arial"/>
                <w:color w:val="FF0000"/>
              </w:rPr>
            </w:pPr>
            <w:r w:rsidRPr="00E720E8">
              <w:rPr>
                <w:rFonts w:ascii="Arial" w:hAnsi="Arial" w:cs="Arial"/>
                <w:color w:val="FF0000"/>
              </w:rPr>
              <w:t xml:space="preserve">Potřebujeme </w:t>
            </w:r>
            <w:r>
              <w:rPr>
                <w:rFonts w:ascii="Arial" w:hAnsi="Arial" w:cs="Arial"/>
                <w:color w:val="FF0000"/>
              </w:rPr>
              <w:t>tří stupňovou škálu.</w:t>
            </w:r>
          </w:p>
          <w:p w14:paraId="33B51F43" w14:textId="77777777" w:rsidR="00A45B57" w:rsidRDefault="00A45B57" w:rsidP="00E720E8">
            <w:pPr>
              <w:rPr>
                <w:ins w:id="56" w:author="Jonáš Gaigr2" w:date="2022-09-30T11:55:00Z"/>
                <w:rFonts w:ascii="Arial" w:hAnsi="Arial" w:cs="Arial"/>
                <w:color w:val="FF0000"/>
              </w:rPr>
            </w:pPr>
          </w:p>
          <w:p w14:paraId="016605B6" w14:textId="09328952" w:rsidR="00A45B57" w:rsidRPr="005103FB" w:rsidRDefault="00A45B57" w:rsidP="00A45B57">
            <w:pPr>
              <w:rPr>
                <w:rFonts w:ascii="Arial" w:hAnsi="Arial" w:cs="Arial"/>
              </w:rPr>
            </w:pPr>
            <w:ins w:id="57" w:author="Jonáš Gaigr2" w:date="2022-09-30T11:55:00Z">
              <w:r>
                <w:rPr>
                  <w:rFonts w:ascii="Arial" w:hAnsi="Arial" w:cs="Arial"/>
                </w:rPr>
                <w:t>Ještě doplním, ale je potřeba vymyslet způsob porovnání s kvalitou (výpočet plochy nebo aktuální způsob).</w:t>
              </w:r>
            </w:ins>
          </w:p>
        </w:tc>
        <w:tc>
          <w:tcPr>
            <w:tcW w:w="354" w:type="pct"/>
            <w:shd w:val="clear" w:color="auto" w:fill="E7E6E6" w:themeFill="background2"/>
          </w:tcPr>
          <w:p w14:paraId="41F5C31A" w14:textId="77777777" w:rsidR="00E720E8" w:rsidRPr="005103FB" w:rsidRDefault="00E720E8" w:rsidP="00E720E8">
            <w:pPr>
              <w:rPr>
                <w:rFonts w:ascii="Arial" w:hAnsi="Arial" w:cs="Arial"/>
              </w:rPr>
            </w:pPr>
            <w:proofErr w:type="spellStart"/>
            <w:r w:rsidRPr="00197F68">
              <w:rPr>
                <w:rFonts w:ascii="Arial" w:hAnsi="Arial" w:cs="Arial"/>
              </w:rPr>
              <w:t>Specific</w:t>
            </w:r>
            <w:proofErr w:type="spellEnd"/>
            <w:r w:rsidRPr="00197F68">
              <w:rPr>
                <w:rFonts w:ascii="Arial" w:hAnsi="Arial" w:cs="Arial"/>
              </w:rPr>
              <w:t xml:space="preserve"> </w:t>
            </w:r>
            <w:proofErr w:type="spellStart"/>
            <w:r w:rsidRPr="00197F68">
              <w:rPr>
                <w:rFonts w:ascii="Arial" w:hAnsi="Arial" w:cs="Arial"/>
              </w:rPr>
              <w:t>structure</w:t>
            </w:r>
            <w:proofErr w:type="spellEnd"/>
            <w:r w:rsidRPr="00197F68">
              <w:rPr>
                <w:rFonts w:ascii="Arial" w:hAnsi="Arial" w:cs="Arial"/>
              </w:rPr>
              <w:t xml:space="preserve"> and </w:t>
            </w:r>
            <w:r w:rsidRPr="00197F68">
              <w:rPr>
                <w:rFonts w:ascii="Arial" w:hAnsi="Arial" w:cs="Arial"/>
              </w:rPr>
              <w:br/>
            </w:r>
            <w:proofErr w:type="spellStart"/>
            <w:r w:rsidRPr="00197F68">
              <w:rPr>
                <w:rFonts w:ascii="Arial" w:hAnsi="Arial" w:cs="Arial"/>
              </w:rPr>
              <w:t>functions</w:t>
            </w:r>
            <w:proofErr w:type="spellEnd"/>
            <w:r w:rsidRPr="00197F68">
              <w:rPr>
                <w:rFonts w:ascii="Arial" w:hAnsi="Arial" w:cs="Arial"/>
              </w:rPr>
              <w:t xml:space="preserve"> (</w:t>
            </w:r>
            <w:proofErr w:type="spellStart"/>
            <w:r w:rsidRPr="00197F68">
              <w:rPr>
                <w:rFonts w:ascii="Arial" w:hAnsi="Arial" w:cs="Arial"/>
              </w:rPr>
              <w:t>incl</w:t>
            </w:r>
            <w:proofErr w:type="spellEnd"/>
            <w:r w:rsidRPr="00197F68">
              <w:rPr>
                <w:rFonts w:ascii="Arial" w:hAnsi="Arial" w:cs="Arial"/>
              </w:rPr>
              <w:t xml:space="preserve">. </w:t>
            </w:r>
            <w:proofErr w:type="spellStart"/>
            <w:r w:rsidRPr="00197F68">
              <w:rPr>
                <w:rFonts w:ascii="Arial" w:hAnsi="Arial" w:cs="Arial"/>
              </w:rPr>
              <w:t>typical</w:t>
            </w:r>
            <w:proofErr w:type="spellEnd"/>
            <w:r w:rsidRPr="00197F68">
              <w:rPr>
                <w:rFonts w:ascii="Arial" w:hAnsi="Arial" w:cs="Arial"/>
              </w:rPr>
              <w:t xml:space="preserve"> species)</w:t>
            </w:r>
          </w:p>
        </w:tc>
        <w:tc>
          <w:tcPr>
            <w:tcW w:w="1036" w:type="pct"/>
          </w:tcPr>
          <w:p w14:paraId="0C4A87D4" w14:textId="77777777" w:rsidR="00E720E8" w:rsidRDefault="00E720E8" w:rsidP="00E720E8">
            <w:pPr>
              <w:rPr>
                <w:rFonts w:ascii="Arial" w:hAnsi="Arial" w:cs="Arial"/>
              </w:rPr>
            </w:pPr>
            <w:r w:rsidRPr="005103FB">
              <w:rPr>
                <w:rFonts w:ascii="Arial" w:hAnsi="Arial" w:cs="Arial"/>
              </w:rPr>
              <w:t>FV</w:t>
            </w:r>
            <w:r>
              <w:rPr>
                <w:rFonts w:ascii="Arial" w:hAnsi="Arial" w:cs="Arial"/>
              </w:rPr>
              <w:t>/U1/U2/XX</w:t>
            </w:r>
          </w:p>
          <w:p w14:paraId="2249849E" w14:textId="77777777" w:rsidR="00E720E8" w:rsidRDefault="00E720E8" w:rsidP="00E720E8">
            <w:pPr>
              <w:rPr>
                <w:rFonts w:ascii="Arial" w:hAnsi="Arial" w:cs="Arial"/>
              </w:rPr>
            </w:pPr>
            <w:r>
              <w:rPr>
                <w:rFonts w:ascii="Arial" w:hAnsi="Arial" w:cs="Arial"/>
              </w:rPr>
              <w:t>Počítá se ze SF</w:t>
            </w:r>
          </w:p>
          <w:p w14:paraId="79716881" w14:textId="77777777" w:rsidR="00E720E8" w:rsidRDefault="00E720E8" w:rsidP="00E720E8">
            <w:pPr>
              <w:rPr>
                <w:rFonts w:ascii="Arial" w:hAnsi="Arial" w:cs="Arial"/>
              </w:rPr>
            </w:pPr>
          </w:p>
          <w:p w14:paraId="0EC3052B" w14:textId="155694B7" w:rsidR="00E720E8" w:rsidRPr="005103FB" w:rsidRDefault="003866E7" w:rsidP="00E720E8">
            <w:pPr>
              <w:rPr>
                <w:rFonts w:ascii="Arial" w:hAnsi="Arial" w:cs="Arial"/>
              </w:rPr>
            </w:pPr>
            <w:r>
              <w:rPr>
                <w:rFonts w:ascii="Arial" w:hAnsi="Arial" w:cs="Arial"/>
              </w:rPr>
              <w:t>2013:</w:t>
            </w:r>
          </w:p>
          <w:p w14:paraId="146CF91A" w14:textId="03FB398A" w:rsidR="00E720E8" w:rsidRDefault="00E720E8" w:rsidP="00E720E8">
            <w:pPr>
              <w:rPr>
                <w:rFonts w:ascii="Arial" w:hAnsi="Arial" w:cs="Arial"/>
              </w:rPr>
            </w:pPr>
            <w:r>
              <w:rPr>
                <w:rFonts w:ascii="Arial" w:hAnsi="Arial" w:cs="Arial"/>
              </w:rPr>
              <w:t>FV: MP + N ≤ 35 % a zároveň N &lt; 10 %</w:t>
            </w:r>
          </w:p>
          <w:p w14:paraId="339D2440" w14:textId="33B34160" w:rsidR="00E720E8" w:rsidRDefault="00E720E8" w:rsidP="00E720E8">
            <w:pPr>
              <w:rPr>
                <w:rFonts w:ascii="Arial" w:hAnsi="Arial" w:cs="Arial"/>
              </w:rPr>
            </w:pPr>
            <w:r>
              <w:rPr>
                <w:rFonts w:ascii="Arial" w:hAnsi="Arial" w:cs="Arial"/>
              </w:rPr>
              <w:t xml:space="preserve">U2: 1)  MP + N &gt; 75 % a </w:t>
            </w:r>
            <w:proofErr w:type="spellStart"/>
            <w:r>
              <w:rPr>
                <w:rFonts w:ascii="Arial" w:hAnsi="Arial" w:cs="Arial"/>
              </w:rPr>
              <w:t>závoveň</w:t>
            </w:r>
            <w:proofErr w:type="spellEnd"/>
            <w:r>
              <w:rPr>
                <w:rFonts w:ascii="Arial" w:hAnsi="Arial" w:cs="Arial"/>
              </w:rPr>
              <w:t xml:space="preserve">  N ≥10 %</w:t>
            </w:r>
          </w:p>
          <w:p w14:paraId="2E8481DE" w14:textId="77777777" w:rsidR="00E720E8" w:rsidRDefault="00E720E8" w:rsidP="00E720E8">
            <w:pPr>
              <w:rPr>
                <w:rFonts w:ascii="Arial" w:hAnsi="Arial" w:cs="Arial"/>
              </w:rPr>
            </w:pPr>
            <w:r>
              <w:rPr>
                <w:rFonts w:ascii="Arial" w:hAnsi="Arial" w:cs="Arial"/>
              </w:rPr>
              <w:t>2) N &gt; 25 %</w:t>
            </w:r>
          </w:p>
          <w:p w14:paraId="2C76FA97" w14:textId="77777777" w:rsidR="00E720E8" w:rsidRDefault="00E720E8" w:rsidP="00E720E8">
            <w:pPr>
              <w:rPr>
                <w:rFonts w:ascii="Arial" w:hAnsi="Arial" w:cs="Arial"/>
              </w:rPr>
            </w:pPr>
          </w:p>
          <w:p w14:paraId="6B783DA2" w14:textId="37BFCA8F" w:rsidR="00E720E8" w:rsidRDefault="003866E7" w:rsidP="00E720E8">
            <w:pPr>
              <w:rPr>
                <w:rFonts w:ascii="Arial" w:hAnsi="Arial" w:cs="Arial"/>
              </w:rPr>
            </w:pPr>
            <w:r>
              <w:rPr>
                <w:rFonts w:ascii="Arial" w:hAnsi="Arial" w:cs="Arial"/>
              </w:rPr>
              <w:t>2019:</w:t>
            </w:r>
          </w:p>
          <w:p w14:paraId="20FA5AE5" w14:textId="16D8D40B" w:rsidR="003866E7" w:rsidRDefault="00D20E13" w:rsidP="00E720E8">
            <w:pPr>
              <w:rPr>
                <w:rFonts w:ascii="Arial" w:hAnsi="Arial" w:cs="Arial"/>
              </w:rPr>
            </w:pPr>
            <w:proofErr w:type="spellStart"/>
            <w:r>
              <w:rPr>
                <w:rFonts w:ascii="Arial" w:hAnsi="Arial" w:cs="Arial"/>
              </w:rPr>
              <w:t>Good</w:t>
            </w:r>
            <w:proofErr w:type="spellEnd"/>
            <w:r>
              <w:rPr>
                <w:rFonts w:ascii="Arial" w:hAnsi="Arial" w:cs="Arial"/>
              </w:rPr>
              <w:t xml:space="preserve"> </w:t>
            </w:r>
            <w:proofErr w:type="spellStart"/>
            <w:r>
              <w:rPr>
                <w:rFonts w:ascii="Arial" w:hAnsi="Arial" w:cs="Arial"/>
              </w:rPr>
              <w:t>condition</w:t>
            </w:r>
            <w:proofErr w:type="spellEnd"/>
            <w:r>
              <w:rPr>
                <w:rFonts w:ascii="Arial" w:hAnsi="Arial" w:cs="Arial"/>
              </w:rPr>
              <w:t xml:space="preserve"> = P a MP  (tedy relativně pozitivní)</w:t>
            </w:r>
          </w:p>
          <w:p w14:paraId="54F52E5F" w14:textId="77777777" w:rsidR="003866E7" w:rsidRPr="00D20E13" w:rsidRDefault="003866E7" w:rsidP="00E720E8">
            <w:pPr>
              <w:rPr>
                <w:rFonts w:ascii="Arial" w:hAnsi="Arial" w:cs="Arial"/>
                <w:i/>
                <w:iCs/>
                <w:sz w:val="20"/>
                <w:szCs w:val="20"/>
                <w:lang w:val="en-US"/>
              </w:rPr>
            </w:pPr>
          </w:p>
          <w:p w14:paraId="256D0AAF" w14:textId="3F7DB77E" w:rsidR="00E720E8" w:rsidRPr="00D20E13" w:rsidRDefault="00E720E8" w:rsidP="00E720E8">
            <w:pPr>
              <w:rPr>
                <w:rFonts w:ascii="Arial" w:hAnsi="Arial" w:cs="Arial"/>
                <w:i/>
                <w:iCs/>
                <w:sz w:val="20"/>
                <w:szCs w:val="20"/>
                <w:lang w:val="en-US"/>
              </w:rPr>
            </w:pPr>
            <w:r w:rsidRPr="00D20E13">
              <w:rPr>
                <w:rFonts w:ascii="Arial" w:hAnsi="Arial" w:cs="Arial"/>
                <w:i/>
                <w:iCs/>
                <w:sz w:val="20"/>
                <w:szCs w:val="20"/>
                <w:lang w:val="en-US"/>
              </w:rPr>
              <w:t>FV: 1. It is recommended to use an indicative value of 90 % of the habitat type area in ‘good’ condition as the threshold to conclude on ‘</w:t>
            </w:r>
            <w:proofErr w:type="spellStart"/>
            <w:r w:rsidRPr="00D20E13">
              <w:rPr>
                <w:rFonts w:ascii="Arial" w:hAnsi="Arial" w:cs="Arial"/>
                <w:i/>
                <w:iCs/>
                <w:sz w:val="20"/>
                <w:szCs w:val="20"/>
                <w:lang w:val="en-US"/>
              </w:rPr>
              <w:t>favourable</w:t>
            </w:r>
            <w:proofErr w:type="spellEnd"/>
            <w:r w:rsidRPr="00D20E13">
              <w:rPr>
                <w:rFonts w:ascii="Arial" w:hAnsi="Arial" w:cs="Arial"/>
                <w:i/>
                <w:iCs/>
                <w:sz w:val="20"/>
                <w:szCs w:val="20"/>
                <w:lang w:val="en-US"/>
              </w:rPr>
              <w:t>’</w:t>
            </w:r>
          </w:p>
          <w:p w14:paraId="633FB244" w14:textId="77777777" w:rsidR="00E720E8" w:rsidRPr="005103FB" w:rsidRDefault="00E720E8" w:rsidP="00E720E8">
            <w:pPr>
              <w:rPr>
                <w:rFonts w:ascii="Arial" w:hAnsi="Arial" w:cs="Arial"/>
              </w:rPr>
            </w:pPr>
            <w:r w:rsidRPr="00D20E13">
              <w:rPr>
                <w:rFonts w:ascii="Arial" w:hAnsi="Arial" w:cs="Arial"/>
                <w:i/>
                <w:iCs/>
                <w:sz w:val="20"/>
                <w:szCs w:val="20"/>
                <w:lang w:val="en-US"/>
              </w:rPr>
              <w:t>U2:  The status of Structure and functions is ‘</w:t>
            </w:r>
            <w:proofErr w:type="spellStart"/>
            <w:r w:rsidRPr="00D20E13">
              <w:rPr>
                <w:rFonts w:ascii="Arial" w:hAnsi="Arial" w:cs="Arial"/>
                <w:i/>
                <w:iCs/>
                <w:sz w:val="20"/>
                <w:szCs w:val="20"/>
                <w:lang w:val="en-US"/>
              </w:rPr>
              <w:t>unfavourable</w:t>
            </w:r>
            <w:proofErr w:type="spellEnd"/>
            <w:r w:rsidRPr="00D20E13">
              <w:rPr>
                <w:rFonts w:ascii="Arial" w:hAnsi="Arial" w:cs="Arial"/>
                <w:i/>
                <w:iCs/>
                <w:sz w:val="20"/>
                <w:szCs w:val="20"/>
                <w:lang w:val="en-US"/>
              </w:rPr>
              <w:t xml:space="preserve">-bad’ if: more than 25 % of the area is </w:t>
            </w:r>
            <w:proofErr w:type="spellStart"/>
            <w:r w:rsidRPr="00D20E13">
              <w:rPr>
                <w:rFonts w:ascii="Arial" w:hAnsi="Arial" w:cs="Arial"/>
                <w:i/>
                <w:iCs/>
                <w:sz w:val="20"/>
                <w:szCs w:val="20"/>
                <w:lang w:val="en-US"/>
              </w:rPr>
              <w:t>unfavourable</w:t>
            </w:r>
            <w:proofErr w:type="spellEnd"/>
            <w:r w:rsidRPr="00D20E13">
              <w:rPr>
                <w:rFonts w:ascii="Arial" w:hAnsi="Arial" w:cs="Arial"/>
                <w:i/>
                <w:iCs/>
                <w:sz w:val="20"/>
                <w:szCs w:val="20"/>
                <w:lang w:val="en-US"/>
              </w:rPr>
              <w:t xml:space="preserve"> (‘not good’) as regards its specific structure and functions.</w:t>
            </w:r>
          </w:p>
        </w:tc>
      </w:tr>
      <w:tr w:rsidR="003866E7" w:rsidRPr="005103FB" w14:paraId="71FC8037" w14:textId="77777777" w:rsidTr="00607161">
        <w:tc>
          <w:tcPr>
            <w:tcW w:w="287" w:type="pct"/>
            <w:shd w:val="clear" w:color="auto" w:fill="auto"/>
          </w:tcPr>
          <w:p w14:paraId="4C78577B" w14:textId="77777777" w:rsidR="00E720E8" w:rsidRPr="005103FB" w:rsidRDefault="00E720E8" w:rsidP="00E720E8">
            <w:pPr>
              <w:rPr>
                <w:rFonts w:ascii="Arial" w:hAnsi="Arial" w:cs="Arial"/>
              </w:rPr>
            </w:pPr>
          </w:p>
        </w:tc>
        <w:tc>
          <w:tcPr>
            <w:tcW w:w="1051" w:type="pct"/>
          </w:tcPr>
          <w:p w14:paraId="3FC0E446" w14:textId="77777777" w:rsidR="00E720E8" w:rsidRPr="005103FB" w:rsidRDefault="00E720E8" w:rsidP="00E720E8">
            <w:pPr>
              <w:rPr>
                <w:rFonts w:ascii="Arial" w:hAnsi="Arial" w:cs="Arial"/>
              </w:rPr>
            </w:pPr>
          </w:p>
        </w:tc>
        <w:tc>
          <w:tcPr>
            <w:tcW w:w="287" w:type="pct"/>
            <w:shd w:val="clear" w:color="auto" w:fill="E7E6E6" w:themeFill="background2"/>
          </w:tcPr>
          <w:p w14:paraId="66021C0E" w14:textId="77777777" w:rsidR="00E720E8" w:rsidRPr="005103FB" w:rsidRDefault="00E720E8" w:rsidP="00E720E8">
            <w:pPr>
              <w:rPr>
                <w:rFonts w:ascii="Arial" w:hAnsi="Arial" w:cs="Arial"/>
              </w:rPr>
            </w:pPr>
            <w:proofErr w:type="spellStart"/>
            <w:r w:rsidRPr="005103FB">
              <w:rPr>
                <w:rFonts w:ascii="Arial" w:hAnsi="Arial" w:cs="Arial"/>
              </w:rPr>
              <w:t>Degree</w:t>
            </w:r>
            <w:proofErr w:type="spellEnd"/>
            <w:r w:rsidRPr="005103FB">
              <w:rPr>
                <w:rFonts w:ascii="Arial" w:hAnsi="Arial" w:cs="Arial"/>
              </w:rPr>
              <w:t xml:space="preserve"> </w:t>
            </w:r>
            <w:proofErr w:type="spellStart"/>
            <w:r w:rsidRPr="005103FB">
              <w:rPr>
                <w:rFonts w:ascii="Arial" w:hAnsi="Arial" w:cs="Arial"/>
              </w:rPr>
              <w:t>of</w:t>
            </w:r>
            <w:proofErr w:type="spellEnd"/>
            <w:r w:rsidRPr="005103FB">
              <w:rPr>
                <w:rFonts w:ascii="Arial" w:hAnsi="Arial" w:cs="Arial"/>
              </w:rPr>
              <w:t xml:space="preserve"> </w:t>
            </w:r>
            <w:proofErr w:type="spellStart"/>
            <w:r w:rsidRPr="005103FB">
              <w:rPr>
                <w:rFonts w:ascii="Arial" w:hAnsi="Arial" w:cs="Arial"/>
              </w:rPr>
              <w:t>conservation</w:t>
            </w:r>
            <w:proofErr w:type="spellEnd"/>
            <w:r w:rsidRPr="005103FB">
              <w:rPr>
                <w:rFonts w:ascii="Arial" w:hAnsi="Arial" w:cs="Arial"/>
              </w:rPr>
              <w:t xml:space="preserve"> – area</w:t>
            </w:r>
          </w:p>
        </w:tc>
        <w:tc>
          <w:tcPr>
            <w:tcW w:w="952" w:type="pct"/>
          </w:tcPr>
          <w:p w14:paraId="77081AD5" w14:textId="2F8FA2F7" w:rsidR="00E720E8" w:rsidRDefault="00E720E8" w:rsidP="00E720E8">
            <w:pPr>
              <w:rPr>
                <w:rFonts w:ascii="Arial" w:hAnsi="Arial" w:cs="Arial"/>
              </w:rPr>
            </w:pPr>
            <w:r w:rsidRPr="005103FB">
              <w:rPr>
                <w:rFonts w:ascii="Arial" w:hAnsi="Arial" w:cs="Arial"/>
              </w:rPr>
              <w:t>Dtto</w:t>
            </w:r>
            <w:r>
              <w:rPr>
                <w:rFonts w:ascii="Arial" w:hAnsi="Arial" w:cs="Arial"/>
              </w:rPr>
              <w:t>, vazba na čl. 17. Lze stanovit z mapování.</w:t>
            </w:r>
          </w:p>
          <w:p w14:paraId="346BAE6E" w14:textId="77777777" w:rsidR="00E720E8" w:rsidRDefault="00E720E8" w:rsidP="00E720E8">
            <w:pPr>
              <w:rPr>
                <w:rFonts w:ascii="Arial" w:hAnsi="Arial" w:cs="Arial"/>
              </w:rPr>
            </w:pPr>
          </w:p>
          <w:p w14:paraId="79FB41FD" w14:textId="758B2B46" w:rsidR="00E720E8" w:rsidRPr="008F5151" w:rsidRDefault="00E720E8" w:rsidP="00E720E8">
            <w:pPr>
              <w:rPr>
                <w:rFonts w:ascii="Arial" w:hAnsi="Arial" w:cs="Arial"/>
                <w:i/>
                <w:iCs/>
              </w:rPr>
            </w:pPr>
            <w:r w:rsidRPr="008F5151">
              <w:rPr>
                <w:rFonts w:ascii="Arial" w:hAnsi="Arial" w:cs="Arial"/>
                <w:i/>
                <w:iCs/>
              </w:rPr>
              <w:t xml:space="preserve">Area in </w:t>
            </w:r>
            <w:proofErr w:type="spellStart"/>
            <w:r w:rsidRPr="008F5151">
              <w:rPr>
                <w:rFonts w:ascii="Arial" w:hAnsi="Arial" w:cs="Arial"/>
                <w:i/>
                <w:iCs/>
              </w:rPr>
              <w:t>good</w:t>
            </w:r>
            <w:proofErr w:type="spellEnd"/>
            <w:r w:rsidRPr="008F5151">
              <w:rPr>
                <w:rFonts w:ascii="Arial" w:hAnsi="Arial" w:cs="Arial"/>
                <w:i/>
                <w:iCs/>
              </w:rPr>
              <w:t xml:space="preserve"> </w:t>
            </w:r>
            <w:proofErr w:type="spellStart"/>
            <w:r w:rsidRPr="008F5151">
              <w:rPr>
                <w:rFonts w:ascii="Arial" w:hAnsi="Arial" w:cs="Arial"/>
                <w:i/>
                <w:iCs/>
              </w:rPr>
              <w:t>condition</w:t>
            </w:r>
            <w:proofErr w:type="spellEnd"/>
            <w:r w:rsidRPr="008F5151">
              <w:rPr>
                <w:rFonts w:ascii="Arial" w:hAnsi="Arial" w:cs="Arial"/>
                <w:i/>
                <w:iCs/>
              </w:rPr>
              <w:t>: …. [ha]</w:t>
            </w:r>
          </w:p>
          <w:p w14:paraId="371F7F3F" w14:textId="77777777" w:rsidR="00E720E8" w:rsidRPr="008F5151" w:rsidRDefault="00E720E8" w:rsidP="00E720E8">
            <w:pPr>
              <w:rPr>
                <w:rFonts w:ascii="Arial" w:hAnsi="Arial" w:cs="Arial"/>
                <w:i/>
                <w:iCs/>
              </w:rPr>
            </w:pPr>
            <w:r w:rsidRPr="008F5151">
              <w:rPr>
                <w:rFonts w:ascii="Arial" w:hAnsi="Arial" w:cs="Arial"/>
                <w:i/>
                <w:iCs/>
              </w:rPr>
              <w:t xml:space="preserve">Area in not </w:t>
            </w:r>
            <w:proofErr w:type="spellStart"/>
            <w:r w:rsidRPr="008F5151">
              <w:rPr>
                <w:rFonts w:ascii="Arial" w:hAnsi="Arial" w:cs="Arial"/>
                <w:i/>
                <w:iCs/>
              </w:rPr>
              <w:t>good</w:t>
            </w:r>
            <w:proofErr w:type="spellEnd"/>
            <w:r w:rsidRPr="008F5151">
              <w:rPr>
                <w:rFonts w:ascii="Arial" w:hAnsi="Arial" w:cs="Arial"/>
                <w:i/>
                <w:iCs/>
              </w:rPr>
              <w:t xml:space="preserve"> </w:t>
            </w:r>
            <w:proofErr w:type="spellStart"/>
            <w:r w:rsidRPr="008F5151">
              <w:rPr>
                <w:rFonts w:ascii="Arial" w:hAnsi="Arial" w:cs="Arial"/>
                <w:i/>
                <w:iCs/>
              </w:rPr>
              <w:t>condition</w:t>
            </w:r>
            <w:proofErr w:type="spellEnd"/>
            <w:r w:rsidRPr="008F5151">
              <w:rPr>
                <w:rFonts w:ascii="Arial" w:hAnsi="Arial" w:cs="Arial"/>
                <w:i/>
                <w:iCs/>
              </w:rPr>
              <w:t>: …. [ha]</w:t>
            </w:r>
          </w:p>
          <w:p w14:paraId="4E6162EF" w14:textId="77777777" w:rsidR="00E720E8" w:rsidRPr="008F5151" w:rsidRDefault="00E720E8" w:rsidP="00E720E8">
            <w:pPr>
              <w:rPr>
                <w:rFonts w:ascii="Arial" w:hAnsi="Arial" w:cs="Arial"/>
                <w:i/>
                <w:iCs/>
              </w:rPr>
            </w:pPr>
            <w:r w:rsidRPr="008F5151">
              <w:rPr>
                <w:rFonts w:ascii="Arial" w:hAnsi="Arial" w:cs="Arial"/>
                <w:i/>
                <w:iCs/>
              </w:rPr>
              <w:t xml:space="preserve">Area in </w:t>
            </w:r>
            <w:proofErr w:type="spellStart"/>
            <w:r w:rsidRPr="008F5151">
              <w:rPr>
                <w:rFonts w:ascii="Arial" w:hAnsi="Arial" w:cs="Arial"/>
                <w:i/>
                <w:iCs/>
              </w:rPr>
              <w:t>unknown</w:t>
            </w:r>
            <w:proofErr w:type="spellEnd"/>
            <w:r w:rsidRPr="008F5151">
              <w:rPr>
                <w:rFonts w:ascii="Arial" w:hAnsi="Arial" w:cs="Arial"/>
                <w:i/>
                <w:iCs/>
              </w:rPr>
              <w:t xml:space="preserve"> </w:t>
            </w:r>
            <w:proofErr w:type="spellStart"/>
            <w:r w:rsidRPr="008F5151">
              <w:rPr>
                <w:rFonts w:ascii="Arial" w:hAnsi="Arial" w:cs="Arial"/>
                <w:i/>
                <w:iCs/>
              </w:rPr>
              <w:t>condition</w:t>
            </w:r>
            <w:proofErr w:type="spellEnd"/>
            <w:r w:rsidRPr="008F5151">
              <w:rPr>
                <w:rFonts w:ascii="Arial" w:hAnsi="Arial" w:cs="Arial"/>
                <w:i/>
                <w:iCs/>
              </w:rPr>
              <w:t>: … [ha]</w:t>
            </w:r>
          </w:p>
          <w:p w14:paraId="091D5CDE" w14:textId="77777777" w:rsidR="00E720E8" w:rsidRPr="005103FB" w:rsidRDefault="00E720E8" w:rsidP="00E720E8">
            <w:pPr>
              <w:rPr>
                <w:rFonts w:ascii="Arial" w:hAnsi="Arial" w:cs="Arial"/>
              </w:rPr>
            </w:pPr>
          </w:p>
          <w:p w14:paraId="468075A8" w14:textId="713ABDAB" w:rsidR="00E720E8" w:rsidRPr="005103FB" w:rsidRDefault="00E720E8" w:rsidP="00E720E8">
            <w:pPr>
              <w:rPr>
                <w:rFonts w:ascii="Arial" w:hAnsi="Arial" w:cs="Arial"/>
              </w:rPr>
            </w:pPr>
          </w:p>
        </w:tc>
        <w:tc>
          <w:tcPr>
            <w:tcW w:w="290" w:type="pct"/>
            <w:shd w:val="clear" w:color="auto" w:fill="E7E6E6" w:themeFill="background2"/>
          </w:tcPr>
          <w:p w14:paraId="492E9309" w14:textId="2D81B9A0" w:rsidR="00E720E8" w:rsidRPr="008C2445" w:rsidRDefault="008C2445" w:rsidP="00E720E8">
            <w:pPr>
              <w:rPr>
                <w:rFonts w:ascii="Arial" w:hAnsi="Arial" w:cs="Arial"/>
                <w:color w:val="FF0000"/>
              </w:rPr>
            </w:pPr>
            <w:r>
              <w:rPr>
                <w:rFonts w:ascii="Arial" w:hAnsi="Arial" w:cs="Arial"/>
                <w:color w:val="FF0000"/>
              </w:rPr>
              <w:t>chybí</w:t>
            </w:r>
          </w:p>
        </w:tc>
        <w:tc>
          <w:tcPr>
            <w:tcW w:w="742" w:type="pct"/>
            <w:shd w:val="clear" w:color="auto" w:fill="auto"/>
          </w:tcPr>
          <w:p w14:paraId="0987184E" w14:textId="741324B4" w:rsidR="00E720E8" w:rsidRDefault="008C2445" w:rsidP="00E720E8">
            <w:pPr>
              <w:rPr>
                <w:ins w:id="58" w:author="Jonáš Gaigr2" w:date="2022-09-30T12:50:00Z"/>
                <w:rFonts w:ascii="Arial" w:hAnsi="Arial" w:cs="Arial"/>
              </w:rPr>
            </w:pPr>
            <w:r>
              <w:rPr>
                <w:rFonts w:ascii="Arial" w:hAnsi="Arial" w:cs="Arial"/>
              </w:rPr>
              <w:t xml:space="preserve">Pokud bude TAČR hodnocení pracovat se SF, tak mimo vlastní hodnocení by měly být tyto údaje rovnou spočítány. </w:t>
            </w:r>
          </w:p>
          <w:p w14:paraId="1D7414A3" w14:textId="094885D0" w:rsidR="00044B06" w:rsidRDefault="00044B06" w:rsidP="00E720E8">
            <w:pPr>
              <w:rPr>
                <w:ins w:id="59" w:author="Jonáš Gaigr2" w:date="2022-09-30T12:50:00Z"/>
                <w:rFonts w:ascii="Arial" w:hAnsi="Arial" w:cs="Arial"/>
              </w:rPr>
            </w:pPr>
          </w:p>
          <w:p w14:paraId="3E4232D0" w14:textId="7DF3235A" w:rsidR="00044B06" w:rsidRDefault="00044B06" w:rsidP="00E720E8">
            <w:pPr>
              <w:rPr>
                <w:ins w:id="60" w:author="Jonáš Gaigr2" w:date="2022-09-30T11:41:00Z"/>
                <w:rFonts w:ascii="Arial" w:hAnsi="Arial" w:cs="Arial"/>
              </w:rPr>
            </w:pPr>
            <w:ins w:id="61" w:author="Jonáš Gaigr2" w:date="2022-09-30T12:50:00Z">
              <w:r>
                <w:rPr>
                  <w:rFonts w:ascii="Arial" w:hAnsi="Arial" w:cs="Arial"/>
                </w:rPr>
                <w:t>Dopočítám</w:t>
              </w:r>
            </w:ins>
            <w:ins w:id="62" w:author="Jonáš Gaigr2" w:date="2022-09-30T12:51:00Z">
              <w:r w:rsidR="007D0883">
                <w:rPr>
                  <w:rFonts w:ascii="Arial" w:hAnsi="Arial" w:cs="Arial"/>
                </w:rPr>
                <w:t xml:space="preserve"> pro </w:t>
              </w:r>
            </w:ins>
            <w:ins w:id="63" w:author="Jonáš Gaigr2" w:date="2022-09-30T12:52:00Z">
              <w:r w:rsidR="007D0883">
                <w:rPr>
                  <w:rFonts w:ascii="Arial" w:hAnsi="Arial" w:cs="Arial"/>
                </w:rPr>
                <w:t>P a MP</w:t>
              </w:r>
            </w:ins>
            <w:ins w:id="64" w:author="Jonáš Gaigr2" w:date="2022-09-30T12:50:00Z">
              <w:r w:rsidR="00A637AA">
                <w:rPr>
                  <w:rFonts w:ascii="Arial" w:hAnsi="Arial" w:cs="Arial"/>
                </w:rPr>
                <w:t>.</w:t>
              </w:r>
            </w:ins>
          </w:p>
          <w:p w14:paraId="06A6D4C6" w14:textId="09991740" w:rsidR="006A697E" w:rsidRDefault="006A697E" w:rsidP="006A697E">
            <w:pPr>
              <w:rPr>
                <w:ins w:id="65" w:author="Jonáš Gaigr2" w:date="2022-09-30T17:33:00Z"/>
                <w:rFonts w:ascii="Arial" w:hAnsi="Arial" w:cs="Arial"/>
              </w:rPr>
            </w:pPr>
          </w:p>
          <w:p w14:paraId="511DA32D" w14:textId="5C4D230A" w:rsidR="00A956D9" w:rsidRPr="00A956D9" w:rsidRDefault="00F220B2" w:rsidP="006A697E">
            <w:pPr>
              <w:rPr>
                <w:ins w:id="66" w:author="Jonáš Gaigr2" w:date="2022-09-30T11:43:00Z"/>
                <w:rFonts w:ascii="Arial" w:hAnsi="Arial" w:cs="Arial"/>
                <w:b/>
                <w:rPrChange w:id="67" w:author="Jonáš Gaigr2" w:date="2022-09-30T17:35:00Z">
                  <w:rPr>
                    <w:ins w:id="68" w:author="Jonáš Gaigr2" w:date="2022-09-30T11:43:00Z"/>
                    <w:rFonts w:ascii="Arial" w:hAnsi="Arial" w:cs="Arial"/>
                  </w:rPr>
                </w:rPrChange>
              </w:rPr>
            </w:pPr>
            <w:ins w:id="69" w:author="Jonáš Gaigr2" w:date="2022-09-30T17:35:00Z">
              <w:r>
                <w:rPr>
                  <w:rFonts w:ascii="Arial" w:hAnsi="Arial" w:cs="Arial"/>
                  <w:b/>
                </w:rPr>
                <w:t>K</w:t>
              </w:r>
            </w:ins>
            <w:ins w:id="70" w:author="Jonáš Gaigr2" w:date="2022-09-30T17:33:00Z">
              <w:r w:rsidR="00A956D9" w:rsidRPr="00A956D9">
                <w:rPr>
                  <w:rFonts w:ascii="Arial" w:hAnsi="Arial" w:cs="Arial"/>
                  <w:b/>
                  <w:rPrChange w:id="71" w:author="Jonáš Gaigr2" w:date="2022-09-30T17:35:00Z">
                    <w:rPr>
                      <w:rFonts w:ascii="Arial" w:hAnsi="Arial" w:cs="Arial"/>
                    </w:rPr>
                  </w:rPrChange>
                </w:rPr>
                <w:t xml:space="preserve">e zvážení, jestli tímto způsobem (procento rozlohy v dobrém stavu) neanalyzovat více parametrů. </w:t>
              </w:r>
            </w:ins>
            <w:ins w:id="72" w:author="Jonáš Gaigr2" w:date="2022-09-30T17:34:00Z">
              <w:r w:rsidR="00A956D9" w:rsidRPr="00A956D9">
                <w:rPr>
                  <w:rFonts w:ascii="Arial" w:hAnsi="Arial" w:cs="Arial"/>
                  <w:b/>
                  <w:rPrChange w:id="73" w:author="Jonáš Gaigr2" w:date="2022-09-30T17:35:00Z">
                    <w:rPr>
                      <w:rFonts w:ascii="Arial" w:hAnsi="Arial" w:cs="Arial"/>
                    </w:rPr>
                  </w:rPrChange>
                </w:rPr>
                <w:t>Může to být přehlednější pro péči i praktičtější z hlediska dalšího využití (</w:t>
              </w:r>
            </w:ins>
            <w:ins w:id="74" w:author="Jonáš Gaigr2" w:date="2022-09-30T17:35:00Z">
              <w:r w:rsidR="00A956D9" w:rsidRPr="00A956D9">
                <w:rPr>
                  <w:rFonts w:ascii="Arial" w:hAnsi="Arial" w:cs="Arial"/>
                  <w:b/>
                  <w:rPrChange w:id="75" w:author="Jonáš Gaigr2" w:date="2022-09-30T17:35:00Z">
                    <w:rPr>
                      <w:rFonts w:ascii="Arial" w:hAnsi="Arial" w:cs="Arial"/>
                    </w:rPr>
                  </w:rPrChange>
                </w:rPr>
                <w:t xml:space="preserve">reporting, </w:t>
              </w:r>
              <w:proofErr w:type="spellStart"/>
              <w:r w:rsidR="00A956D9" w:rsidRPr="00A956D9">
                <w:rPr>
                  <w:rFonts w:ascii="Arial" w:hAnsi="Arial" w:cs="Arial"/>
                  <w:b/>
                  <w:rPrChange w:id="76" w:author="Jonáš Gaigr2" w:date="2022-09-30T17:35:00Z">
                    <w:rPr>
                      <w:rFonts w:ascii="Arial" w:hAnsi="Arial" w:cs="Arial"/>
                    </w:rPr>
                  </w:rPrChange>
                </w:rPr>
                <w:t>restoration</w:t>
              </w:r>
              <w:proofErr w:type="spellEnd"/>
              <w:r w:rsidR="00A956D9" w:rsidRPr="00A956D9">
                <w:rPr>
                  <w:rFonts w:ascii="Arial" w:hAnsi="Arial" w:cs="Arial"/>
                  <w:b/>
                  <w:rPrChange w:id="77" w:author="Jonáš Gaigr2" w:date="2022-09-30T17:35:00Z">
                    <w:rPr>
                      <w:rFonts w:ascii="Arial" w:hAnsi="Arial" w:cs="Arial"/>
                    </w:rPr>
                  </w:rPrChange>
                </w:rPr>
                <w:t xml:space="preserve"> apod.)</w:t>
              </w:r>
            </w:ins>
          </w:p>
          <w:p w14:paraId="1ACB946B" w14:textId="0999A058" w:rsidR="006A697E" w:rsidRPr="005103FB" w:rsidRDefault="006A697E" w:rsidP="006A697E">
            <w:pPr>
              <w:rPr>
                <w:rFonts w:ascii="Arial" w:hAnsi="Arial" w:cs="Arial"/>
              </w:rPr>
            </w:pPr>
          </w:p>
        </w:tc>
        <w:tc>
          <w:tcPr>
            <w:tcW w:w="354" w:type="pct"/>
            <w:shd w:val="clear" w:color="auto" w:fill="E7E6E6" w:themeFill="background2"/>
          </w:tcPr>
          <w:p w14:paraId="0F097FAD" w14:textId="77777777" w:rsidR="00E720E8" w:rsidRPr="005103FB" w:rsidRDefault="00E720E8" w:rsidP="00E720E8">
            <w:pPr>
              <w:rPr>
                <w:rFonts w:ascii="Arial" w:hAnsi="Arial" w:cs="Arial"/>
              </w:rPr>
            </w:pPr>
            <w:proofErr w:type="spellStart"/>
            <w:r>
              <w:rPr>
                <w:rFonts w:ascii="Arial" w:hAnsi="Arial" w:cs="Arial"/>
              </w:rPr>
              <w:t>Condition</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habitat (</w:t>
            </w:r>
            <w:proofErr w:type="spellStart"/>
            <w:r>
              <w:rPr>
                <w:rFonts w:ascii="Arial" w:hAnsi="Arial" w:cs="Arial"/>
              </w:rPr>
              <w:t>under</w:t>
            </w:r>
            <w:proofErr w:type="spellEnd"/>
            <w:r>
              <w:rPr>
                <w:rFonts w:ascii="Arial" w:hAnsi="Arial" w:cs="Arial"/>
              </w:rPr>
              <w:t xml:space="preserve"> </w:t>
            </w:r>
            <w:proofErr w:type="spellStart"/>
            <w:r w:rsidRPr="005103FB">
              <w:rPr>
                <w:rFonts w:ascii="Arial" w:hAnsi="Arial" w:cs="Arial"/>
              </w:rPr>
              <w:t>Structure</w:t>
            </w:r>
            <w:proofErr w:type="spellEnd"/>
            <w:r w:rsidRPr="005103FB">
              <w:rPr>
                <w:rFonts w:ascii="Arial" w:hAnsi="Arial" w:cs="Arial"/>
              </w:rPr>
              <w:t xml:space="preserve"> and </w:t>
            </w:r>
            <w:proofErr w:type="spellStart"/>
            <w:r w:rsidRPr="005103FB">
              <w:rPr>
                <w:rFonts w:ascii="Arial" w:hAnsi="Arial" w:cs="Arial"/>
              </w:rPr>
              <w:t>functions</w:t>
            </w:r>
            <w:proofErr w:type="spellEnd"/>
            <w:r>
              <w:rPr>
                <w:rFonts w:ascii="Arial" w:hAnsi="Arial" w:cs="Arial"/>
              </w:rPr>
              <w:t>)</w:t>
            </w:r>
          </w:p>
        </w:tc>
        <w:tc>
          <w:tcPr>
            <w:tcW w:w="1036" w:type="pct"/>
          </w:tcPr>
          <w:p w14:paraId="7A73C92A" w14:textId="77777777" w:rsidR="00E720E8" w:rsidRPr="00D20E13" w:rsidRDefault="00E720E8" w:rsidP="00E720E8">
            <w:pPr>
              <w:pStyle w:val="Odstavecseseznamem"/>
              <w:numPr>
                <w:ilvl w:val="0"/>
                <w:numId w:val="5"/>
              </w:numPr>
              <w:ind w:left="461"/>
              <w:rPr>
                <w:rFonts w:ascii="Arial" w:hAnsi="Arial" w:cs="Arial"/>
                <w:i/>
                <w:iCs/>
              </w:rPr>
            </w:pPr>
            <w:r w:rsidRPr="00D20E13">
              <w:rPr>
                <w:rFonts w:ascii="Arial" w:hAnsi="Arial" w:cs="Arial"/>
                <w:i/>
                <w:iCs/>
              </w:rPr>
              <w:t xml:space="preserve">Area in </w:t>
            </w:r>
            <w:proofErr w:type="spellStart"/>
            <w:r w:rsidRPr="00D20E13">
              <w:rPr>
                <w:rFonts w:ascii="Arial" w:hAnsi="Arial" w:cs="Arial"/>
                <w:i/>
                <w:iCs/>
              </w:rPr>
              <w:t>good</w:t>
            </w:r>
            <w:proofErr w:type="spellEnd"/>
            <w:r w:rsidRPr="00D20E13">
              <w:rPr>
                <w:rFonts w:ascii="Arial" w:hAnsi="Arial" w:cs="Arial"/>
                <w:i/>
                <w:iCs/>
              </w:rPr>
              <w:t xml:space="preserve"> </w:t>
            </w:r>
            <w:proofErr w:type="spellStart"/>
            <w:r w:rsidRPr="00D20E13">
              <w:rPr>
                <w:rFonts w:ascii="Arial" w:hAnsi="Arial" w:cs="Arial"/>
                <w:i/>
                <w:iCs/>
              </w:rPr>
              <w:t>condition</w:t>
            </w:r>
            <w:proofErr w:type="spellEnd"/>
          </w:p>
          <w:p w14:paraId="46F94EBD" w14:textId="77777777" w:rsidR="00E720E8" w:rsidRPr="00D20E13" w:rsidRDefault="00E720E8" w:rsidP="00E720E8">
            <w:pPr>
              <w:pStyle w:val="Odstavecseseznamem"/>
              <w:numPr>
                <w:ilvl w:val="0"/>
                <w:numId w:val="5"/>
              </w:numPr>
              <w:ind w:left="461"/>
              <w:rPr>
                <w:rFonts w:ascii="Arial" w:hAnsi="Arial" w:cs="Arial"/>
                <w:i/>
                <w:iCs/>
              </w:rPr>
            </w:pPr>
            <w:r w:rsidRPr="00D20E13">
              <w:rPr>
                <w:rFonts w:ascii="Arial" w:hAnsi="Arial" w:cs="Arial"/>
                <w:i/>
                <w:iCs/>
              </w:rPr>
              <w:t>Area in not</w:t>
            </w:r>
            <w:r w:rsidRPr="00D20E13">
              <w:rPr>
                <w:rFonts w:ascii="Cambria Math" w:hAnsi="Cambria Math" w:cs="Cambria Math"/>
                <w:i/>
                <w:iCs/>
              </w:rPr>
              <w:t>‐</w:t>
            </w:r>
            <w:proofErr w:type="spellStart"/>
            <w:r w:rsidRPr="00D20E13">
              <w:rPr>
                <w:rFonts w:ascii="Arial" w:hAnsi="Arial" w:cs="Arial"/>
                <w:i/>
                <w:iCs/>
              </w:rPr>
              <w:t>good</w:t>
            </w:r>
            <w:proofErr w:type="spellEnd"/>
            <w:r w:rsidRPr="00D20E13">
              <w:rPr>
                <w:rFonts w:ascii="Arial" w:hAnsi="Arial" w:cs="Arial"/>
                <w:i/>
                <w:iCs/>
              </w:rPr>
              <w:t xml:space="preserve"> </w:t>
            </w:r>
            <w:proofErr w:type="spellStart"/>
            <w:r w:rsidRPr="00D20E13">
              <w:rPr>
                <w:rFonts w:ascii="Arial" w:hAnsi="Arial" w:cs="Arial"/>
                <w:i/>
                <w:iCs/>
              </w:rPr>
              <w:t>condition</w:t>
            </w:r>
            <w:proofErr w:type="spellEnd"/>
          </w:p>
          <w:p w14:paraId="654E7383" w14:textId="77777777" w:rsidR="00E720E8" w:rsidRPr="00D20E13" w:rsidRDefault="00E720E8" w:rsidP="00E720E8">
            <w:pPr>
              <w:pStyle w:val="Odstavecseseznamem"/>
              <w:numPr>
                <w:ilvl w:val="0"/>
                <w:numId w:val="5"/>
              </w:numPr>
              <w:ind w:left="461"/>
              <w:rPr>
                <w:rFonts w:ascii="Arial" w:hAnsi="Arial" w:cs="Arial"/>
                <w:i/>
                <w:iCs/>
              </w:rPr>
            </w:pPr>
            <w:r w:rsidRPr="00D20E13">
              <w:rPr>
                <w:rFonts w:ascii="Arial" w:hAnsi="Arial" w:cs="Arial"/>
                <w:i/>
                <w:iCs/>
              </w:rPr>
              <w:t xml:space="preserve">Area </w:t>
            </w:r>
            <w:proofErr w:type="spellStart"/>
            <w:r w:rsidRPr="00D20E13">
              <w:rPr>
                <w:rFonts w:ascii="Arial" w:hAnsi="Arial" w:cs="Arial"/>
                <w:i/>
                <w:iCs/>
              </w:rPr>
              <w:t>where</w:t>
            </w:r>
            <w:proofErr w:type="spellEnd"/>
            <w:r w:rsidRPr="00D20E13">
              <w:rPr>
                <w:rFonts w:ascii="Arial" w:hAnsi="Arial" w:cs="Arial"/>
                <w:i/>
                <w:iCs/>
              </w:rPr>
              <w:t xml:space="preserve"> </w:t>
            </w:r>
            <w:proofErr w:type="spellStart"/>
            <w:r w:rsidRPr="00D20E13">
              <w:rPr>
                <w:rFonts w:ascii="Arial" w:hAnsi="Arial" w:cs="Arial"/>
                <w:i/>
                <w:iCs/>
              </w:rPr>
              <w:t>condition</w:t>
            </w:r>
            <w:proofErr w:type="spellEnd"/>
            <w:r w:rsidRPr="00D20E13">
              <w:rPr>
                <w:rFonts w:ascii="Arial" w:hAnsi="Arial" w:cs="Arial"/>
                <w:i/>
                <w:iCs/>
              </w:rPr>
              <w:t xml:space="preserve"> </w:t>
            </w:r>
            <w:proofErr w:type="spellStart"/>
            <w:r w:rsidRPr="00D20E13">
              <w:rPr>
                <w:rFonts w:ascii="Arial" w:hAnsi="Arial" w:cs="Arial"/>
                <w:i/>
                <w:iCs/>
              </w:rPr>
              <w:t>is</w:t>
            </w:r>
            <w:proofErr w:type="spellEnd"/>
            <w:r w:rsidRPr="00D20E13">
              <w:rPr>
                <w:rFonts w:ascii="Arial" w:hAnsi="Arial" w:cs="Arial"/>
                <w:i/>
                <w:iCs/>
              </w:rPr>
              <w:t xml:space="preserve"> not </w:t>
            </w:r>
            <w:proofErr w:type="spellStart"/>
            <w:r w:rsidRPr="00D20E13">
              <w:rPr>
                <w:rFonts w:ascii="Arial" w:hAnsi="Arial" w:cs="Arial"/>
                <w:i/>
                <w:iCs/>
              </w:rPr>
              <w:t>known</w:t>
            </w:r>
            <w:proofErr w:type="spellEnd"/>
          </w:p>
          <w:p w14:paraId="0DB2540A" w14:textId="77777777" w:rsidR="00E720E8" w:rsidRDefault="00E720E8" w:rsidP="00E720E8">
            <w:pPr>
              <w:rPr>
                <w:rFonts w:ascii="Arial" w:hAnsi="Arial" w:cs="Arial"/>
              </w:rPr>
            </w:pPr>
            <w:r>
              <w:rPr>
                <w:rFonts w:ascii="Arial" w:hAnsi="Arial" w:cs="Arial"/>
              </w:rPr>
              <w:t>Vyplňuje se MIN a MAX.</w:t>
            </w:r>
          </w:p>
          <w:p w14:paraId="0D4EC93F" w14:textId="77777777" w:rsidR="00E720E8" w:rsidRDefault="00E720E8" w:rsidP="00E720E8">
            <w:pPr>
              <w:rPr>
                <w:rFonts w:ascii="Arial" w:hAnsi="Arial" w:cs="Arial"/>
              </w:rPr>
            </w:pPr>
          </w:p>
          <w:p w14:paraId="228B1F8D" w14:textId="34A764F7" w:rsidR="00E720E8" w:rsidRPr="00CD40E8" w:rsidRDefault="00E720E8" w:rsidP="00E720E8">
            <w:pPr>
              <w:jc w:val="both"/>
              <w:rPr>
                <w:rFonts w:ascii="Arial" w:hAnsi="Arial" w:cs="Arial"/>
              </w:rPr>
            </w:pPr>
            <w:r w:rsidRPr="00CD40E8">
              <w:rPr>
                <w:rFonts w:ascii="Arial" w:hAnsi="Arial" w:cs="Arial"/>
              </w:rPr>
              <w:t>Vypočítané hodnoty, kdy území v dobrém stavu odpovídá Struktura a funkce (SF) = příznivý (P) + méně příznivý (MP). Území ve špatném stavu odpovídá Struktura a funkce (SF) = nepříznivý (N). Stav neznám</w:t>
            </w:r>
            <w:r w:rsidR="00D20E13">
              <w:rPr>
                <w:rFonts w:ascii="Arial" w:hAnsi="Arial" w:cs="Arial"/>
              </w:rPr>
              <w:t>ý</w:t>
            </w:r>
            <w:r w:rsidRPr="00CD40E8">
              <w:rPr>
                <w:rFonts w:ascii="Arial" w:hAnsi="Arial" w:cs="Arial"/>
              </w:rPr>
              <w:t xml:space="preserve"> odpovídá rozloze habitatů na neaktualizovaném území (hodnota SF tedy </w:t>
            </w:r>
            <w:r>
              <w:rPr>
                <w:rFonts w:ascii="Arial" w:hAnsi="Arial" w:cs="Arial"/>
              </w:rPr>
              <w:t xml:space="preserve">ještě </w:t>
            </w:r>
            <w:r w:rsidRPr="00CD40E8">
              <w:rPr>
                <w:rFonts w:ascii="Arial" w:hAnsi="Arial" w:cs="Arial"/>
              </w:rPr>
              <w:t>není zaznamenána).</w:t>
            </w:r>
          </w:p>
          <w:p w14:paraId="4E461766" w14:textId="77777777" w:rsidR="00E720E8" w:rsidRPr="00197F68" w:rsidRDefault="00E720E8" w:rsidP="00E720E8">
            <w:pPr>
              <w:rPr>
                <w:rFonts w:ascii="Arial" w:hAnsi="Arial" w:cs="Arial"/>
              </w:rPr>
            </w:pPr>
          </w:p>
        </w:tc>
      </w:tr>
      <w:tr w:rsidR="00D20E13" w:rsidRPr="005103FB" w14:paraId="3E18DFA5" w14:textId="77777777" w:rsidTr="00607161">
        <w:tc>
          <w:tcPr>
            <w:tcW w:w="287" w:type="pct"/>
            <w:shd w:val="clear" w:color="auto" w:fill="auto"/>
          </w:tcPr>
          <w:p w14:paraId="4349F838" w14:textId="77777777" w:rsidR="00D20E13" w:rsidRPr="005103FB" w:rsidRDefault="00D20E13" w:rsidP="00D20E13">
            <w:pPr>
              <w:rPr>
                <w:rFonts w:ascii="Arial" w:hAnsi="Arial" w:cs="Arial"/>
              </w:rPr>
            </w:pPr>
          </w:p>
        </w:tc>
        <w:tc>
          <w:tcPr>
            <w:tcW w:w="1051" w:type="pct"/>
          </w:tcPr>
          <w:p w14:paraId="07C4463A" w14:textId="77777777" w:rsidR="00D20E13" w:rsidRPr="005103FB" w:rsidRDefault="00D20E13" w:rsidP="00D20E13">
            <w:pPr>
              <w:rPr>
                <w:rFonts w:ascii="Arial" w:hAnsi="Arial" w:cs="Arial"/>
              </w:rPr>
            </w:pPr>
          </w:p>
        </w:tc>
        <w:tc>
          <w:tcPr>
            <w:tcW w:w="287" w:type="pct"/>
            <w:shd w:val="clear" w:color="auto" w:fill="E7E6E6" w:themeFill="background2"/>
          </w:tcPr>
          <w:p w14:paraId="0FC6D64C" w14:textId="77777777" w:rsidR="00D20E13" w:rsidRPr="005103FB" w:rsidRDefault="00D20E13" w:rsidP="00D20E13">
            <w:pPr>
              <w:rPr>
                <w:rFonts w:ascii="Arial" w:hAnsi="Arial" w:cs="Arial"/>
              </w:rPr>
            </w:pPr>
          </w:p>
        </w:tc>
        <w:tc>
          <w:tcPr>
            <w:tcW w:w="952" w:type="pct"/>
          </w:tcPr>
          <w:p w14:paraId="5A17D010" w14:textId="77777777" w:rsidR="00D20E13" w:rsidRPr="005103FB" w:rsidRDefault="00D20E13" w:rsidP="00D20E13">
            <w:pPr>
              <w:rPr>
                <w:rFonts w:ascii="Arial" w:hAnsi="Arial" w:cs="Arial"/>
              </w:rPr>
            </w:pPr>
          </w:p>
        </w:tc>
        <w:tc>
          <w:tcPr>
            <w:tcW w:w="290" w:type="pct"/>
            <w:shd w:val="clear" w:color="auto" w:fill="E7E6E6" w:themeFill="background2"/>
          </w:tcPr>
          <w:p w14:paraId="5E95E754" w14:textId="77777777" w:rsidR="00D20E13" w:rsidRDefault="00D20E13" w:rsidP="00D20E13">
            <w:pPr>
              <w:rPr>
                <w:rFonts w:ascii="Arial" w:hAnsi="Arial" w:cs="Arial"/>
                <w:color w:val="FF0000"/>
              </w:rPr>
            </w:pPr>
          </w:p>
        </w:tc>
        <w:tc>
          <w:tcPr>
            <w:tcW w:w="742" w:type="pct"/>
            <w:shd w:val="clear" w:color="auto" w:fill="auto"/>
          </w:tcPr>
          <w:p w14:paraId="37D86279" w14:textId="72CAC123" w:rsidR="00D20E13" w:rsidRDefault="006A697E" w:rsidP="006A697E">
            <w:pPr>
              <w:rPr>
                <w:rFonts w:ascii="Arial" w:hAnsi="Arial" w:cs="Arial"/>
              </w:rPr>
            </w:pPr>
            <w:ins w:id="78" w:author="Jonáš Gaigr2" w:date="2022-09-30T11:40:00Z">
              <w:r>
                <w:rPr>
                  <w:rFonts w:ascii="Arial" w:hAnsi="Arial" w:cs="Arial"/>
                </w:rPr>
                <w:t>Vlivy a hrozby hodnotíme pro řadu druhů, informaci můžeme doplnit i ke stanovištím.</w:t>
              </w:r>
            </w:ins>
          </w:p>
        </w:tc>
        <w:tc>
          <w:tcPr>
            <w:tcW w:w="354" w:type="pct"/>
            <w:shd w:val="clear" w:color="auto" w:fill="E7E6E6" w:themeFill="background2"/>
          </w:tcPr>
          <w:p w14:paraId="03469773" w14:textId="2F9923E7" w:rsidR="00D20E13" w:rsidRDefault="00D20E13" w:rsidP="00D20E13">
            <w:pPr>
              <w:rPr>
                <w:rFonts w:ascii="Arial" w:hAnsi="Arial" w:cs="Arial"/>
              </w:rPr>
            </w:pPr>
            <w:proofErr w:type="spellStart"/>
            <w:r>
              <w:rPr>
                <w:rFonts w:ascii="Arial" w:hAnsi="Arial" w:cs="Arial"/>
              </w:rPr>
              <w:t>Future</w:t>
            </w:r>
            <w:proofErr w:type="spellEnd"/>
            <w:r>
              <w:rPr>
                <w:rFonts w:ascii="Arial" w:hAnsi="Arial" w:cs="Arial"/>
              </w:rPr>
              <w:t xml:space="preserve"> </w:t>
            </w:r>
            <w:proofErr w:type="spellStart"/>
            <w:r>
              <w:rPr>
                <w:rFonts w:ascii="Arial" w:hAnsi="Arial" w:cs="Arial"/>
              </w:rPr>
              <w:t>prospects</w:t>
            </w:r>
            <w:proofErr w:type="spellEnd"/>
          </w:p>
        </w:tc>
        <w:tc>
          <w:tcPr>
            <w:tcW w:w="1036" w:type="pct"/>
          </w:tcPr>
          <w:p w14:paraId="21031968" w14:textId="77777777" w:rsidR="00D20E13" w:rsidRDefault="00D20E13" w:rsidP="00D20E13">
            <w:pPr>
              <w:rPr>
                <w:rFonts w:ascii="Arial" w:hAnsi="Arial" w:cs="Arial"/>
              </w:rPr>
            </w:pPr>
            <w:r w:rsidRPr="005103FB">
              <w:rPr>
                <w:rFonts w:ascii="Arial" w:hAnsi="Arial" w:cs="Arial"/>
              </w:rPr>
              <w:t>FV</w:t>
            </w:r>
            <w:r>
              <w:rPr>
                <w:rFonts w:ascii="Arial" w:hAnsi="Arial" w:cs="Arial"/>
              </w:rPr>
              <w:t>/U1/U2/XX</w:t>
            </w:r>
          </w:p>
          <w:p w14:paraId="0EF25F02" w14:textId="77777777" w:rsidR="00D20E13" w:rsidRDefault="00D20E13" w:rsidP="00D20E13">
            <w:pPr>
              <w:rPr>
                <w:rFonts w:ascii="Arial" w:hAnsi="Arial" w:cs="Arial"/>
              </w:rPr>
            </w:pPr>
            <w:r>
              <w:rPr>
                <w:rFonts w:ascii="Arial" w:hAnsi="Arial" w:cs="Arial"/>
              </w:rPr>
              <w:t>2013: z DG</w:t>
            </w:r>
          </w:p>
          <w:p w14:paraId="03339A5C" w14:textId="6A82089F" w:rsidR="00D20E13" w:rsidRPr="00CD40E8" w:rsidRDefault="00D20E13" w:rsidP="00D20E13">
            <w:pPr>
              <w:jc w:val="both"/>
              <w:rPr>
                <w:rFonts w:ascii="Arial" w:hAnsi="Arial" w:cs="Arial"/>
              </w:rPr>
            </w:pPr>
            <w:r>
              <w:rPr>
                <w:rFonts w:ascii="Arial" w:hAnsi="Arial" w:cs="Arial"/>
              </w:rPr>
              <w:t>2019:</w:t>
            </w:r>
            <w:r w:rsidRPr="0088026A">
              <w:rPr>
                <w:rFonts w:ascii="Arial" w:hAnsi="Arial" w:cs="Arial"/>
              </w:rPr>
              <w:t>Budoucí vyhlídky naznačují směr očekávané změny stavu v blízké budoucnosti na základě posouzení současného stavu, zaznamenaných vlivů a hrozeb a ochranářských opatření pro každý z parametrů (areál, rozlo</w:t>
            </w:r>
            <w:r>
              <w:rPr>
                <w:rFonts w:ascii="Arial" w:hAnsi="Arial" w:cs="Arial"/>
              </w:rPr>
              <w:t xml:space="preserve">ha, </w:t>
            </w:r>
            <w:r>
              <w:rPr>
                <w:rFonts w:ascii="Arial" w:hAnsi="Arial" w:cs="Arial"/>
              </w:rPr>
              <w:lastRenderedPageBreak/>
              <w:t>struktura a funkce). Vyplněno</w:t>
            </w:r>
            <w:r w:rsidRPr="0088026A">
              <w:rPr>
                <w:rFonts w:ascii="Arial" w:hAnsi="Arial" w:cs="Arial"/>
              </w:rPr>
              <w:t xml:space="preserve"> na základě expertního posouzení.</w:t>
            </w:r>
          </w:p>
          <w:p w14:paraId="462CC1F0" w14:textId="77777777" w:rsidR="00D20E13" w:rsidRPr="00D20E13" w:rsidRDefault="00D20E13" w:rsidP="00D20E13">
            <w:pPr>
              <w:rPr>
                <w:rFonts w:ascii="Arial" w:hAnsi="Arial" w:cs="Arial"/>
                <w:i/>
                <w:iCs/>
              </w:rPr>
            </w:pPr>
          </w:p>
        </w:tc>
      </w:tr>
      <w:tr w:rsidR="00D20E13" w:rsidRPr="005103FB" w14:paraId="1250BCC7" w14:textId="77777777" w:rsidTr="00607161">
        <w:tc>
          <w:tcPr>
            <w:tcW w:w="287" w:type="pct"/>
            <w:shd w:val="clear" w:color="auto" w:fill="E7E6E6" w:themeFill="background2"/>
          </w:tcPr>
          <w:p w14:paraId="7ECFA7DA" w14:textId="77777777" w:rsidR="00D20E13" w:rsidRPr="005103FB" w:rsidRDefault="00D20E13" w:rsidP="00D20E13">
            <w:pPr>
              <w:rPr>
                <w:rFonts w:ascii="Arial" w:hAnsi="Arial" w:cs="Arial"/>
              </w:rPr>
            </w:pPr>
            <w:proofErr w:type="spellStart"/>
            <w:r w:rsidRPr="005103FB">
              <w:rPr>
                <w:rFonts w:ascii="Arial" w:hAnsi="Arial" w:cs="Arial"/>
              </w:rPr>
              <w:lastRenderedPageBreak/>
              <w:t>Global</w:t>
            </w:r>
            <w:proofErr w:type="spellEnd"/>
            <w:r w:rsidRPr="005103FB">
              <w:rPr>
                <w:rFonts w:ascii="Arial" w:hAnsi="Arial" w:cs="Arial"/>
              </w:rPr>
              <w:t xml:space="preserve"> </w:t>
            </w:r>
          </w:p>
        </w:tc>
        <w:tc>
          <w:tcPr>
            <w:tcW w:w="1051" w:type="pct"/>
          </w:tcPr>
          <w:p w14:paraId="7F67495B" w14:textId="45711A43" w:rsidR="00D20E13" w:rsidRPr="005103FB" w:rsidRDefault="00D20E13" w:rsidP="00D20E13">
            <w:pPr>
              <w:rPr>
                <w:rFonts w:ascii="Arial" w:hAnsi="Arial" w:cs="Arial"/>
              </w:rPr>
            </w:pPr>
            <w:r w:rsidRPr="005103FB">
              <w:rPr>
                <w:rFonts w:ascii="Arial" w:hAnsi="Arial" w:cs="Arial"/>
              </w:rPr>
              <w:t>Soustředíme se pouze na v</w:t>
            </w:r>
            <w:r>
              <w:rPr>
                <w:rFonts w:ascii="Arial" w:hAnsi="Arial" w:cs="Arial"/>
              </w:rPr>
              <w:t>ý</w:t>
            </w:r>
            <w:r w:rsidRPr="005103FB">
              <w:rPr>
                <w:rFonts w:ascii="Arial" w:hAnsi="Arial" w:cs="Arial"/>
              </w:rPr>
              <w:t>znam lokality v mezinárodním</w:t>
            </w:r>
            <w:r>
              <w:rPr>
                <w:rFonts w:ascii="Arial" w:hAnsi="Arial" w:cs="Arial"/>
              </w:rPr>
              <w:t xml:space="preserve"> a národním měřítku (</w:t>
            </w:r>
            <w:proofErr w:type="spellStart"/>
            <w:r>
              <w:rPr>
                <w:rFonts w:ascii="Arial" w:hAnsi="Arial" w:cs="Arial"/>
              </w:rPr>
              <w:t>ranking</w:t>
            </w:r>
            <w:proofErr w:type="spellEnd"/>
            <w:r>
              <w:rPr>
                <w:rFonts w:ascii="Arial" w:hAnsi="Arial" w:cs="Arial"/>
              </w:rPr>
              <w:t xml:space="preserve"> lokalit – seřazení dle rozlohy).</w:t>
            </w:r>
          </w:p>
          <w:p w14:paraId="38762F4E" w14:textId="77777777" w:rsidR="00D20E13" w:rsidRPr="005103FB" w:rsidRDefault="00D20E13" w:rsidP="00D20E13">
            <w:pPr>
              <w:rPr>
                <w:rFonts w:ascii="Arial" w:hAnsi="Arial" w:cs="Arial"/>
              </w:rPr>
            </w:pPr>
          </w:p>
          <w:p w14:paraId="290197EF" w14:textId="77777777" w:rsidR="00D20E13" w:rsidRPr="006E0001" w:rsidRDefault="00D20E13" w:rsidP="00D20E13">
            <w:pPr>
              <w:rPr>
                <w:rFonts w:ascii="Arial" w:hAnsi="Arial" w:cs="Arial"/>
                <w:i/>
                <w:iCs/>
              </w:rPr>
            </w:pPr>
            <w:r w:rsidRPr="006E0001">
              <w:rPr>
                <w:rFonts w:ascii="Arial" w:hAnsi="Arial" w:cs="Arial"/>
                <w:i/>
                <w:iCs/>
              </w:rPr>
              <w:t xml:space="preserve">A: </w:t>
            </w:r>
            <w:proofErr w:type="spellStart"/>
            <w:r w:rsidRPr="006E0001">
              <w:rPr>
                <w:rFonts w:ascii="Arial" w:hAnsi="Arial" w:cs="Arial"/>
                <w:i/>
                <w:iCs/>
              </w:rPr>
              <w:t>excellent</w:t>
            </w:r>
            <w:proofErr w:type="spellEnd"/>
          </w:p>
          <w:p w14:paraId="3D2E6213" w14:textId="77777777" w:rsidR="00D20E13" w:rsidRPr="006E0001" w:rsidRDefault="00D20E13" w:rsidP="00D20E13">
            <w:pPr>
              <w:rPr>
                <w:rFonts w:ascii="Arial" w:hAnsi="Arial" w:cs="Arial"/>
                <w:i/>
                <w:iCs/>
              </w:rPr>
            </w:pPr>
            <w:r w:rsidRPr="006E0001">
              <w:rPr>
                <w:rFonts w:ascii="Arial" w:hAnsi="Arial" w:cs="Arial"/>
                <w:i/>
                <w:iCs/>
              </w:rPr>
              <w:t xml:space="preserve">B: </w:t>
            </w:r>
            <w:proofErr w:type="spellStart"/>
            <w:r w:rsidRPr="006E0001">
              <w:rPr>
                <w:rFonts w:ascii="Arial" w:hAnsi="Arial" w:cs="Arial"/>
                <w:i/>
                <w:iCs/>
              </w:rPr>
              <w:t>good</w:t>
            </w:r>
            <w:proofErr w:type="spellEnd"/>
          </w:p>
          <w:p w14:paraId="377539DC" w14:textId="77777777" w:rsidR="00D20E13" w:rsidRPr="006E0001" w:rsidRDefault="00D20E13" w:rsidP="00D20E13">
            <w:pPr>
              <w:rPr>
                <w:rFonts w:ascii="Arial" w:hAnsi="Arial" w:cs="Arial"/>
                <w:i/>
                <w:iCs/>
              </w:rPr>
            </w:pPr>
            <w:r w:rsidRPr="006E0001">
              <w:rPr>
                <w:rFonts w:ascii="Arial" w:hAnsi="Arial" w:cs="Arial"/>
                <w:i/>
                <w:iCs/>
              </w:rPr>
              <w:t xml:space="preserve">C: </w:t>
            </w:r>
            <w:proofErr w:type="spellStart"/>
            <w:r w:rsidRPr="006E0001">
              <w:rPr>
                <w:rFonts w:ascii="Arial" w:hAnsi="Arial" w:cs="Arial"/>
                <w:i/>
                <w:iCs/>
              </w:rPr>
              <w:t>significant</w:t>
            </w:r>
            <w:proofErr w:type="spellEnd"/>
          </w:p>
          <w:p w14:paraId="2739874A" w14:textId="77777777" w:rsidR="00D20E13" w:rsidRPr="005103FB" w:rsidRDefault="00D20E13" w:rsidP="00D20E13">
            <w:pPr>
              <w:rPr>
                <w:rFonts w:ascii="Arial" w:hAnsi="Arial" w:cs="Arial"/>
              </w:rPr>
            </w:pPr>
          </w:p>
          <w:p w14:paraId="6507D79B" w14:textId="77777777" w:rsidR="00D20E13" w:rsidRPr="006E0001" w:rsidRDefault="00D20E13" w:rsidP="00D20E13">
            <w:pPr>
              <w:rPr>
                <w:rFonts w:ascii="Arial" w:hAnsi="Arial" w:cs="Arial"/>
                <w:i/>
                <w:iCs/>
                <w:lang w:val="en-GB"/>
              </w:rPr>
            </w:pPr>
            <w:r w:rsidRPr="006E0001">
              <w:rPr>
                <w:rFonts w:ascii="Arial" w:hAnsi="Arial" w:cs="Arial"/>
                <w:i/>
                <w:iCs/>
                <w:lang w:val="en-GB"/>
              </w:rPr>
              <w:t xml:space="preserve">This criterion refers to the global assessment of the value of the site for the conservation of the habitat type concerned. This criterion should be used </w:t>
            </w:r>
            <w:r w:rsidRPr="006E0001">
              <w:rPr>
                <w:rFonts w:ascii="Arial" w:hAnsi="Arial" w:cs="Arial"/>
                <w:b/>
                <w:i/>
                <w:iCs/>
                <w:lang w:val="en-GB"/>
              </w:rPr>
              <w:t>to assess the previous criteria in an integrated way</w:t>
            </w:r>
            <w:r w:rsidRPr="006E0001">
              <w:rPr>
                <w:rFonts w:ascii="Arial" w:hAnsi="Arial" w:cs="Arial"/>
                <w:i/>
                <w:iCs/>
                <w:lang w:val="en-GB"/>
              </w:rPr>
              <w:t xml:space="preserve"> and taking into consideration the different weights they may have for the habitat under consideration. </w:t>
            </w:r>
            <w:r w:rsidRPr="006E0001">
              <w:rPr>
                <w:rFonts w:ascii="Arial" w:hAnsi="Arial" w:cs="Arial"/>
                <w:b/>
                <w:i/>
                <w:iCs/>
                <w:lang w:val="en-GB"/>
              </w:rPr>
              <w:t>Other aspects may be considered regarding the evaluation</w:t>
            </w:r>
            <w:r w:rsidRPr="006E0001">
              <w:rPr>
                <w:rFonts w:ascii="Arial" w:hAnsi="Arial" w:cs="Arial"/>
                <w:i/>
                <w:iCs/>
                <w:lang w:val="en-GB"/>
              </w:rPr>
              <w:t xml:space="preserve"> of the most relevant elements in order to globally assess their positive or negative influence on the conservation of the habitat type. The ‘most relevant’ elements may vary from habitat type to habitat type; they may include the human activities, both in the </w:t>
            </w:r>
            <w:r w:rsidRPr="006E0001">
              <w:rPr>
                <w:rFonts w:ascii="Arial" w:hAnsi="Arial" w:cs="Arial"/>
                <w:i/>
                <w:iCs/>
                <w:lang w:val="en-GB"/>
              </w:rPr>
              <w:lastRenderedPageBreak/>
              <w:t>site or in its neighbouring areas, that are likely to influence the conservation status of the habitat type, the ownership of the land, the existing legal status of the site, the ecological relations between the different habitat types and species, etc.</w:t>
            </w:r>
          </w:p>
        </w:tc>
        <w:tc>
          <w:tcPr>
            <w:tcW w:w="287" w:type="pct"/>
            <w:shd w:val="clear" w:color="auto" w:fill="E7E6E6" w:themeFill="background2"/>
          </w:tcPr>
          <w:p w14:paraId="78E73836" w14:textId="77777777" w:rsidR="00D20E13" w:rsidRPr="005103FB" w:rsidRDefault="00D20E13" w:rsidP="00D20E13">
            <w:pPr>
              <w:rPr>
                <w:rFonts w:ascii="Arial" w:hAnsi="Arial" w:cs="Arial"/>
              </w:rPr>
            </w:pPr>
            <w:proofErr w:type="spellStart"/>
            <w:r w:rsidRPr="005103FB">
              <w:rPr>
                <w:rFonts w:ascii="Arial" w:hAnsi="Arial" w:cs="Arial"/>
              </w:rPr>
              <w:lastRenderedPageBreak/>
              <w:t>Global</w:t>
            </w:r>
            <w:proofErr w:type="spellEnd"/>
          </w:p>
        </w:tc>
        <w:tc>
          <w:tcPr>
            <w:tcW w:w="952" w:type="pct"/>
          </w:tcPr>
          <w:p w14:paraId="596466D4" w14:textId="474E01D8" w:rsidR="00D20E13" w:rsidRPr="005103FB" w:rsidRDefault="00D20E13" w:rsidP="00D20E13">
            <w:pPr>
              <w:rPr>
                <w:rFonts w:ascii="Arial" w:hAnsi="Arial" w:cs="Arial"/>
              </w:rPr>
            </w:pPr>
            <w:r>
              <w:rPr>
                <w:rFonts w:ascii="Arial" w:hAnsi="Arial" w:cs="Arial"/>
              </w:rPr>
              <w:t xml:space="preserve">Stejná definice. </w:t>
            </w:r>
            <w:r w:rsidRPr="008F5151">
              <w:rPr>
                <w:rFonts w:ascii="Arial" w:hAnsi="Arial" w:cs="Arial"/>
                <w:color w:val="FF0000"/>
              </w:rPr>
              <w:t>Navrhuji se odklonit od předešlého výpočtu SDF a použít celkové hodnocení v rámci TAČR metodiky.</w:t>
            </w:r>
          </w:p>
        </w:tc>
        <w:tc>
          <w:tcPr>
            <w:tcW w:w="290" w:type="pct"/>
            <w:shd w:val="clear" w:color="auto" w:fill="E7E6E6" w:themeFill="background2"/>
          </w:tcPr>
          <w:p w14:paraId="7BC9AC8D" w14:textId="77777777" w:rsidR="00D20E13" w:rsidRPr="005103FB" w:rsidRDefault="00D20E13" w:rsidP="00D20E13">
            <w:pPr>
              <w:rPr>
                <w:rFonts w:ascii="Arial" w:hAnsi="Arial" w:cs="Arial"/>
              </w:rPr>
            </w:pPr>
            <w:r>
              <w:rPr>
                <w:rFonts w:ascii="Arial" w:hAnsi="Arial" w:cs="Arial"/>
              </w:rPr>
              <w:t>Celkové hodnocení</w:t>
            </w:r>
          </w:p>
        </w:tc>
        <w:tc>
          <w:tcPr>
            <w:tcW w:w="742" w:type="pct"/>
            <w:shd w:val="clear" w:color="auto" w:fill="auto"/>
          </w:tcPr>
          <w:p w14:paraId="7207B233" w14:textId="77777777" w:rsidR="00D20E13" w:rsidRDefault="00D20E13" w:rsidP="00D20E13">
            <w:pPr>
              <w:rPr>
                <w:ins w:id="79" w:author="Jonáš Gaigr2" w:date="2022-09-30T09:34:00Z"/>
                <w:rFonts w:ascii="Arial" w:hAnsi="Arial" w:cs="Arial"/>
                <w:color w:val="FF0000"/>
              </w:rPr>
            </w:pPr>
            <w:r w:rsidRPr="00E720E8">
              <w:rPr>
                <w:rFonts w:ascii="Arial" w:hAnsi="Arial" w:cs="Arial"/>
                <w:color w:val="FF0000"/>
              </w:rPr>
              <w:t xml:space="preserve">Potřebujeme </w:t>
            </w:r>
            <w:r>
              <w:rPr>
                <w:rFonts w:ascii="Arial" w:hAnsi="Arial" w:cs="Arial"/>
                <w:color w:val="FF0000"/>
              </w:rPr>
              <w:t>tří stupňovou škálu.</w:t>
            </w:r>
          </w:p>
          <w:p w14:paraId="01EBE1EF" w14:textId="77777777" w:rsidR="00563C50" w:rsidRDefault="00563C50" w:rsidP="00D20E13">
            <w:pPr>
              <w:rPr>
                <w:ins w:id="80" w:author="Jonáš Gaigr2" w:date="2022-09-30T09:34:00Z"/>
                <w:rFonts w:ascii="Arial" w:hAnsi="Arial" w:cs="Arial"/>
                <w:color w:val="FF0000"/>
              </w:rPr>
            </w:pPr>
          </w:p>
          <w:p w14:paraId="02ED9FC0" w14:textId="67605E50" w:rsidR="00563C50" w:rsidRPr="005103FB" w:rsidRDefault="00A63E34" w:rsidP="00540542">
            <w:pPr>
              <w:rPr>
                <w:rFonts w:ascii="Arial" w:hAnsi="Arial" w:cs="Arial"/>
              </w:rPr>
            </w:pPr>
            <w:ins w:id="81" w:author="Jonáš Gaigr2" w:date="2022-09-30T09:41:00Z">
              <w:r>
                <w:rPr>
                  <w:rFonts w:ascii="Arial" w:hAnsi="Arial" w:cs="Arial"/>
                  <w:color w:val="FF0000"/>
                </w:rPr>
                <w:t xml:space="preserve">Třístupňovou škálu celkového hodnocení plánujeme pro všechny předměty ochrany. </w:t>
              </w:r>
            </w:ins>
            <w:ins w:id="82" w:author="Jonáš Gaigr2" w:date="2022-09-30T10:39:00Z">
              <w:r w:rsidR="00540542">
                <w:rPr>
                  <w:rFonts w:ascii="Arial" w:hAnsi="Arial" w:cs="Arial"/>
                  <w:color w:val="FF0000"/>
                </w:rPr>
                <w:t>Přesné znění kategorií je</w:t>
              </w:r>
            </w:ins>
            <w:ins w:id="83" w:author="Jonáš Gaigr2" w:date="2022-09-30T10:40:00Z">
              <w:r w:rsidR="00540542">
                <w:rPr>
                  <w:rFonts w:ascii="Arial" w:hAnsi="Arial" w:cs="Arial"/>
                  <w:color w:val="FF0000"/>
                </w:rPr>
                <w:t xml:space="preserve"> </w:t>
              </w:r>
            </w:ins>
            <w:ins w:id="84" w:author="Jonáš Gaigr2" w:date="2022-09-30T10:39:00Z">
              <w:r w:rsidR="00540542">
                <w:rPr>
                  <w:rFonts w:ascii="Arial" w:hAnsi="Arial" w:cs="Arial"/>
                  <w:color w:val="FF0000"/>
                </w:rPr>
                <w:t xml:space="preserve">potřeba ještě upřesnit </w:t>
              </w:r>
            </w:ins>
            <w:ins w:id="85" w:author="Jonáš Gaigr2" w:date="2022-09-30T10:40:00Z">
              <w:r w:rsidR="00540542">
                <w:rPr>
                  <w:rFonts w:ascii="Arial" w:hAnsi="Arial" w:cs="Arial"/>
                  <w:color w:val="FF0000"/>
                </w:rPr>
                <w:t xml:space="preserve">(dobrý/zhoršený/špatný </w:t>
              </w:r>
            </w:ins>
            <w:ins w:id="86" w:author="Jonáš Gaigr2" w:date="2022-09-30T10:41:00Z">
              <w:r w:rsidR="00540542">
                <w:rPr>
                  <w:rFonts w:ascii="Arial" w:hAnsi="Arial" w:cs="Arial"/>
                  <w:color w:val="FF0000"/>
                </w:rPr>
                <w:t xml:space="preserve">stav </w:t>
              </w:r>
            </w:ins>
            <w:ins w:id="87" w:author="Jonáš Gaigr2" w:date="2022-09-30T10:40:00Z">
              <w:r w:rsidR="00540542">
                <w:rPr>
                  <w:rFonts w:ascii="Arial" w:hAnsi="Arial" w:cs="Arial"/>
                  <w:color w:val="FF0000"/>
                </w:rPr>
                <w:t>nebo</w:t>
              </w:r>
            </w:ins>
            <w:ins w:id="88" w:author="Jonáš Gaigr2" w:date="2022-09-30T10:41:00Z">
              <w:r w:rsidR="00540542">
                <w:rPr>
                  <w:rFonts w:ascii="Arial" w:hAnsi="Arial" w:cs="Arial"/>
                  <w:color w:val="FF0000"/>
                </w:rPr>
                <w:t xml:space="preserve"> explicitnější vazba na potenciál obnovy). </w:t>
              </w:r>
            </w:ins>
            <w:ins w:id="89" w:author="Jonáš Gaigr2" w:date="2022-09-30T09:34:00Z">
              <w:r w:rsidR="00563C50">
                <w:rPr>
                  <w:rFonts w:ascii="Arial" w:hAnsi="Arial" w:cs="Arial"/>
                  <w:color w:val="FF0000"/>
                </w:rPr>
                <w:t xml:space="preserve">Třístupňová škála </w:t>
              </w:r>
            </w:ins>
            <w:ins w:id="90" w:author="Jonáš Gaigr2" w:date="2022-09-30T09:36:00Z">
              <w:r w:rsidR="00563C50">
                <w:rPr>
                  <w:rFonts w:ascii="Arial" w:hAnsi="Arial" w:cs="Arial"/>
                  <w:color w:val="FF0000"/>
                </w:rPr>
                <w:t>pro jednotlivé parametry by</w:t>
              </w:r>
            </w:ins>
            <w:ins w:id="91" w:author="Jonáš Gaigr2" w:date="2022-09-30T09:34:00Z">
              <w:r w:rsidR="00563C50">
                <w:rPr>
                  <w:rFonts w:ascii="Arial" w:hAnsi="Arial" w:cs="Arial"/>
                  <w:color w:val="FF0000"/>
                </w:rPr>
                <w:t xml:space="preserve"> vyžadova</w:t>
              </w:r>
            </w:ins>
            <w:ins w:id="92" w:author="Jonáš Gaigr2" w:date="2022-09-30T09:36:00Z">
              <w:r w:rsidR="00563C50">
                <w:rPr>
                  <w:rFonts w:ascii="Arial" w:hAnsi="Arial" w:cs="Arial"/>
                  <w:color w:val="FF0000"/>
                </w:rPr>
                <w:t>la</w:t>
              </w:r>
            </w:ins>
            <w:ins w:id="93" w:author="Jonáš Gaigr2" w:date="2022-09-30T09:34:00Z">
              <w:r w:rsidR="00563C50">
                <w:rPr>
                  <w:rFonts w:ascii="Arial" w:hAnsi="Arial" w:cs="Arial"/>
                  <w:color w:val="FF0000"/>
                </w:rPr>
                <w:t xml:space="preserve"> revizi limitních hodnot, respektive celkového způsobu hodnocení. </w:t>
              </w:r>
            </w:ins>
          </w:p>
        </w:tc>
        <w:tc>
          <w:tcPr>
            <w:tcW w:w="354" w:type="pct"/>
            <w:shd w:val="clear" w:color="auto" w:fill="E7E6E6" w:themeFill="background2"/>
          </w:tcPr>
          <w:p w14:paraId="71164C68" w14:textId="77777777" w:rsidR="00D20E13" w:rsidRPr="005103FB" w:rsidRDefault="00D20E13" w:rsidP="00D20E13">
            <w:pPr>
              <w:rPr>
                <w:rFonts w:ascii="Arial" w:hAnsi="Arial" w:cs="Arial"/>
              </w:rPr>
            </w:pPr>
            <w:proofErr w:type="spellStart"/>
            <w:r w:rsidRPr="001A2055">
              <w:rPr>
                <w:rFonts w:ascii="Arial" w:hAnsi="Arial" w:cs="Arial"/>
              </w:rPr>
              <w:t>Overall</w:t>
            </w:r>
            <w:proofErr w:type="spellEnd"/>
            <w:r w:rsidRPr="001A2055">
              <w:rPr>
                <w:rFonts w:ascii="Arial" w:hAnsi="Arial" w:cs="Arial"/>
              </w:rPr>
              <w:t xml:space="preserve"> </w:t>
            </w:r>
            <w:proofErr w:type="spellStart"/>
            <w:r w:rsidRPr="001A2055">
              <w:rPr>
                <w:rFonts w:ascii="Arial" w:hAnsi="Arial" w:cs="Arial"/>
              </w:rPr>
              <w:t>assessment</w:t>
            </w:r>
            <w:proofErr w:type="spellEnd"/>
            <w:r w:rsidRPr="001A2055">
              <w:rPr>
                <w:rFonts w:ascii="Arial" w:hAnsi="Arial" w:cs="Arial"/>
              </w:rPr>
              <w:t xml:space="preserve"> </w:t>
            </w:r>
            <w:proofErr w:type="spellStart"/>
            <w:r w:rsidRPr="001A2055">
              <w:rPr>
                <w:rFonts w:ascii="Arial" w:hAnsi="Arial" w:cs="Arial"/>
              </w:rPr>
              <w:t>of</w:t>
            </w:r>
            <w:proofErr w:type="spellEnd"/>
            <w:r w:rsidRPr="001A2055">
              <w:rPr>
                <w:rFonts w:ascii="Arial" w:hAnsi="Arial" w:cs="Arial"/>
              </w:rPr>
              <w:t xml:space="preserve"> </w:t>
            </w:r>
            <w:r w:rsidRPr="001A2055">
              <w:rPr>
                <w:rFonts w:ascii="Arial" w:hAnsi="Arial" w:cs="Arial"/>
              </w:rPr>
              <w:br/>
            </w:r>
            <w:proofErr w:type="spellStart"/>
            <w:r w:rsidRPr="001A2055">
              <w:rPr>
                <w:rFonts w:ascii="Arial" w:hAnsi="Arial" w:cs="Arial"/>
              </w:rPr>
              <w:t>Conservation</w:t>
            </w:r>
            <w:proofErr w:type="spellEnd"/>
            <w:r w:rsidRPr="001A2055">
              <w:rPr>
                <w:rFonts w:ascii="Arial" w:hAnsi="Arial" w:cs="Arial"/>
              </w:rPr>
              <w:t xml:space="preserve"> Status</w:t>
            </w:r>
          </w:p>
        </w:tc>
        <w:tc>
          <w:tcPr>
            <w:tcW w:w="1036" w:type="pct"/>
          </w:tcPr>
          <w:p w14:paraId="7F7E32CE" w14:textId="77777777" w:rsidR="00D20E13" w:rsidRPr="005103FB" w:rsidRDefault="00D20E13" w:rsidP="00D20E13">
            <w:pPr>
              <w:rPr>
                <w:rFonts w:ascii="Arial" w:hAnsi="Arial" w:cs="Arial"/>
              </w:rPr>
            </w:pPr>
            <w:r w:rsidRPr="005103FB">
              <w:rPr>
                <w:rFonts w:ascii="Arial" w:hAnsi="Arial" w:cs="Arial"/>
              </w:rPr>
              <w:t>FV</w:t>
            </w:r>
            <w:r>
              <w:rPr>
                <w:rFonts w:ascii="Arial" w:hAnsi="Arial" w:cs="Arial"/>
              </w:rPr>
              <w:t>/U1/U2/XX</w:t>
            </w:r>
          </w:p>
          <w:p w14:paraId="277017E0" w14:textId="77777777" w:rsidR="00D20E13" w:rsidRPr="005103FB" w:rsidRDefault="00D20E13" w:rsidP="00D20E13">
            <w:pPr>
              <w:rPr>
                <w:rFonts w:ascii="Arial" w:hAnsi="Arial" w:cs="Arial"/>
              </w:rPr>
            </w:pPr>
            <w:r>
              <w:rPr>
                <w:rFonts w:ascii="Arial" w:hAnsi="Arial" w:cs="Arial"/>
              </w:rPr>
              <w:t xml:space="preserve">Kombinace kritérií </w:t>
            </w:r>
            <w:proofErr w:type="spellStart"/>
            <w:r>
              <w:rPr>
                <w:rFonts w:ascii="Arial" w:hAnsi="Arial" w:cs="Arial"/>
              </w:rPr>
              <w:t>Range</w:t>
            </w:r>
            <w:proofErr w:type="spellEnd"/>
            <w:r>
              <w:rPr>
                <w:rFonts w:ascii="Arial" w:hAnsi="Arial" w:cs="Arial"/>
              </w:rPr>
              <w:t xml:space="preserve">, Area, </w:t>
            </w:r>
            <w:proofErr w:type="spellStart"/>
            <w:r>
              <w:rPr>
                <w:rFonts w:ascii="Arial" w:hAnsi="Arial" w:cs="Arial"/>
              </w:rPr>
              <w:t>Structure</w:t>
            </w:r>
            <w:proofErr w:type="spellEnd"/>
            <w:r>
              <w:rPr>
                <w:rFonts w:ascii="Arial" w:hAnsi="Arial" w:cs="Arial"/>
              </w:rPr>
              <w:t xml:space="preserve"> and </w:t>
            </w:r>
            <w:proofErr w:type="spellStart"/>
            <w:r>
              <w:rPr>
                <w:rFonts w:ascii="Arial" w:hAnsi="Arial" w:cs="Arial"/>
              </w:rPr>
              <w:t>functions</w:t>
            </w:r>
            <w:proofErr w:type="spellEnd"/>
            <w:r>
              <w:rPr>
                <w:rFonts w:ascii="Arial" w:hAnsi="Arial" w:cs="Arial"/>
              </w:rPr>
              <w:t xml:space="preserve"> a </w:t>
            </w:r>
            <w:proofErr w:type="spellStart"/>
            <w:r>
              <w:rPr>
                <w:rFonts w:ascii="Arial" w:hAnsi="Arial" w:cs="Arial"/>
              </w:rPr>
              <w:t>Future</w:t>
            </w:r>
            <w:proofErr w:type="spellEnd"/>
            <w:r>
              <w:rPr>
                <w:rFonts w:ascii="Arial" w:hAnsi="Arial" w:cs="Arial"/>
              </w:rPr>
              <w:t xml:space="preserve"> </w:t>
            </w:r>
            <w:proofErr w:type="spellStart"/>
            <w:r>
              <w:rPr>
                <w:rFonts w:ascii="Arial" w:hAnsi="Arial" w:cs="Arial"/>
              </w:rPr>
              <w:t>prospects</w:t>
            </w:r>
            <w:proofErr w:type="spellEnd"/>
            <w:r>
              <w:rPr>
                <w:rFonts w:ascii="Arial" w:hAnsi="Arial" w:cs="Arial"/>
              </w:rPr>
              <w:t>.</w:t>
            </w:r>
          </w:p>
        </w:tc>
      </w:tr>
      <w:tr w:rsidR="00D20E13" w:rsidRPr="005103FB" w14:paraId="17CF1ED8" w14:textId="77777777" w:rsidTr="00607161">
        <w:tc>
          <w:tcPr>
            <w:tcW w:w="287" w:type="pct"/>
            <w:shd w:val="clear" w:color="auto" w:fill="auto"/>
          </w:tcPr>
          <w:p w14:paraId="3E66CDF3" w14:textId="77777777" w:rsidR="00D20E13" w:rsidRPr="005103FB" w:rsidRDefault="00D20E13" w:rsidP="00D20E13">
            <w:pPr>
              <w:rPr>
                <w:rFonts w:ascii="Arial" w:hAnsi="Arial" w:cs="Arial"/>
              </w:rPr>
            </w:pPr>
          </w:p>
        </w:tc>
        <w:tc>
          <w:tcPr>
            <w:tcW w:w="1051" w:type="pct"/>
          </w:tcPr>
          <w:p w14:paraId="08F7AAD6" w14:textId="77777777" w:rsidR="00D20E13" w:rsidRPr="005103FB" w:rsidRDefault="00D20E13" w:rsidP="00D20E13">
            <w:pPr>
              <w:rPr>
                <w:rFonts w:ascii="Arial" w:hAnsi="Arial" w:cs="Arial"/>
              </w:rPr>
            </w:pPr>
          </w:p>
        </w:tc>
        <w:tc>
          <w:tcPr>
            <w:tcW w:w="287" w:type="pct"/>
            <w:shd w:val="clear" w:color="auto" w:fill="E7E6E6" w:themeFill="background2"/>
          </w:tcPr>
          <w:p w14:paraId="20619921" w14:textId="77777777" w:rsidR="00D20E13" w:rsidRPr="005103FB" w:rsidRDefault="00D20E13" w:rsidP="00D20E13">
            <w:pPr>
              <w:rPr>
                <w:rFonts w:ascii="Arial" w:hAnsi="Arial" w:cs="Arial"/>
              </w:rPr>
            </w:pPr>
            <w:proofErr w:type="spellStart"/>
            <w:r w:rsidRPr="005103FB">
              <w:rPr>
                <w:rFonts w:ascii="Arial" w:hAnsi="Arial" w:cs="Arial"/>
              </w:rPr>
              <w:t>Conservation</w:t>
            </w:r>
            <w:proofErr w:type="spellEnd"/>
            <w:r w:rsidRPr="005103FB">
              <w:rPr>
                <w:rFonts w:ascii="Arial" w:hAnsi="Arial" w:cs="Arial"/>
              </w:rPr>
              <w:t xml:space="preserve"> </w:t>
            </w:r>
            <w:proofErr w:type="spellStart"/>
            <w:r w:rsidRPr="005103FB">
              <w:rPr>
                <w:rFonts w:ascii="Arial" w:hAnsi="Arial" w:cs="Arial"/>
              </w:rPr>
              <w:t>objectives</w:t>
            </w:r>
            <w:proofErr w:type="spellEnd"/>
          </w:p>
        </w:tc>
        <w:tc>
          <w:tcPr>
            <w:tcW w:w="952" w:type="pct"/>
          </w:tcPr>
          <w:p w14:paraId="5B3C421B" w14:textId="15732697" w:rsidR="00D20E13" w:rsidRPr="00635E74" w:rsidRDefault="00D20E13" w:rsidP="00D20E13">
            <w:pPr>
              <w:pStyle w:val="Default"/>
              <w:rPr>
                <w:rFonts w:ascii="Arial" w:hAnsi="Arial" w:cs="Arial"/>
                <w:sz w:val="22"/>
                <w:szCs w:val="22"/>
                <w:lang w:val="cs-CZ"/>
              </w:rPr>
            </w:pPr>
            <w:r w:rsidRPr="00635E74">
              <w:rPr>
                <w:rFonts w:ascii="Arial" w:hAnsi="Arial" w:cs="Arial"/>
                <w:sz w:val="22"/>
                <w:szCs w:val="22"/>
                <w:lang w:val="cs-CZ"/>
              </w:rPr>
              <w:t xml:space="preserve">Novinka v SDF </w:t>
            </w:r>
            <w:proofErr w:type="spellStart"/>
            <w:proofErr w:type="gramStart"/>
            <w:r w:rsidRPr="00635E74">
              <w:rPr>
                <w:rFonts w:ascii="Arial" w:hAnsi="Arial" w:cs="Arial"/>
                <w:sz w:val="22"/>
                <w:szCs w:val="22"/>
                <w:lang w:val="cs-CZ"/>
              </w:rPr>
              <w:t>povinná.Hodnocení</w:t>
            </w:r>
            <w:proofErr w:type="spellEnd"/>
            <w:proofErr w:type="gramEnd"/>
            <w:r w:rsidRPr="00635E74">
              <w:rPr>
                <w:rFonts w:ascii="Arial" w:hAnsi="Arial" w:cs="Arial"/>
                <w:sz w:val="22"/>
                <w:szCs w:val="22"/>
                <w:lang w:val="cs-CZ"/>
              </w:rPr>
              <w:t xml:space="preserve"> TAČR by mělo odpovědět na tyto otázky, resp. stanovené cíle.</w:t>
            </w:r>
          </w:p>
          <w:p w14:paraId="0D0593ED" w14:textId="77777777" w:rsidR="00D20E13" w:rsidRPr="005103FB" w:rsidRDefault="00D20E13" w:rsidP="00D20E13">
            <w:pPr>
              <w:pStyle w:val="Default"/>
              <w:rPr>
                <w:rFonts w:ascii="Arial" w:hAnsi="Arial" w:cs="Arial"/>
                <w:sz w:val="22"/>
                <w:szCs w:val="22"/>
              </w:rPr>
            </w:pPr>
          </w:p>
          <w:p w14:paraId="31C0EBB6" w14:textId="77777777" w:rsidR="00D20E13" w:rsidRPr="00635E74" w:rsidRDefault="00D20E13" w:rsidP="00D20E13">
            <w:pPr>
              <w:pStyle w:val="Default"/>
              <w:numPr>
                <w:ilvl w:val="0"/>
                <w:numId w:val="4"/>
              </w:numPr>
              <w:spacing w:after="44"/>
              <w:ind w:left="261" w:hanging="142"/>
              <w:rPr>
                <w:rFonts w:ascii="Arial" w:hAnsi="Arial" w:cs="Arial"/>
                <w:i/>
                <w:iCs/>
                <w:sz w:val="22"/>
                <w:szCs w:val="22"/>
              </w:rPr>
            </w:pPr>
            <w:r w:rsidRPr="00635E74">
              <w:rPr>
                <w:rFonts w:ascii="Arial" w:hAnsi="Arial" w:cs="Arial"/>
                <w:i/>
                <w:iCs/>
                <w:sz w:val="22"/>
                <w:szCs w:val="22"/>
              </w:rPr>
              <w:t xml:space="preserve">Maintain the habitat (in area and condition) </w:t>
            </w:r>
          </w:p>
          <w:p w14:paraId="511F8028" w14:textId="77777777" w:rsidR="00D20E13" w:rsidRPr="00635E74" w:rsidRDefault="00D20E13" w:rsidP="00D20E13">
            <w:pPr>
              <w:pStyle w:val="Default"/>
              <w:numPr>
                <w:ilvl w:val="0"/>
                <w:numId w:val="4"/>
              </w:numPr>
              <w:spacing w:after="44"/>
              <w:ind w:left="261" w:hanging="142"/>
              <w:rPr>
                <w:rFonts w:ascii="Arial" w:hAnsi="Arial" w:cs="Arial"/>
                <w:i/>
                <w:iCs/>
                <w:sz w:val="22"/>
                <w:szCs w:val="22"/>
              </w:rPr>
            </w:pPr>
            <w:r w:rsidRPr="00635E74">
              <w:rPr>
                <w:rFonts w:ascii="Arial" w:hAnsi="Arial" w:cs="Arial"/>
                <w:i/>
                <w:iCs/>
                <w:sz w:val="22"/>
                <w:szCs w:val="22"/>
              </w:rPr>
              <w:t xml:space="preserve">Enlarge the area of the habitat </w:t>
            </w:r>
          </w:p>
          <w:p w14:paraId="40844C9B" w14:textId="77777777" w:rsidR="00D20E13" w:rsidRPr="00635E74" w:rsidRDefault="00D20E13" w:rsidP="00D20E13">
            <w:pPr>
              <w:pStyle w:val="Default"/>
              <w:numPr>
                <w:ilvl w:val="0"/>
                <w:numId w:val="4"/>
              </w:numPr>
              <w:spacing w:after="44"/>
              <w:ind w:left="261" w:hanging="142"/>
              <w:rPr>
                <w:rFonts w:ascii="Arial" w:hAnsi="Arial" w:cs="Arial"/>
                <w:i/>
                <w:iCs/>
                <w:sz w:val="22"/>
                <w:szCs w:val="22"/>
              </w:rPr>
            </w:pPr>
            <w:r w:rsidRPr="00635E74">
              <w:rPr>
                <w:rFonts w:ascii="Arial" w:hAnsi="Arial" w:cs="Arial"/>
                <w:i/>
                <w:iCs/>
                <w:sz w:val="22"/>
                <w:szCs w:val="22"/>
              </w:rPr>
              <w:t xml:space="preserve">Improve the habitat condition </w:t>
            </w:r>
          </w:p>
          <w:p w14:paraId="2E7BBA7D" w14:textId="77777777" w:rsidR="00D20E13" w:rsidRPr="00635E74" w:rsidRDefault="00D20E13" w:rsidP="00D20E13">
            <w:pPr>
              <w:pStyle w:val="Default"/>
              <w:numPr>
                <w:ilvl w:val="0"/>
                <w:numId w:val="4"/>
              </w:numPr>
              <w:spacing w:after="44"/>
              <w:ind w:left="261" w:hanging="142"/>
              <w:rPr>
                <w:rFonts w:ascii="Arial" w:hAnsi="Arial" w:cs="Arial"/>
                <w:i/>
                <w:iCs/>
                <w:sz w:val="22"/>
                <w:szCs w:val="22"/>
              </w:rPr>
            </w:pPr>
            <w:r w:rsidRPr="00635E74">
              <w:rPr>
                <w:rFonts w:ascii="Arial" w:hAnsi="Arial" w:cs="Arial"/>
                <w:i/>
                <w:iCs/>
                <w:sz w:val="22"/>
                <w:szCs w:val="22"/>
              </w:rPr>
              <w:t xml:space="preserve">Re-establish the habitat </w:t>
            </w:r>
          </w:p>
          <w:p w14:paraId="5BAE21A1" w14:textId="77777777" w:rsidR="00D20E13" w:rsidRPr="00635E74" w:rsidRDefault="00D20E13" w:rsidP="00D20E13">
            <w:pPr>
              <w:pStyle w:val="Default"/>
              <w:numPr>
                <w:ilvl w:val="0"/>
                <w:numId w:val="4"/>
              </w:numPr>
              <w:spacing w:after="44"/>
              <w:ind w:left="261" w:hanging="142"/>
              <w:rPr>
                <w:rFonts w:ascii="Arial" w:hAnsi="Arial" w:cs="Arial"/>
                <w:i/>
                <w:iCs/>
                <w:sz w:val="22"/>
                <w:szCs w:val="22"/>
              </w:rPr>
            </w:pPr>
            <w:r w:rsidRPr="00635E74">
              <w:rPr>
                <w:rFonts w:ascii="Arial" w:hAnsi="Arial" w:cs="Arial"/>
                <w:i/>
                <w:iCs/>
                <w:sz w:val="22"/>
                <w:szCs w:val="22"/>
              </w:rPr>
              <w:t xml:space="preserve">Other </w:t>
            </w:r>
          </w:p>
          <w:p w14:paraId="424CFD9F" w14:textId="77777777" w:rsidR="00D20E13" w:rsidRPr="00635E74" w:rsidRDefault="00D20E13" w:rsidP="00D20E13">
            <w:pPr>
              <w:rPr>
                <w:rFonts w:ascii="Arial" w:hAnsi="Arial" w:cs="Arial"/>
                <w:i/>
                <w:iCs/>
              </w:rPr>
            </w:pPr>
          </w:p>
          <w:p w14:paraId="1EAA9854" w14:textId="77777777" w:rsidR="00D20E13" w:rsidRPr="00DE58CD" w:rsidRDefault="00D20E13" w:rsidP="00D20E13">
            <w:pPr>
              <w:rPr>
                <w:rFonts w:ascii="Arial" w:hAnsi="Arial" w:cs="Arial"/>
                <w:lang w:val="en-US"/>
              </w:rPr>
            </w:pPr>
            <w:r w:rsidRPr="00DE58CD">
              <w:rPr>
                <w:rFonts w:ascii="Arial" w:hAnsi="Arial" w:cs="Arial"/>
                <w:i/>
                <w:iCs/>
                <w:sz w:val="20"/>
                <w:szCs w:val="20"/>
                <w:lang w:val="en-US"/>
              </w:rPr>
              <w:t xml:space="preserve">The function of conservation objectives is to specify, which condition species and habitat types in a site shall achieve so that the site can contribute to the overall goal of </w:t>
            </w:r>
            <w:proofErr w:type="spellStart"/>
            <w:r w:rsidRPr="00DE58CD">
              <w:rPr>
                <w:rFonts w:ascii="Arial" w:hAnsi="Arial" w:cs="Arial"/>
                <w:i/>
                <w:iCs/>
                <w:sz w:val="20"/>
                <w:szCs w:val="20"/>
                <w:lang w:val="en-US"/>
              </w:rPr>
              <w:t>favourable</w:t>
            </w:r>
            <w:proofErr w:type="spellEnd"/>
            <w:r w:rsidRPr="00DE58CD">
              <w:rPr>
                <w:rFonts w:ascii="Arial" w:hAnsi="Arial" w:cs="Arial"/>
                <w:i/>
                <w:iCs/>
                <w:sz w:val="20"/>
                <w:szCs w:val="20"/>
                <w:lang w:val="en-US"/>
              </w:rPr>
              <w:t xml:space="preserve"> conservation status of these species and habitat types</w:t>
            </w:r>
          </w:p>
        </w:tc>
        <w:tc>
          <w:tcPr>
            <w:tcW w:w="290" w:type="pct"/>
            <w:shd w:val="clear" w:color="auto" w:fill="E7E6E6" w:themeFill="background2"/>
          </w:tcPr>
          <w:p w14:paraId="222E0146" w14:textId="592AFF67" w:rsidR="00D20E13" w:rsidRPr="008C2445" w:rsidRDefault="00D20E13" w:rsidP="00D20E13">
            <w:pPr>
              <w:rPr>
                <w:rFonts w:ascii="Arial" w:hAnsi="Arial" w:cs="Arial"/>
                <w:color w:val="FF0000"/>
              </w:rPr>
            </w:pPr>
            <w:r w:rsidRPr="008C2445">
              <w:rPr>
                <w:rFonts w:ascii="Arial" w:hAnsi="Arial" w:cs="Arial"/>
                <w:color w:val="FF0000"/>
              </w:rPr>
              <w:t>bude</w:t>
            </w:r>
          </w:p>
          <w:p w14:paraId="59F3B145" w14:textId="57D976C1" w:rsidR="00D20E13" w:rsidRPr="00EF48AD" w:rsidRDefault="00D20E13" w:rsidP="00D20E13">
            <w:pPr>
              <w:rPr>
                <w:rFonts w:ascii="Arial" w:hAnsi="Arial" w:cs="Arial"/>
              </w:rPr>
            </w:pPr>
          </w:p>
        </w:tc>
        <w:tc>
          <w:tcPr>
            <w:tcW w:w="742" w:type="pct"/>
            <w:shd w:val="clear" w:color="auto" w:fill="auto"/>
          </w:tcPr>
          <w:p w14:paraId="67B96889" w14:textId="6C279CDC" w:rsidR="00D20E13" w:rsidRDefault="00D20E13" w:rsidP="00D20E13">
            <w:pPr>
              <w:rPr>
                <w:rFonts w:ascii="Arial" w:hAnsi="Arial" w:cs="Arial"/>
              </w:rPr>
            </w:pPr>
            <w:r w:rsidRPr="00EF48AD">
              <w:rPr>
                <w:rFonts w:ascii="Arial" w:hAnsi="Arial" w:cs="Arial"/>
              </w:rPr>
              <w:t>Parametry TAČR mohou napovědět k</w:t>
            </w:r>
            <w:r>
              <w:rPr>
                <w:rFonts w:ascii="Arial" w:hAnsi="Arial" w:cs="Arial"/>
              </w:rPr>
              <w:t> </w:t>
            </w:r>
            <w:r w:rsidRPr="00EF48AD">
              <w:rPr>
                <w:rFonts w:ascii="Arial" w:hAnsi="Arial" w:cs="Arial"/>
              </w:rPr>
              <w:t>cílům</w:t>
            </w:r>
            <w:r>
              <w:rPr>
                <w:rFonts w:ascii="Arial" w:hAnsi="Arial" w:cs="Arial"/>
              </w:rPr>
              <w:t>.</w:t>
            </w:r>
            <w:r w:rsidRPr="00EF48AD">
              <w:rPr>
                <w:rFonts w:ascii="Arial" w:hAnsi="Arial" w:cs="Arial"/>
              </w:rPr>
              <w:t xml:space="preserve"> </w:t>
            </w:r>
            <w:r>
              <w:rPr>
                <w:rFonts w:ascii="Arial" w:hAnsi="Arial" w:cs="Arial"/>
              </w:rPr>
              <w:t>Využijí se cíle stanovené na podkladu TAČR parametrů</w:t>
            </w:r>
          </w:p>
          <w:p w14:paraId="74E491E9" w14:textId="4BB7F865" w:rsidR="00D20E13" w:rsidRPr="002A0B01" w:rsidRDefault="00D20E13" w:rsidP="00D20E13">
            <w:pPr>
              <w:pStyle w:val="Default"/>
              <w:spacing w:after="44"/>
              <w:rPr>
                <w:rFonts w:ascii="Arial" w:hAnsi="Arial" w:cs="Arial"/>
                <w:sz w:val="22"/>
                <w:szCs w:val="22"/>
                <w:lang w:val="cs-CZ"/>
              </w:rPr>
            </w:pPr>
            <w:r w:rsidRPr="002A0B01">
              <w:rPr>
                <w:rFonts w:ascii="Arial" w:hAnsi="Arial" w:cs="Arial"/>
                <w:sz w:val="22"/>
                <w:szCs w:val="22"/>
                <w:lang w:val="cs-CZ"/>
              </w:rPr>
              <w:t>Automatizovat na základě stanovení cílů na podkladu TAČR</w:t>
            </w:r>
          </w:p>
          <w:p w14:paraId="7FBE7C6B" w14:textId="77777777" w:rsidR="00D20E13" w:rsidRPr="002A0B01" w:rsidRDefault="00D20E13" w:rsidP="00D20E13">
            <w:pPr>
              <w:pStyle w:val="Default"/>
              <w:spacing w:after="44"/>
              <w:rPr>
                <w:rFonts w:ascii="Arial" w:hAnsi="Arial" w:cs="Arial"/>
                <w:sz w:val="22"/>
                <w:szCs w:val="22"/>
                <w:lang w:val="cs-CZ"/>
              </w:rPr>
            </w:pPr>
          </w:p>
          <w:p w14:paraId="49B820E9" w14:textId="77777777" w:rsidR="00D20E13" w:rsidRPr="002A0B01" w:rsidRDefault="00D20E13" w:rsidP="00D20E13">
            <w:pPr>
              <w:pStyle w:val="Default"/>
              <w:numPr>
                <w:ilvl w:val="0"/>
                <w:numId w:val="4"/>
              </w:numPr>
              <w:spacing w:after="44"/>
              <w:ind w:left="261" w:hanging="142"/>
              <w:rPr>
                <w:rFonts w:ascii="Arial" w:hAnsi="Arial" w:cs="Arial"/>
                <w:sz w:val="22"/>
                <w:szCs w:val="22"/>
                <w:lang w:val="cs-CZ"/>
              </w:rPr>
            </w:pPr>
            <w:proofErr w:type="spellStart"/>
            <w:r w:rsidRPr="002A0B01">
              <w:rPr>
                <w:rFonts w:ascii="Arial" w:hAnsi="Arial" w:cs="Arial"/>
                <w:sz w:val="22"/>
                <w:szCs w:val="22"/>
                <w:lang w:val="cs-CZ"/>
              </w:rPr>
              <w:t>Maintain</w:t>
            </w:r>
            <w:proofErr w:type="spellEnd"/>
            <w:r w:rsidRPr="002A0B01">
              <w:rPr>
                <w:rFonts w:ascii="Arial" w:hAnsi="Arial" w:cs="Arial"/>
                <w:sz w:val="22"/>
                <w:szCs w:val="22"/>
                <w:lang w:val="cs-CZ"/>
              </w:rPr>
              <w:t xml:space="preserve"> </w:t>
            </w:r>
            <w:proofErr w:type="spellStart"/>
            <w:r w:rsidRPr="002A0B01">
              <w:rPr>
                <w:rFonts w:ascii="Arial" w:hAnsi="Arial" w:cs="Arial"/>
                <w:sz w:val="22"/>
                <w:szCs w:val="22"/>
                <w:lang w:val="cs-CZ"/>
              </w:rPr>
              <w:t>the</w:t>
            </w:r>
            <w:proofErr w:type="spellEnd"/>
            <w:r w:rsidRPr="002A0B01">
              <w:rPr>
                <w:rFonts w:ascii="Arial" w:hAnsi="Arial" w:cs="Arial"/>
                <w:sz w:val="22"/>
                <w:szCs w:val="22"/>
                <w:lang w:val="cs-CZ"/>
              </w:rPr>
              <w:t xml:space="preserve"> habitat – vždy se vyplňuje, základ</w:t>
            </w:r>
          </w:p>
          <w:p w14:paraId="37D37737" w14:textId="77777777" w:rsidR="00D20E13" w:rsidRPr="002A0B01" w:rsidRDefault="00D20E13" w:rsidP="00D20E13">
            <w:pPr>
              <w:pStyle w:val="Default"/>
              <w:numPr>
                <w:ilvl w:val="0"/>
                <w:numId w:val="4"/>
              </w:numPr>
              <w:spacing w:after="44"/>
              <w:ind w:left="261" w:hanging="142"/>
              <w:rPr>
                <w:rFonts w:ascii="Arial" w:hAnsi="Arial" w:cs="Arial"/>
                <w:sz w:val="22"/>
                <w:szCs w:val="22"/>
                <w:lang w:val="cs-CZ"/>
              </w:rPr>
            </w:pPr>
            <w:proofErr w:type="spellStart"/>
            <w:r w:rsidRPr="002A0B01">
              <w:rPr>
                <w:rFonts w:ascii="Arial" w:hAnsi="Arial" w:cs="Arial"/>
                <w:sz w:val="22"/>
                <w:szCs w:val="22"/>
                <w:lang w:val="cs-CZ"/>
              </w:rPr>
              <w:t>Enlarge</w:t>
            </w:r>
            <w:proofErr w:type="spellEnd"/>
            <w:r w:rsidRPr="002A0B01">
              <w:rPr>
                <w:rFonts w:ascii="Arial" w:hAnsi="Arial" w:cs="Arial"/>
                <w:sz w:val="22"/>
                <w:szCs w:val="22"/>
                <w:lang w:val="cs-CZ"/>
              </w:rPr>
              <w:t xml:space="preserve"> </w:t>
            </w:r>
            <w:proofErr w:type="spellStart"/>
            <w:r w:rsidRPr="002A0B01">
              <w:rPr>
                <w:rFonts w:ascii="Arial" w:hAnsi="Arial" w:cs="Arial"/>
                <w:sz w:val="22"/>
                <w:szCs w:val="22"/>
                <w:lang w:val="cs-CZ"/>
              </w:rPr>
              <w:t>the</w:t>
            </w:r>
            <w:proofErr w:type="spellEnd"/>
            <w:r w:rsidRPr="002A0B01">
              <w:rPr>
                <w:rFonts w:ascii="Arial" w:hAnsi="Arial" w:cs="Arial"/>
                <w:sz w:val="22"/>
                <w:szCs w:val="22"/>
                <w:lang w:val="cs-CZ"/>
              </w:rPr>
              <w:t xml:space="preserve"> area – </w:t>
            </w:r>
            <w:proofErr w:type="spellStart"/>
            <w:r w:rsidRPr="002A0B01">
              <w:rPr>
                <w:rFonts w:ascii="Arial" w:hAnsi="Arial" w:cs="Arial"/>
                <w:sz w:val="22"/>
                <w:szCs w:val="22"/>
                <w:lang w:val="cs-CZ"/>
              </w:rPr>
              <w:t>minimiareál</w:t>
            </w:r>
            <w:proofErr w:type="spellEnd"/>
            <w:r w:rsidRPr="002A0B01">
              <w:rPr>
                <w:rFonts w:ascii="Arial" w:hAnsi="Arial" w:cs="Arial"/>
                <w:sz w:val="22"/>
                <w:szCs w:val="22"/>
                <w:lang w:val="cs-CZ"/>
              </w:rPr>
              <w:t xml:space="preserve"> napoví (ale někde to nepůjde vzhledem k rozloze EVL a že by to mohlo být na úkor ostatních </w:t>
            </w:r>
            <w:proofErr w:type="spellStart"/>
            <w:r w:rsidRPr="002A0B01">
              <w:rPr>
                <w:rFonts w:ascii="Arial" w:hAnsi="Arial" w:cs="Arial"/>
                <w:sz w:val="22"/>
                <w:szCs w:val="22"/>
                <w:lang w:val="cs-CZ"/>
              </w:rPr>
              <w:t>PřO</w:t>
            </w:r>
            <w:proofErr w:type="spellEnd"/>
            <w:r w:rsidRPr="002A0B01">
              <w:rPr>
                <w:rFonts w:ascii="Arial" w:hAnsi="Arial" w:cs="Arial"/>
                <w:sz w:val="22"/>
                <w:szCs w:val="22"/>
                <w:lang w:val="cs-CZ"/>
              </w:rPr>
              <w:t>)</w:t>
            </w:r>
          </w:p>
          <w:p w14:paraId="46915A63" w14:textId="77777777" w:rsidR="00D20E13" w:rsidRPr="002A0B01" w:rsidRDefault="00D20E13" w:rsidP="00D20E13">
            <w:pPr>
              <w:pStyle w:val="Default"/>
              <w:numPr>
                <w:ilvl w:val="0"/>
                <w:numId w:val="4"/>
              </w:numPr>
              <w:spacing w:after="44"/>
              <w:ind w:left="261" w:hanging="142"/>
              <w:rPr>
                <w:rFonts w:ascii="Arial" w:hAnsi="Arial" w:cs="Arial"/>
                <w:sz w:val="22"/>
                <w:szCs w:val="22"/>
                <w:lang w:val="cs-CZ"/>
              </w:rPr>
            </w:pPr>
            <w:proofErr w:type="spellStart"/>
            <w:r w:rsidRPr="002A0B01">
              <w:rPr>
                <w:rFonts w:ascii="Arial" w:hAnsi="Arial" w:cs="Arial"/>
                <w:sz w:val="22"/>
                <w:szCs w:val="22"/>
                <w:lang w:val="cs-CZ"/>
              </w:rPr>
              <w:t>Improve</w:t>
            </w:r>
            <w:proofErr w:type="spellEnd"/>
            <w:r w:rsidRPr="002A0B01">
              <w:rPr>
                <w:rFonts w:ascii="Arial" w:hAnsi="Arial" w:cs="Arial"/>
                <w:sz w:val="22"/>
                <w:szCs w:val="22"/>
                <w:lang w:val="cs-CZ"/>
              </w:rPr>
              <w:t xml:space="preserve"> </w:t>
            </w:r>
            <w:proofErr w:type="spellStart"/>
            <w:r w:rsidRPr="002A0B01">
              <w:rPr>
                <w:rFonts w:ascii="Arial" w:hAnsi="Arial" w:cs="Arial"/>
                <w:sz w:val="22"/>
                <w:szCs w:val="22"/>
                <w:lang w:val="cs-CZ"/>
              </w:rPr>
              <w:t>the</w:t>
            </w:r>
            <w:proofErr w:type="spellEnd"/>
            <w:r w:rsidRPr="002A0B01">
              <w:rPr>
                <w:rFonts w:ascii="Arial" w:hAnsi="Arial" w:cs="Arial"/>
                <w:sz w:val="22"/>
                <w:szCs w:val="22"/>
                <w:lang w:val="cs-CZ"/>
              </w:rPr>
              <w:t xml:space="preserve"> </w:t>
            </w:r>
            <w:proofErr w:type="spellStart"/>
            <w:r w:rsidRPr="002A0B01">
              <w:rPr>
                <w:rFonts w:ascii="Arial" w:hAnsi="Arial" w:cs="Arial"/>
                <w:sz w:val="22"/>
                <w:szCs w:val="22"/>
                <w:lang w:val="cs-CZ"/>
              </w:rPr>
              <w:t>habitats</w:t>
            </w:r>
            <w:proofErr w:type="spellEnd"/>
            <w:r w:rsidRPr="002A0B01">
              <w:rPr>
                <w:rFonts w:ascii="Arial" w:hAnsi="Arial" w:cs="Arial"/>
                <w:sz w:val="22"/>
                <w:szCs w:val="22"/>
                <w:lang w:val="cs-CZ"/>
              </w:rPr>
              <w:t xml:space="preserve"> </w:t>
            </w:r>
            <w:proofErr w:type="spellStart"/>
            <w:r w:rsidRPr="002A0B01">
              <w:rPr>
                <w:rFonts w:ascii="Arial" w:hAnsi="Arial" w:cs="Arial"/>
                <w:sz w:val="22"/>
                <w:szCs w:val="22"/>
                <w:lang w:val="cs-CZ"/>
              </w:rPr>
              <w:t>condition</w:t>
            </w:r>
            <w:proofErr w:type="spellEnd"/>
            <w:r w:rsidRPr="002A0B01">
              <w:rPr>
                <w:rFonts w:ascii="Arial" w:hAnsi="Arial" w:cs="Arial"/>
                <w:sz w:val="22"/>
                <w:szCs w:val="22"/>
                <w:lang w:val="cs-CZ"/>
              </w:rPr>
              <w:t xml:space="preserve"> – typické druhy, kvalita</w:t>
            </w:r>
          </w:p>
          <w:p w14:paraId="514566E6" w14:textId="77777777" w:rsidR="00D20E13" w:rsidRPr="002A0B01" w:rsidRDefault="00D20E13" w:rsidP="00D20E13">
            <w:pPr>
              <w:pStyle w:val="Default"/>
              <w:numPr>
                <w:ilvl w:val="0"/>
                <w:numId w:val="4"/>
              </w:numPr>
              <w:spacing w:after="44"/>
              <w:ind w:left="261" w:hanging="142"/>
              <w:rPr>
                <w:rFonts w:ascii="Arial" w:hAnsi="Arial" w:cs="Arial"/>
                <w:sz w:val="22"/>
                <w:szCs w:val="22"/>
                <w:lang w:val="cs-CZ"/>
              </w:rPr>
            </w:pPr>
            <w:r w:rsidRPr="002A0B01">
              <w:rPr>
                <w:rFonts w:ascii="Arial" w:hAnsi="Arial" w:cs="Arial"/>
                <w:sz w:val="22"/>
                <w:szCs w:val="22"/>
                <w:lang w:val="cs-CZ"/>
              </w:rPr>
              <w:lastRenderedPageBreak/>
              <w:t>Re-</w:t>
            </w:r>
            <w:proofErr w:type="spellStart"/>
            <w:r w:rsidRPr="002A0B01">
              <w:rPr>
                <w:rFonts w:ascii="Arial" w:hAnsi="Arial" w:cs="Arial"/>
                <w:sz w:val="22"/>
                <w:szCs w:val="22"/>
                <w:lang w:val="cs-CZ"/>
              </w:rPr>
              <w:t>establish</w:t>
            </w:r>
            <w:proofErr w:type="spellEnd"/>
            <w:r w:rsidRPr="002A0B01">
              <w:rPr>
                <w:rFonts w:ascii="Arial" w:hAnsi="Arial" w:cs="Arial"/>
                <w:sz w:val="22"/>
                <w:szCs w:val="22"/>
                <w:lang w:val="cs-CZ"/>
              </w:rPr>
              <w:t xml:space="preserve"> </w:t>
            </w:r>
            <w:proofErr w:type="spellStart"/>
            <w:r w:rsidRPr="002A0B01">
              <w:rPr>
                <w:rFonts w:ascii="Arial" w:hAnsi="Arial" w:cs="Arial"/>
                <w:sz w:val="22"/>
                <w:szCs w:val="22"/>
                <w:lang w:val="cs-CZ"/>
              </w:rPr>
              <w:t>the</w:t>
            </w:r>
            <w:proofErr w:type="spellEnd"/>
            <w:r w:rsidRPr="002A0B01">
              <w:rPr>
                <w:rFonts w:ascii="Arial" w:hAnsi="Arial" w:cs="Arial"/>
                <w:sz w:val="22"/>
                <w:szCs w:val="22"/>
                <w:lang w:val="cs-CZ"/>
              </w:rPr>
              <w:t xml:space="preserve"> habitat – nepřítomnost</w:t>
            </w:r>
          </w:p>
          <w:p w14:paraId="271CDAFD" w14:textId="77777777" w:rsidR="00563C50" w:rsidRDefault="00D20E13" w:rsidP="00563C50">
            <w:pPr>
              <w:pStyle w:val="Default"/>
              <w:numPr>
                <w:ilvl w:val="0"/>
                <w:numId w:val="4"/>
              </w:numPr>
              <w:spacing w:after="44"/>
              <w:ind w:left="261" w:hanging="142"/>
              <w:rPr>
                <w:ins w:id="94" w:author="Jonáš Gaigr2" w:date="2022-09-30T09:39:00Z"/>
                <w:rFonts w:ascii="Arial" w:hAnsi="Arial" w:cs="Arial"/>
                <w:sz w:val="22"/>
                <w:szCs w:val="22"/>
              </w:rPr>
              <w:pPrChange w:id="95" w:author="Jonáš Gaigr2" w:date="2022-09-30T09:39:00Z">
                <w:pPr>
                  <w:pStyle w:val="Default"/>
                  <w:framePr w:hSpace="180" w:wrap="around" w:hAnchor="margin" w:y="542"/>
                  <w:numPr>
                    <w:numId w:val="4"/>
                  </w:numPr>
                  <w:spacing w:after="44"/>
                  <w:ind w:left="720" w:hanging="360"/>
                </w:pPr>
              </w:pPrChange>
            </w:pPr>
            <w:proofErr w:type="spellStart"/>
            <w:r w:rsidRPr="002A0B01">
              <w:rPr>
                <w:rFonts w:ascii="Arial" w:hAnsi="Arial" w:cs="Arial"/>
                <w:sz w:val="22"/>
                <w:szCs w:val="22"/>
                <w:lang w:val="cs-CZ"/>
              </w:rPr>
              <w:t>Other</w:t>
            </w:r>
            <w:proofErr w:type="spellEnd"/>
            <w:r w:rsidRPr="002A0B01">
              <w:rPr>
                <w:rFonts w:ascii="Arial" w:hAnsi="Arial" w:cs="Arial"/>
                <w:sz w:val="22"/>
                <w:szCs w:val="22"/>
                <w:lang w:val="cs-CZ"/>
              </w:rPr>
              <w:t xml:space="preserve"> – zvýšit celistvost, konektivitu, mozaikovitost?</w:t>
            </w:r>
          </w:p>
          <w:p w14:paraId="6E8964B6" w14:textId="07A98DBD" w:rsidR="00563C50" w:rsidRPr="00563C50" w:rsidRDefault="00563C50" w:rsidP="00FC4629">
            <w:pPr>
              <w:pStyle w:val="Default"/>
              <w:numPr>
                <w:ilvl w:val="0"/>
                <w:numId w:val="4"/>
              </w:numPr>
              <w:spacing w:after="44"/>
              <w:ind w:left="261" w:hanging="142"/>
              <w:rPr>
                <w:rFonts w:ascii="Arial" w:hAnsi="Arial" w:cs="Arial"/>
                <w:sz w:val="22"/>
                <w:szCs w:val="22"/>
              </w:rPr>
              <w:pPrChange w:id="96" w:author="Jonáš Gaigr2" w:date="2022-09-30T15:42:00Z">
                <w:pPr>
                  <w:pStyle w:val="Default"/>
                  <w:framePr w:hSpace="180" w:wrap="around" w:hAnchor="margin" w:y="542"/>
                  <w:numPr>
                    <w:numId w:val="4"/>
                  </w:numPr>
                  <w:spacing w:after="44"/>
                  <w:ind w:left="720" w:hanging="360"/>
                </w:pPr>
              </w:pPrChange>
            </w:pPr>
            <w:proofErr w:type="spellStart"/>
            <w:ins w:id="97" w:author="Jonáš Gaigr2" w:date="2022-09-30T09:39:00Z">
              <w:r>
                <w:rPr>
                  <w:rFonts w:ascii="Arial" w:hAnsi="Arial" w:cs="Arial"/>
                  <w:sz w:val="22"/>
                  <w:szCs w:val="22"/>
                </w:rPr>
                <w:t>Doplněno</w:t>
              </w:r>
            </w:ins>
            <w:proofErr w:type="spellEnd"/>
            <w:ins w:id="98" w:author="Jonáš Gaigr2" w:date="2022-09-30T11:38:00Z">
              <w:r w:rsidR="006A697E">
                <w:rPr>
                  <w:rFonts w:ascii="Arial" w:hAnsi="Arial" w:cs="Arial"/>
                  <w:sz w:val="22"/>
                  <w:szCs w:val="22"/>
                </w:rPr>
                <w:t xml:space="preserve">, </w:t>
              </w:r>
              <w:proofErr w:type="spellStart"/>
              <w:r w:rsidR="006A697E">
                <w:rPr>
                  <w:rFonts w:ascii="Arial" w:hAnsi="Arial" w:cs="Arial"/>
                  <w:sz w:val="22"/>
                  <w:szCs w:val="22"/>
                </w:rPr>
                <w:t>pěkná</w:t>
              </w:r>
              <w:proofErr w:type="spellEnd"/>
              <w:r w:rsidR="006A697E">
                <w:rPr>
                  <w:rFonts w:ascii="Arial" w:hAnsi="Arial" w:cs="Arial"/>
                  <w:sz w:val="22"/>
                  <w:szCs w:val="22"/>
                </w:rPr>
                <w:t xml:space="preserve"> </w:t>
              </w:r>
              <w:proofErr w:type="spellStart"/>
              <w:r w:rsidR="006A697E">
                <w:rPr>
                  <w:rFonts w:ascii="Arial" w:hAnsi="Arial" w:cs="Arial"/>
                  <w:sz w:val="22"/>
                  <w:szCs w:val="22"/>
                </w:rPr>
                <w:t>funkce</w:t>
              </w:r>
              <w:proofErr w:type="spellEnd"/>
              <w:r w:rsidR="006A697E">
                <w:rPr>
                  <w:rFonts w:ascii="Arial" w:hAnsi="Arial" w:cs="Arial"/>
                  <w:sz w:val="22"/>
                  <w:szCs w:val="22"/>
                </w:rPr>
                <w:t xml:space="preserve">, </w:t>
              </w:r>
              <w:proofErr w:type="spellStart"/>
              <w:r w:rsidR="006A697E">
                <w:rPr>
                  <w:rFonts w:ascii="Arial" w:hAnsi="Arial" w:cs="Arial"/>
                  <w:sz w:val="22"/>
                  <w:szCs w:val="22"/>
                </w:rPr>
                <w:t>kterou</w:t>
              </w:r>
            </w:ins>
            <w:proofErr w:type="spellEnd"/>
            <w:ins w:id="99" w:author="Jonáš Gaigr2" w:date="2022-09-30T11:39:00Z">
              <w:r w:rsidR="006A697E">
                <w:rPr>
                  <w:rFonts w:ascii="Arial" w:hAnsi="Arial" w:cs="Arial"/>
                  <w:sz w:val="22"/>
                  <w:szCs w:val="22"/>
                </w:rPr>
                <w:t xml:space="preserve"> </w:t>
              </w:r>
            </w:ins>
            <w:ins w:id="100" w:author="Jonáš Gaigr2" w:date="2022-09-30T15:42:00Z">
              <w:r w:rsidR="00FC4629">
                <w:rPr>
                  <w:rFonts w:ascii="Arial" w:hAnsi="Arial" w:cs="Arial"/>
                  <w:sz w:val="22"/>
                  <w:szCs w:val="22"/>
                </w:rPr>
                <w:t xml:space="preserve">je </w:t>
              </w:r>
              <w:proofErr w:type="spellStart"/>
              <w:r w:rsidR="00FC4629">
                <w:rPr>
                  <w:rFonts w:ascii="Arial" w:hAnsi="Arial" w:cs="Arial"/>
                  <w:sz w:val="22"/>
                  <w:szCs w:val="22"/>
                </w:rPr>
                <w:t>vhodné</w:t>
              </w:r>
            </w:ins>
            <w:proofErr w:type="spellEnd"/>
            <w:ins w:id="101" w:author="Jonáš Gaigr2" w:date="2022-09-30T11:39:00Z">
              <w:r w:rsidR="006A697E">
                <w:rPr>
                  <w:rFonts w:ascii="Arial" w:hAnsi="Arial" w:cs="Arial"/>
                  <w:sz w:val="22"/>
                  <w:szCs w:val="22"/>
                </w:rPr>
                <w:t xml:space="preserve"> </w:t>
              </w:r>
              <w:proofErr w:type="spellStart"/>
              <w:r w:rsidR="006A697E">
                <w:rPr>
                  <w:rFonts w:ascii="Arial" w:hAnsi="Arial" w:cs="Arial"/>
                  <w:sz w:val="22"/>
                  <w:szCs w:val="22"/>
                </w:rPr>
                <w:t>dodat</w:t>
              </w:r>
              <w:proofErr w:type="spellEnd"/>
              <w:r w:rsidR="006A697E">
                <w:rPr>
                  <w:rFonts w:ascii="Arial" w:hAnsi="Arial" w:cs="Arial"/>
                  <w:sz w:val="22"/>
                  <w:szCs w:val="22"/>
                </w:rPr>
                <w:t xml:space="preserve"> </w:t>
              </w:r>
              <w:proofErr w:type="spellStart"/>
              <w:r w:rsidR="006A697E">
                <w:rPr>
                  <w:rFonts w:ascii="Arial" w:hAnsi="Arial" w:cs="Arial"/>
                  <w:sz w:val="22"/>
                  <w:szCs w:val="22"/>
                </w:rPr>
                <w:t>ke</w:t>
              </w:r>
              <w:proofErr w:type="spellEnd"/>
              <w:r w:rsidR="006A697E">
                <w:rPr>
                  <w:rFonts w:ascii="Arial" w:hAnsi="Arial" w:cs="Arial"/>
                  <w:sz w:val="22"/>
                  <w:szCs w:val="22"/>
                </w:rPr>
                <w:t xml:space="preserve"> </w:t>
              </w:r>
              <w:proofErr w:type="spellStart"/>
              <w:r w:rsidR="006A697E">
                <w:rPr>
                  <w:rFonts w:ascii="Arial" w:hAnsi="Arial" w:cs="Arial"/>
                  <w:sz w:val="22"/>
                  <w:szCs w:val="22"/>
                </w:rPr>
                <w:t>všem</w:t>
              </w:r>
              <w:proofErr w:type="spellEnd"/>
              <w:r w:rsidR="006A697E">
                <w:rPr>
                  <w:rFonts w:ascii="Arial" w:hAnsi="Arial" w:cs="Arial"/>
                  <w:sz w:val="22"/>
                  <w:szCs w:val="22"/>
                </w:rPr>
                <w:t xml:space="preserve"> </w:t>
              </w:r>
              <w:proofErr w:type="spellStart"/>
              <w:r w:rsidR="006A697E">
                <w:rPr>
                  <w:rFonts w:ascii="Arial" w:hAnsi="Arial" w:cs="Arial"/>
                  <w:sz w:val="22"/>
                  <w:szCs w:val="22"/>
                </w:rPr>
                <w:t>PřO</w:t>
              </w:r>
            </w:ins>
            <w:proofErr w:type="spellEnd"/>
            <w:ins w:id="102" w:author="Jonáš Gaigr2" w:date="2022-09-30T09:39:00Z">
              <w:r>
                <w:rPr>
                  <w:rFonts w:ascii="Arial" w:hAnsi="Arial" w:cs="Arial"/>
                  <w:sz w:val="22"/>
                  <w:szCs w:val="22"/>
                </w:rPr>
                <w:t>.</w:t>
              </w:r>
            </w:ins>
          </w:p>
        </w:tc>
        <w:tc>
          <w:tcPr>
            <w:tcW w:w="354" w:type="pct"/>
            <w:shd w:val="clear" w:color="auto" w:fill="E7E6E6" w:themeFill="background2"/>
          </w:tcPr>
          <w:p w14:paraId="27E98E2F" w14:textId="77777777" w:rsidR="00D20E13" w:rsidRPr="005103FB" w:rsidRDefault="00D20E13" w:rsidP="00D20E13">
            <w:pPr>
              <w:rPr>
                <w:rFonts w:ascii="Arial" w:hAnsi="Arial" w:cs="Arial"/>
              </w:rPr>
            </w:pPr>
          </w:p>
        </w:tc>
        <w:tc>
          <w:tcPr>
            <w:tcW w:w="1036" w:type="pct"/>
          </w:tcPr>
          <w:p w14:paraId="4600627D" w14:textId="77777777" w:rsidR="00D20E13" w:rsidRPr="005103FB" w:rsidRDefault="00D20E13" w:rsidP="00D20E13">
            <w:pPr>
              <w:rPr>
                <w:rFonts w:ascii="Arial" w:hAnsi="Arial" w:cs="Arial"/>
              </w:rPr>
            </w:pPr>
          </w:p>
        </w:tc>
      </w:tr>
    </w:tbl>
    <w:p w14:paraId="7FDEF83E" w14:textId="77777777" w:rsidR="001C70E5" w:rsidRPr="005103FB" w:rsidRDefault="001C70E5" w:rsidP="005D1E16">
      <w:pPr>
        <w:rPr>
          <w:rFonts w:ascii="Arial" w:hAnsi="Arial" w:cs="Arial"/>
        </w:rPr>
      </w:pPr>
    </w:p>
    <w:p w14:paraId="3490D0F2" w14:textId="7B27ECAA" w:rsidR="002D7821" w:rsidRDefault="006E396C" w:rsidP="00E85BBF">
      <w:pPr>
        <w:shd w:val="clear" w:color="auto" w:fill="E2EFD9" w:themeFill="accent6" w:themeFillTint="33"/>
      </w:pPr>
      <w:r>
        <w:t>AVMB definice</w:t>
      </w:r>
      <w:r w:rsidR="002D7821">
        <w:t xml:space="preserve"> (</w:t>
      </w:r>
      <w:hyperlink r:id="rId9" w:history="1">
        <w:r w:rsidR="002D7821" w:rsidRPr="00691405">
          <w:rPr>
            <w:rStyle w:val="Hypertextovodkaz"/>
          </w:rPr>
          <w:t>https://portal.nature.cz/publik_syst/files/metodika_aktualizace_2020_05.pdf</w:t>
        </w:r>
      </w:hyperlink>
      <w:r w:rsidR="002D7821">
        <w:t>)</w:t>
      </w:r>
      <w:r w:rsidR="0006757B">
        <w:t xml:space="preserve"> – </w:t>
      </w:r>
      <w:proofErr w:type="gramStart"/>
      <w:r w:rsidR="0006757B">
        <w:t>revidovala TK</w:t>
      </w:r>
      <w:proofErr w:type="gramEnd"/>
      <w:r w:rsidR="0006757B">
        <w:t xml:space="preserve"> (jen relevantní ponecháno níže) </w:t>
      </w:r>
    </w:p>
    <w:p w14:paraId="44CDF469" w14:textId="77777777" w:rsidR="002D7821" w:rsidRPr="002D7821" w:rsidRDefault="002D7821">
      <w:pPr>
        <w:rPr>
          <w:b/>
          <w:bCs/>
        </w:rPr>
      </w:pPr>
      <w:r w:rsidRPr="002D7821">
        <w:rPr>
          <w:b/>
          <w:bCs/>
        </w:rPr>
        <w:t>Reprezentativnost biotopu (RB)</w:t>
      </w:r>
    </w:p>
    <w:p w14:paraId="230CBA3F" w14:textId="77777777" w:rsidR="002D7821" w:rsidRDefault="002D7821">
      <w:r>
        <w:t xml:space="preserve">Tato vlastnost do značné míry odpovídá původnímu hodnocení „reprezentativnosti“ biotopu při mapování. Je vyjádřena </w:t>
      </w:r>
      <w:r w:rsidRPr="002D7821">
        <w:rPr>
          <w:b/>
          <w:bCs/>
        </w:rPr>
        <w:t>vyhraněností resp. přechodností druhové skladby a stanoviště vůči popisu v Katalogu a v PHB.</w:t>
      </w:r>
      <w:r>
        <w:t xml:space="preserve"> … do značné míry nebere zřetel na přítomnost druhů indikujících degradaci. Vlastnost má tři stupně: </w:t>
      </w:r>
      <w:r w:rsidRPr="002D7821">
        <w:rPr>
          <w:b/>
          <w:bCs/>
        </w:rPr>
        <w:t>V, P a F.</w:t>
      </w:r>
      <w:r>
        <w:t xml:space="preserve"> V postupu hodnocení má „P“ přednost před „F“: nejprve se zvažuje, zda není biotop přechodný, a v případě, že nikoliv, lze jej hodnotit jako F. </w:t>
      </w:r>
    </w:p>
    <w:p w14:paraId="712901C4" w14:textId="77777777" w:rsidR="002D7821" w:rsidRDefault="002D7821">
      <w:r>
        <w:t xml:space="preserve">V – vyhraněný, bez pochyb klasifikovatelný biotop (včetně ohledů na variabilitu a typické druhy dle PHB). </w:t>
      </w:r>
    </w:p>
    <w:p w14:paraId="499A8B98" w14:textId="10A25A50" w:rsidR="006E396C" w:rsidRDefault="002D7821">
      <w:r>
        <w:t xml:space="preserve">P – přechodný biotop s významným výskytem druhů dvou (popř. více) přírodních biotopů; biotop je klasifikovatelný ale ne vyhraněný, jsou však zastoupeny i diagnostické druhy jiných přírodních biotopů, uvádí se, ke kterému biotopu, popř. biotopům (nejvýše dvěma) je přechodný. </w:t>
      </w:r>
    </w:p>
    <w:p w14:paraId="48EA23E1" w14:textId="7CE29C2C" w:rsidR="006E396C" w:rsidRDefault="002D7821">
      <w:r>
        <w:t xml:space="preserve">F – obtížně klasifikovatelný biotop, příslušnost k danému biotopu je nezřetelná (zato k formační skupině ano) a ani není jasně indikovaná přechodnost k jinému přírodnímu biotopu, resp. je k více než dvěma; stupeň obvyklý pro </w:t>
      </w:r>
      <w:proofErr w:type="spellStart"/>
      <w:r>
        <w:t>cenologicky</w:t>
      </w:r>
      <w:proofErr w:type="spellEnd"/>
      <w:r>
        <w:t xml:space="preserve"> nevyhraněné porosty a iniciální stadia. U lesů lze jako příklad uvést např. </w:t>
      </w:r>
      <w:proofErr w:type="spellStart"/>
      <w:r>
        <w:t>monodominantní</w:t>
      </w:r>
      <w:proofErr w:type="spellEnd"/>
      <w:r>
        <w:t xml:space="preserve"> porosty (často výsadby) stanovištně původních a ekologicky odpovídajících dřevin s odpovídajícím nebo jen málo ochuzeným podrostem (</w:t>
      </w:r>
      <w:proofErr w:type="spellStart"/>
      <w:r>
        <w:t>lipiny</w:t>
      </w:r>
      <w:proofErr w:type="spellEnd"/>
      <w:r>
        <w:t xml:space="preserve"> s podrostem L5.1)</w:t>
      </w:r>
    </w:p>
    <w:p w14:paraId="1C8E4623" w14:textId="7A0107E6" w:rsidR="00F5650A" w:rsidRPr="00F5650A" w:rsidRDefault="00F5650A">
      <w:pPr>
        <w:rPr>
          <w:b/>
          <w:bCs/>
        </w:rPr>
      </w:pPr>
      <w:r w:rsidRPr="00F5650A">
        <w:rPr>
          <w:b/>
          <w:bCs/>
        </w:rPr>
        <w:t>Typické druhy (TD)</w:t>
      </w:r>
      <w:r w:rsidR="00976944">
        <w:rPr>
          <w:b/>
          <w:bCs/>
        </w:rPr>
        <w:t xml:space="preserve"> – neuvádí se pro RB = W</w:t>
      </w:r>
    </w:p>
    <w:p w14:paraId="4CD92797" w14:textId="0CCC9AF0" w:rsidR="00F5650A" w:rsidRDefault="00F5650A">
      <w:r>
        <w:t xml:space="preserve">Hodnocení typických druhů se provádí po zhotovení druhového soupisu. Hodnotí se pouze soubor zaznamenaných typických druhů (ty se dělí na druhy bazální a specifické pro daný biotop, bez případných druhů s indexem A. Na výsledné hodnocení typických druhů </w:t>
      </w:r>
      <w:r w:rsidRPr="00976944">
        <w:rPr>
          <w:b/>
          <w:bCs/>
        </w:rPr>
        <w:t>nemají vliv jiné skutečnosti</w:t>
      </w:r>
      <w:r>
        <w:t xml:space="preserve">, které v segmentu zaznamenáváme, tj. </w:t>
      </w:r>
      <w:r w:rsidRPr="00976944">
        <w:rPr>
          <w:b/>
          <w:bCs/>
        </w:rPr>
        <w:t>např. výskyt jiných skupin rostlin (jako ZCHD, invazní a expanzivní druhy)</w:t>
      </w:r>
      <w:r>
        <w:t xml:space="preserve">, velikost segmentu, velikost populací typických druhů a jejich vitalita, struktura porostu, management, antropické ovlivnění, degradace, apod. Tyto skutečnosti se promítají do hodnocení degradací a hodnocení struktury a funkce, která se provádějí </w:t>
      </w:r>
      <w:r>
        <w:lastRenderedPageBreak/>
        <w:t xml:space="preserve">odděleně. </w:t>
      </w:r>
      <w:r w:rsidRPr="00976944">
        <w:rPr>
          <w:b/>
          <w:bCs/>
        </w:rPr>
        <w:t>U přechodných biotopů (RB=P) je třeba brát v úvahu typické druhy obou biotopů</w:t>
      </w:r>
      <w:r>
        <w:t xml:space="preserve">, </w:t>
      </w:r>
      <w:r w:rsidRPr="00976944">
        <w:rPr>
          <w:b/>
          <w:bCs/>
        </w:rPr>
        <w:t>přičemž specifické druhy druhého biotopu mají oproti prvnímu biotopu jen poloviční váhu.</w:t>
      </w:r>
    </w:p>
    <w:p w14:paraId="2EC5A8B3" w14:textId="77777777" w:rsidR="00976944" w:rsidRDefault="00976944">
      <w:r>
        <w:t xml:space="preserve">Příznivý stav – pokud jsou přítomny druhy specifické v dostatečném množství (několik až hodně). Dostatečné množství je určeno v tabulce v odstavci „Hodnocení“, ale v praxi jsou možné odchylky s ohledem na celkový počet všech „potenciálních“ specifických druhů a druhovou bohatost biotopu a jeho podtypů popsaných v PHB v kapitole Variabilita. </w:t>
      </w:r>
    </w:p>
    <w:p w14:paraId="5720EF5F" w14:textId="77777777" w:rsidR="00976944" w:rsidRDefault="00976944">
      <w:r>
        <w:t xml:space="preserve">Méně příznivý stav – pokud jsou kromě druhů bazálních přítomny i druhy specifické, leč v malém množství (jeden nebo několik málo). Malé množství se stanoví obdobně jako dostatečné množství u stavu příznivého. </w:t>
      </w:r>
    </w:p>
    <w:p w14:paraId="596F4A86" w14:textId="6FE59F66" w:rsidR="006E396C" w:rsidRDefault="00976944">
      <w:r>
        <w:t>Nepříznivý stav – pokud jsou přítomny jen druhy bazální. Nemusejí to být všechny, ale zpravidla více než jeden, podle typu biotopu a jeho variability.</w:t>
      </w:r>
    </w:p>
    <w:p w14:paraId="64D676EE" w14:textId="77777777" w:rsidR="0006757B" w:rsidRDefault="0006757B">
      <w:r w:rsidRPr="0006757B">
        <w:rPr>
          <w:b/>
          <w:bCs/>
        </w:rPr>
        <w:t>Degradace (DG)</w:t>
      </w:r>
      <w:r>
        <w:t xml:space="preserve"> </w:t>
      </w:r>
    </w:p>
    <w:p w14:paraId="4751C5EE" w14:textId="75AB9C38" w:rsidR="0006757B" w:rsidRDefault="0006757B">
      <w:r>
        <w:t xml:space="preserve">Vlastnost vyjadřuje míru degradace biotopu (přímé i nepřímé), přičemž v celkovém kontextu je nutné ji chápat v tomto pořadí stupňů: 0 → 1 → 2 → 3 → W → X. Zohledňuje se intenzita (míra) různých antropických vlivů, </w:t>
      </w:r>
      <w:r w:rsidRPr="0006757B">
        <w:rPr>
          <w:b/>
          <w:bCs/>
        </w:rPr>
        <w:t xml:space="preserve">přítomnost </w:t>
      </w:r>
      <w:proofErr w:type="spellStart"/>
      <w:r w:rsidRPr="0006757B">
        <w:rPr>
          <w:b/>
          <w:bCs/>
        </w:rPr>
        <w:t>synantropních</w:t>
      </w:r>
      <w:proofErr w:type="spellEnd"/>
      <w:r w:rsidRPr="0006757B">
        <w:rPr>
          <w:b/>
          <w:bCs/>
        </w:rPr>
        <w:t xml:space="preserve"> (především invazních a expanzívních) </w:t>
      </w:r>
      <w:r>
        <w:t xml:space="preserve">a kulturních druhů, eutrofizace, stav obhospodařování a antropické ovlivnění </w:t>
      </w:r>
      <w:proofErr w:type="spellStart"/>
      <w:r>
        <w:t>ekotopu</w:t>
      </w:r>
      <w:proofErr w:type="spellEnd"/>
      <w:r>
        <w:t xml:space="preserve">. Do krátké poznámky se uvede (pro stupně 0, 1 a W nepovinně, a pokud je příčina zjevná, pro stupně 2 a 3 povinně) stručné slovní vyjádření, čím je degradace způsobena. Používají se klíčová slova. </w:t>
      </w:r>
    </w:p>
    <w:p w14:paraId="096B3D48" w14:textId="77777777" w:rsidR="0006757B" w:rsidRDefault="0006757B">
      <w:r>
        <w:t xml:space="preserve">Popis stupňů: </w:t>
      </w:r>
    </w:p>
    <w:p w14:paraId="22CF0173" w14:textId="7A775697" w:rsidR="0006757B" w:rsidRDefault="0006757B">
      <w:r>
        <w:t xml:space="preserve">(0) Biotop bez zřetelných projevů degradace nebo je míra degradace zanedbatelná. Žádné nebo nepatrné projevy degradace, žádná eutrofizace, žádné </w:t>
      </w:r>
      <w:proofErr w:type="spellStart"/>
      <w:r>
        <w:t>synantropní</w:t>
      </w:r>
      <w:proofErr w:type="spellEnd"/>
      <w:r>
        <w:t xml:space="preserve"> druhy. Z hlediska </w:t>
      </w:r>
      <w:proofErr w:type="spellStart"/>
      <w:r>
        <w:t>ekotopu</w:t>
      </w:r>
      <w:proofErr w:type="spellEnd"/>
      <w:r>
        <w:t xml:space="preserve"> jsou možné např. i dávnější dílčí ovlivnění vodního režimu, dávné přeorání luk atd., pokud se dnes již neodráží ve složení vegetace. </w:t>
      </w:r>
    </w:p>
    <w:p w14:paraId="1ACABCDB" w14:textId="77777777" w:rsidR="0006757B" w:rsidRDefault="0006757B">
      <w:r>
        <w:t xml:space="preserve">(1) Mírná degradace. Mírná eutrofizace nebo jiná degradace, např. způsobená absencí hospodaření nebo zarůstáním atd., zjevné změny vodního režimu, přítomnost </w:t>
      </w:r>
      <w:proofErr w:type="spellStart"/>
      <w:r>
        <w:t>synantropních</w:t>
      </w:r>
      <w:proofErr w:type="spellEnd"/>
      <w:r>
        <w:t xml:space="preserve"> druhů do nejvýš 10 % pokryvnosti. </w:t>
      </w:r>
    </w:p>
    <w:p w14:paraId="361B5A45" w14:textId="77777777" w:rsidR="0006757B" w:rsidRDefault="0006757B">
      <w:r>
        <w:t xml:space="preserve">(2) Střední degradace, popř. míra degradace prostorově velmi různá. Zřetelná eutrofizace, absence hospodaření či zarůstání, odvodnění, pokryvnost </w:t>
      </w:r>
      <w:proofErr w:type="spellStart"/>
      <w:r>
        <w:t>synantropních</w:t>
      </w:r>
      <w:proofErr w:type="spellEnd"/>
      <w:r>
        <w:t xml:space="preserve"> druhů 10–30 %, tímto stupněm lze označit i prostorově nerovnoměrnou míru degradace v segmentu. </w:t>
      </w:r>
    </w:p>
    <w:p w14:paraId="66896757" w14:textId="77777777" w:rsidR="0006757B" w:rsidRDefault="0006757B">
      <w:r>
        <w:t xml:space="preserve">(3) Silná a výrazná degradace. Výrazná eutrofizace, silná degradace způsobená buď absencí hospodaření nebo naopak intenzifikací v minulosti (přeorání a dosevy luk). Odvodnění, pokryvnost </w:t>
      </w:r>
      <w:proofErr w:type="spellStart"/>
      <w:r>
        <w:t>synantropních</w:t>
      </w:r>
      <w:proofErr w:type="spellEnd"/>
      <w:r>
        <w:t xml:space="preserve"> druhů nad 30. U lesů se jedná o degradaci spojenou s výrazným zastoupením stanovištně neodpovídajících a geograficky nepůvodních dřevin, degradaci podrostu </w:t>
      </w:r>
      <w:proofErr w:type="spellStart"/>
      <w:r>
        <w:t>zabuřeněním</w:t>
      </w:r>
      <w:proofErr w:type="spellEnd"/>
      <w:r>
        <w:t xml:space="preserve"> (např. ostružiníky), odvodněním, nadměrným stavem zvěře a dalších činností spojených s lesním hospodařením. U ostatních biotopů se může jednat o výraznější převrstvení půdy, radikální odvodnění, výrazná kontaminace různého druhu aj. </w:t>
      </w:r>
    </w:p>
    <w:p w14:paraId="605F54D7" w14:textId="7E676C21" w:rsidR="00976944" w:rsidRPr="00607161" w:rsidRDefault="0006757B">
      <w:r>
        <w:t xml:space="preserve">(W) Přírodní biotop s výraznou tendencí k biotopu formační skupiny X. Projevuje se vysoká míra degradace, diagnostické druhy buď chybí, nebo jsou zastoupeny v zanedbatelné míře a porost může být obtížně klasifikovatelný. U lesů lze jako příklad uvést mlaziny stanovištně původních a ekologicky odpovídajících dřevin a také jejich vzrostlé výsadby – </w:t>
      </w:r>
      <w:proofErr w:type="spellStart"/>
      <w:r>
        <w:t>jaseniny</w:t>
      </w:r>
      <w:proofErr w:type="spellEnd"/>
      <w:r>
        <w:t xml:space="preserve">, </w:t>
      </w:r>
      <w:proofErr w:type="spellStart"/>
      <w:r>
        <w:t>lipiny</w:t>
      </w:r>
      <w:proofErr w:type="spellEnd"/>
      <w:r>
        <w:t xml:space="preserve">, </w:t>
      </w:r>
      <w:proofErr w:type="spellStart"/>
      <w:r>
        <w:t>kleniny</w:t>
      </w:r>
      <w:proofErr w:type="spellEnd"/>
      <w:r>
        <w:t xml:space="preserve"> apod. s podrostem velmi degradovaným, velmi ochuzeným nebo zcela bez podrostu. U luk sem zahrnujeme např. v </w:t>
      </w:r>
      <w:r>
        <w:lastRenderedPageBreak/>
        <w:t xml:space="preserve">minulosti narušené porosty (přeorání, dosevy, aj.), které v současnosti obsahují řadu taxonů uvedené druhové kombinace, často i druhy diagnostické, ovšem složení a poměr travních dominant neodpovídá danému biotopu. </w:t>
      </w:r>
    </w:p>
    <w:p w14:paraId="745C8E3B" w14:textId="4E13959C" w:rsidR="006E396C" w:rsidRPr="00976944" w:rsidRDefault="00976944">
      <w:pPr>
        <w:rPr>
          <w:b/>
          <w:bCs/>
        </w:rPr>
      </w:pPr>
      <w:r w:rsidRPr="00976944">
        <w:rPr>
          <w:b/>
          <w:bCs/>
        </w:rPr>
        <w:t xml:space="preserve">Struktura a funkce (SF) </w:t>
      </w:r>
      <w:r>
        <w:rPr>
          <w:b/>
          <w:bCs/>
        </w:rPr>
        <w:t>– neuvádí se pro RB = W</w:t>
      </w:r>
    </w:p>
    <w:p w14:paraId="54DD686F" w14:textId="418B3B05" w:rsidR="00976944" w:rsidRDefault="00976944">
      <w:r>
        <w:t xml:space="preserve">Stav struktury a funkcí biotopu může být příznivý (P), méně příznivý (MP) a nepříznivý (N). Hodnocení se provádí po vyplnění celého terénního formuláře v terénu. </w:t>
      </w:r>
      <w:r w:rsidRPr="0055530C">
        <w:rPr>
          <w:b/>
          <w:bCs/>
        </w:rPr>
        <w:t>Je to syntetické kritérium</w:t>
      </w:r>
      <w:r>
        <w:t xml:space="preserve">, zohledňuje se zejména vertikální i horizontální struktura porostu, zastoupení dominant, přiměřenost managementu, </w:t>
      </w:r>
      <w:r w:rsidRPr="0055530C">
        <w:rPr>
          <w:b/>
          <w:bCs/>
        </w:rPr>
        <w:t>míra degradace</w:t>
      </w:r>
      <w:r>
        <w:t xml:space="preserve"> apod. U lesních biotopů se navíc bere v potaz také posouzení jednotlivých stupňů vlastností SD a MD. Zohledňuje se i míra zasažení hmyzími škůdci (např. kůrovec), které spolu s dřevokaznými houbami či jinými patogeny nepovažujeme za degradační faktor lesních biotopů. Jejich přiměřený výskyt bývá pro strukturu a funkci porostů příznivý (rozrůznění porostu, podíl na tvorbě mrtvého dřeva, apod.), ovšem  kalamitní výskyt již obvykle hodnotíme nepříznivě a to i proto, že po něm následují hospodářské zásahy, které kvalitu struktury a funkce lesních biotopů dále snižují. Hlavními podklady pro toto hodnocení (popis ideálního stavu a odchylek) je Katalog a PHB</w:t>
      </w:r>
      <w:r w:rsidR="0055530C">
        <w:t>.</w:t>
      </w:r>
    </w:p>
    <w:p w14:paraId="176C8E4A" w14:textId="68A9193C" w:rsidR="006E396C" w:rsidRDefault="00E85BBF" w:rsidP="00E85BBF">
      <w:pPr>
        <w:shd w:val="clear" w:color="auto" w:fill="E2EFD9" w:themeFill="accent6" w:themeFillTint="33"/>
      </w:pPr>
      <w:r>
        <w:t>Aktuální SDF metodika</w:t>
      </w:r>
    </w:p>
    <w:p w14:paraId="78395F28" w14:textId="4843E429" w:rsidR="001C70E5" w:rsidRPr="00E85BBF" w:rsidRDefault="001C70E5" w:rsidP="00E85BBF">
      <w:pPr>
        <w:rPr>
          <w:b/>
          <w:bCs/>
        </w:rPr>
      </w:pPr>
      <w:proofErr w:type="spellStart"/>
      <w:r w:rsidRPr="00E85BBF">
        <w:rPr>
          <w:b/>
          <w:bCs/>
        </w:rPr>
        <w:t>Representativity</w:t>
      </w:r>
      <w:proofErr w:type="spellEnd"/>
      <w:r w:rsidR="00551544" w:rsidRPr="00E85BBF">
        <w:rPr>
          <w:b/>
          <w:bCs/>
        </w:rPr>
        <w:t xml:space="preserve"> </w:t>
      </w:r>
    </w:p>
    <w:tbl>
      <w:tblPr>
        <w:tblStyle w:val="Mkatabulky"/>
        <w:tblW w:w="0" w:type="auto"/>
        <w:tblLayout w:type="fixed"/>
        <w:tblLook w:val="04A0" w:firstRow="1" w:lastRow="0" w:firstColumn="1" w:lastColumn="0" w:noHBand="0" w:noVBand="1"/>
      </w:tblPr>
      <w:tblGrid>
        <w:gridCol w:w="1101"/>
        <w:gridCol w:w="1559"/>
        <w:gridCol w:w="1390"/>
        <w:gridCol w:w="1250"/>
        <w:gridCol w:w="1612"/>
        <w:gridCol w:w="1560"/>
        <w:gridCol w:w="816"/>
      </w:tblGrid>
      <w:tr w:rsidR="001C70E5" w14:paraId="6E2B9561" w14:textId="77777777" w:rsidTr="00AE049D">
        <w:tc>
          <w:tcPr>
            <w:tcW w:w="2660" w:type="dxa"/>
            <w:gridSpan w:val="2"/>
            <w:vMerge w:val="restart"/>
            <w:tcBorders>
              <w:left w:val="nil"/>
            </w:tcBorders>
          </w:tcPr>
          <w:p w14:paraId="4C04797E" w14:textId="77777777" w:rsidR="001C70E5" w:rsidRPr="00E7087F" w:rsidRDefault="001C70E5" w:rsidP="00AE049D">
            <w:pPr>
              <w:rPr>
                <w:sz w:val="20"/>
                <w:szCs w:val="20"/>
              </w:rPr>
            </w:pPr>
          </w:p>
        </w:tc>
        <w:tc>
          <w:tcPr>
            <w:tcW w:w="6628" w:type="dxa"/>
            <w:gridSpan w:val="5"/>
            <w:tcBorders>
              <w:right w:val="nil"/>
            </w:tcBorders>
          </w:tcPr>
          <w:p w14:paraId="62B5A945" w14:textId="77777777" w:rsidR="001C70E5" w:rsidRPr="00E7087F" w:rsidRDefault="001C70E5" w:rsidP="00AE049D">
            <w:pPr>
              <w:rPr>
                <w:sz w:val="20"/>
                <w:szCs w:val="20"/>
              </w:rPr>
            </w:pPr>
            <w:r w:rsidRPr="00E7087F">
              <w:rPr>
                <w:sz w:val="20"/>
                <w:szCs w:val="20"/>
              </w:rPr>
              <w:t>reprezentativ</w:t>
            </w:r>
            <w:r>
              <w:rPr>
                <w:sz w:val="20"/>
                <w:szCs w:val="20"/>
              </w:rPr>
              <w:t>nost</w:t>
            </w:r>
            <w:r w:rsidRPr="00E7087F">
              <w:rPr>
                <w:sz w:val="20"/>
                <w:szCs w:val="20"/>
              </w:rPr>
              <w:t xml:space="preserve"> (RB)</w:t>
            </w:r>
          </w:p>
        </w:tc>
      </w:tr>
      <w:tr w:rsidR="001C70E5" w14:paraId="2DBE99E2" w14:textId="77777777" w:rsidTr="00AE049D">
        <w:tc>
          <w:tcPr>
            <w:tcW w:w="2660" w:type="dxa"/>
            <w:gridSpan w:val="2"/>
            <w:vMerge/>
            <w:tcBorders>
              <w:left w:val="nil"/>
            </w:tcBorders>
          </w:tcPr>
          <w:p w14:paraId="190E97DC" w14:textId="77777777" w:rsidR="001C70E5" w:rsidRPr="00E7087F" w:rsidRDefault="001C70E5" w:rsidP="00AE049D">
            <w:pPr>
              <w:rPr>
                <w:sz w:val="20"/>
                <w:szCs w:val="20"/>
              </w:rPr>
            </w:pPr>
          </w:p>
        </w:tc>
        <w:tc>
          <w:tcPr>
            <w:tcW w:w="1390" w:type="dxa"/>
          </w:tcPr>
          <w:p w14:paraId="5FE4A2DE" w14:textId="77777777" w:rsidR="001C70E5" w:rsidRPr="00E7087F" w:rsidRDefault="001C70E5" w:rsidP="00AE049D">
            <w:pPr>
              <w:rPr>
                <w:sz w:val="20"/>
                <w:szCs w:val="20"/>
              </w:rPr>
            </w:pPr>
            <w:r w:rsidRPr="00E7087F">
              <w:rPr>
                <w:sz w:val="20"/>
                <w:szCs w:val="20"/>
              </w:rPr>
              <w:t xml:space="preserve">V </w:t>
            </w:r>
            <w:r>
              <w:rPr>
                <w:sz w:val="20"/>
                <w:szCs w:val="20"/>
              </w:rPr>
              <w:t>–</w:t>
            </w:r>
            <w:r w:rsidRPr="00E7087F">
              <w:rPr>
                <w:sz w:val="20"/>
                <w:szCs w:val="20"/>
              </w:rPr>
              <w:t xml:space="preserve"> vyhraněný</w:t>
            </w:r>
            <w:r>
              <w:rPr>
                <w:sz w:val="20"/>
                <w:szCs w:val="20"/>
              </w:rPr>
              <w:t xml:space="preserve"> </w:t>
            </w:r>
          </w:p>
        </w:tc>
        <w:tc>
          <w:tcPr>
            <w:tcW w:w="1250" w:type="dxa"/>
          </w:tcPr>
          <w:p w14:paraId="61491795" w14:textId="77777777" w:rsidR="001C70E5" w:rsidRPr="00E7087F" w:rsidRDefault="001C70E5" w:rsidP="00AE049D">
            <w:pPr>
              <w:rPr>
                <w:sz w:val="20"/>
                <w:szCs w:val="20"/>
              </w:rPr>
            </w:pPr>
            <w:r w:rsidRPr="00E7087F">
              <w:rPr>
                <w:sz w:val="20"/>
                <w:szCs w:val="20"/>
              </w:rPr>
              <w:t xml:space="preserve">P </w:t>
            </w:r>
            <w:r>
              <w:rPr>
                <w:sz w:val="20"/>
                <w:szCs w:val="20"/>
              </w:rPr>
              <w:t>–</w:t>
            </w:r>
            <w:r w:rsidRPr="00E7087F">
              <w:rPr>
                <w:sz w:val="20"/>
                <w:szCs w:val="20"/>
              </w:rPr>
              <w:t xml:space="preserve"> přecho</w:t>
            </w:r>
            <w:r>
              <w:rPr>
                <w:sz w:val="20"/>
                <w:szCs w:val="20"/>
              </w:rPr>
              <w:t>d</w:t>
            </w:r>
            <w:r w:rsidRPr="00E7087F">
              <w:rPr>
                <w:sz w:val="20"/>
                <w:szCs w:val="20"/>
              </w:rPr>
              <w:t>ný</w:t>
            </w:r>
            <w:r>
              <w:rPr>
                <w:sz w:val="20"/>
                <w:szCs w:val="20"/>
              </w:rPr>
              <w:t xml:space="preserve"> </w:t>
            </w:r>
          </w:p>
        </w:tc>
        <w:tc>
          <w:tcPr>
            <w:tcW w:w="1612" w:type="dxa"/>
          </w:tcPr>
          <w:p w14:paraId="4C1A8F69" w14:textId="77777777" w:rsidR="001C70E5" w:rsidRPr="00E7087F" w:rsidRDefault="001C70E5" w:rsidP="001C70E5">
            <w:pPr>
              <w:rPr>
                <w:sz w:val="20"/>
                <w:szCs w:val="20"/>
              </w:rPr>
            </w:pPr>
            <w:r w:rsidRPr="00E7087F">
              <w:rPr>
                <w:sz w:val="20"/>
                <w:szCs w:val="20"/>
              </w:rPr>
              <w:t>F – obtížně klasifikovatelný</w:t>
            </w:r>
          </w:p>
        </w:tc>
        <w:tc>
          <w:tcPr>
            <w:tcW w:w="1560" w:type="dxa"/>
          </w:tcPr>
          <w:p w14:paraId="31FC98A5" w14:textId="77777777" w:rsidR="001C70E5" w:rsidRPr="00E7087F" w:rsidRDefault="001C70E5" w:rsidP="00AE049D">
            <w:pPr>
              <w:rPr>
                <w:sz w:val="20"/>
                <w:szCs w:val="20"/>
              </w:rPr>
            </w:pPr>
            <w:r w:rsidRPr="00E7087F">
              <w:rPr>
                <w:sz w:val="20"/>
                <w:szCs w:val="20"/>
              </w:rPr>
              <w:t>W – vysoká míra degradace</w:t>
            </w:r>
          </w:p>
        </w:tc>
        <w:tc>
          <w:tcPr>
            <w:tcW w:w="816" w:type="dxa"/>
            <w:tcBorders>
              <w:right w:val="nil"/>
            </w:tcBorders>
          </w:tcPr>
          <w:p w14:paraId="4278C231" w14:textId="77777777" w:rsidR="001C70E5" w:rsidRPr="00E7087F" w:rsidRDefault="001C70E5" w:rsidP="00AE049D">
            <w:pPr>
              <w:rPr>
                <w:sz w:val="20"/>
                <w:szCs w:val="20"/>
              </w:rPr>
            </w:pPr>
            <w:r w:rsidRPr="00E7087F">
              <w:rPr>
                <w:sz w:val="20"/>
                <w:szCs w:val="20"/>
              </w:rPr>
              <w:t>chybí</w:t>
            </w:r>
          </w:p>
        </w:tc>
      </w:tr>
      <w:tr w:rsidR="001C70E5" w14:paraId="0DCA588F" w14:textId="77777777" w:rsidTr="00AE049D">
        <w:tc>
          <w:tcPr>
            <w:tcW w:w="1101" w:type="dxa"/>
            <w:vMerge w:val="restart"/>
            <w:tcBorders>
              <w:left w:val="nil"/>
            </w:tcBorders>
          </w:tcPr>
          <w:p w14:paraId="042242E7" w14:textId="77777777" w:rsidR="001C70E5" w:rsidRPr="00E7087F" w:rsidRDefault="001C70E5" w:rsidP="00AE049D">
            <w:pPr>
              <w:rPr>
                <w:sz w:val="20"/>
                <w:szCs w:val="20"/>
              </w:rPr>
            </w:pPr>
            <w:r w:rsidRPr="00E7087F">
              <w:rPr>
                <w:sz w:val="20"/>
                <w:szCs w:val="20"/>
              </w:rPr>
              <w:t>hodnocení typických druhů (TD)</w:t>
            </w:r>
          </w:p>
        </w:tc>
        <w:tc>
          <w:tcPr>
            <w:tcW w:w="1559" w:type="dxa"/>
          </w:tcPr>
          <w:p w14:paraId="316D5C8E" w14:textId="77777777" w:rsidR="001C70E5" w:rsidRPr="00E7087F" w:rsidRDefault="001C70E5" w:rsidP="00AE049D">
            <w:pPr>
              <w:rPr>
                <w:sz w:val="20"/>
                <w:szCs w:val="20"/>
              </w:rPr>
            </w:pPr>
            <w:r w:rsidRPr="00E7087F">
              <w:rPr>
                <w:sz w:val="20"/>
                <w:szCs w:val="20"/>
              </w:rPr>
              <w:t>P – příznivý stav</w:t>
            </w:r>
          </w:p>
        </w:tc>
        <w:tc>
          <w:tcPr>
            <w:tcW w:w="1390" w:type="dxa"/>
          </w:tcPr>
          <w:p w14:paraId="4B8475BF" w14:textId="77777777" w:rsidR="001C70E5" w:rsidRPr="00E7087F" w:rsidRDefault="001C70E5" w:rsidP="00AE049D">
            <w:pPr>
              <w:jc w:val="center"/>
              <w:rPr>
                <w:b/>
                <w:sz w:val="20"/>
                <w:szCs w:val="20"/>
              </w:rPr>
            </w:pPr>
            <w:r w:rsidRPr="00E7087F">
              <w:rPr>
                <w:b/>
                <w:sz w:val="20"/>
                <w:szCs w:val="20"/>
              </w:rPr>
              <w:t>A</w:t>
            </w:r>
          </w:p>
        </w:tc>
        <w:tc>
          <w:tcPr>
            <w:tcW w:w="1250" w:type="dxa"/>
          </w:tcPr>
          <w:p w14:paraId="33A60923" w14:textId="77777777" w:rsidR="001C70E5" w:rsidRPr="00E7087F" w:rsidRDefault="001C70E5" w:rsidP="00AE049D">
            <w:pPr>
              <w:jc w:val="center"/>
              <w:rPr>
                <w:b/>
                <w:sz w:val="20"/>
                <w:szCs w:val="20"/>
              </w:rPr>
            </w:pPr>
            <w:r w:rsidRPr="00E7087F">
              <w:rPr>
                <w:b/>
                <w:sz w:val="20"/>
                <w:szCs w:val="20"/>
              </w:rPr>
              <w:t>B</w:t>
            </w:r>
          </w:p>
        </w:tc>
        <w:tc>
          <w:tcPr>
            <w:tcW w:w="1612" w:type="dxa"/>
          </w:tcPr>
          <w:p w14:paraId="03B95B03" w14:textId="77777777" w:rsidR="001C70E5" w:rsidRPr="00E7087F" w:rsidRDefault="001C70E5" w:rsidP="00AE049D">
            <w:pPr>
              <w:jc w:val="center"/>
              <w:rPr>
                <w:b/>
                <w:sz w:val="20"/>
                <w:szCs w:val="20"/>
              </w:rPr>
            </w:pPr>
            <w:r w:rsidRPr="00E7087F">
              <w:rPr>
                <w:b/>
                <w:sz w:val="20"/>
                <w:szCs w:val="20"/>
              </w:rPr>
              <w:t>C</w:t>
            </w:r>
          </w:p>
        </w:tc>
        <w:tc>
          <w:tcPr>
            <w:tcW w:w="1560" w:type="dxa"/>
          </w:tcPr>
          <w:p w14:paraId="78E526A7" w14:textId="77777777" w:rsidR="001C70E5" w:rsidRPr="00E7087F" w:rsidRDefault="001C70E5" w:rsidP="00AE049D">
            <w:pPr>
              <w:jc w:val="center"/>
              <w:rPr>
                <w:b/>
                <w:sz w:val="20"/>
                <w:szCs w:val="20"/>
              </w:rPr>
            </w:pPr>
            <w:r w:rsidRPr="00E7087F">
              <w:rPr>
                <w:b/>
                <w:sz w:val="20"/>
                <w:szCs w:val="20"/>
              </w:rPr>
              <w:t>D</w:t>
            </w:r>
          </w:p>
        </w:tc>
        <w:tc>
          <w:tcPr>
            <w:tcW w:w="816" w:type="dxa"/>
            <w:tcBorders>
              <w:right w:val="nil"/>
            </w:tcBorders>
          </w:tcPr>
          <w:p w14:paraId="0A08C716" w14:textId="77777777" w:rsidR="001C70E5" w:rsidRPr="00E7087F" w:rsidRDefault="001C70E5" w:rsidP="00AE049D">
            <w:pPr>
              <w:jc w:val="center"/>
              <w:rPr>
                <w:b/>
                <w:sz w:val="20"/>
                <w:szCs w:val="20"/>
              </w:rPr>
            </w:pPr>
            <w:r>
              <w:rPr>
                <w:b/>
                <w:sz w:val="20"/>
                <w:szCs w:val="20"/>
              </w:rPr>
              <w:t>B</w:t>
            </w:r>
          </w:p>
        </w:tc>
      </w:tr>
      <w:tr w:rsidR="001C70E5" w14:paraId="75994F89" w14:textId="77777777" w:rsidTr="00AE049D">
        <w:tc>
          <w:tcPr>
            <w:tcW w:w="1101" w:type="dxa"/>
            <w:vMerge/>
            <w:tcBorders>
              <w:left w:val="nil"/>
            </w:tcBorders>
          </w:tcPr>
          <w:p w14:paraId="26B416F4" w14:textId="77777777" w:rsidR="001C70E5" w:rsidRPr="00E7087F" w:rsidRDefault="001C70E5" w:rsidP="00AE049D">
            <w:pPr>
              <w:rPr>
                <w:sz w:val="20"/>
                <w:szCs w:val="20"/>
              </w:rPr>
            </w:pPr>
          </w:p>
        </w:tc>
        <w:tc>
          <w:tcPr>
            <w:tcW w:w="1559" w:type="dxa"/>
          </w:tcPr>
          <w:p w14:paraId="65E16089" w14:textId="77777777" w:rsidR="001C70E5" w:rsidRPr="00E7087F" w:rsidRDefault="001C70E5" w:rsidP="00AE049D">
            <w:pPr>
              <w:rPr>
                <w:sz w:val="20"/>
                <w:szCs w:val="20"/>
              </w:rPr>
            </w:pPr>
            <w:r w:rsidRPr="00E7087F">
              <w:rPr>
                <w:sz w:val="20"/>
                <w:szCs w:val="20"/>
              </w:rPr>
              <w:t>MP – méně příznivý stav</w:t>
            </w:r>
          </w:p>
        </w:tc>
        <w:tc>
          <w:tcPr>
            <w:tcW w:w="1390" w:type="dxa"/>
          </w:tcPr>
          <w:p w14:paraId="12415611" w14:textId="77777777" w:rsidR="001C70E5" w:rsidRPr="00E7087F" w:rsidRDefault="001C70E5" w:rsidP="00AE049D">
            <w:pPr>
              <w:jc w:val="center"/>
              <w:rPr>
                <w:b/>
                <w:sz w:val="20"/>
                <w:szCs w:val="20"/>
              </w:rPr>
            </w:pPr>
            <w:r w:rsidRPr="00E7087F">
              <w:rPr>
                <w:b/>
                <w:sz w:val="20"/>
                <w:szCs w:val="20"/>
              </w:rPr>
              <w:t>B</w:t>
            </w:r>
          </w:p>
        </w:tc>
        <w:tc>
          <w:tcPr>
            <w:tcW w:w="1250" w:type="dxa"/>
          </w:tcPr>
          <w:p w14:paraId="6F8F8C09" w14:textId="77777777" w:rsidR="001C70E5" w:rsidRPr="00E7087F" w:rsidRDefault="001C70E5" w:rsidP="00AE049D">
            <w:pPr>
              <w:jc w:val="center"/>
              <w:rPr>
                <w:b/>
                <w:sz w:val="20"/>
                <w:szCs w:val="20"/>
              </w:rPr>
            </w:pPr>
            <w:r w:rsidRPr="00E7087F">
              <w:rPr>
                <w:b/>
                <w:sz w:val="20"/>
                <w:szCs w:val="20"/>
              </w:rPr>
              <w:t>C</w:t>
            </w:r>
          </w:p>
        </w:tc>
        <w:tc>
          <w:tcPr>
            <w:tcW w:w="1612" w:type="dxa"/>
          </w:tcPr>
          <w:p w14:paraId="70FC2882" w14:textId="77777777" w:rsidR="001C70E5" w:rsidRPr="00E7087F" w:rsidRDefault="001C70E5" w:rsidP="00AE049D">
            <w:pPr>
              <w:jc w:val="center"/>
              <w:rPr>
                <w:b/>
                <w:sz w:val="20"/>
                <w:szCs w:val="20"/>
              </w:rPr>
            </w:pPr>
            <w:r w:rsidRPr="00E7087F">
              <w:rPr>
                <w:b/>
                <w:sz w:val="20"/>
                <w:szCs w:val="20"/>
              </w:rPr>
              <w:t>C</w:t>
            </w:r>
          </w:p>
        </w:tc>
        <w:tc>
          <w:tcPr>
            <w:tcW w:w="1560" w:type="dxa"/>
          </w:tcPr>
          <w:p w14:paraId="14AAEB28" w14:textId="77777777" w:rsidR="001C70E5" w:rsidRPr="00E7087F" w:rsidRDefault="001C70E5" w:rsidP="00AE049D">
            <w:pPr>
              <w:jc w:val="center"/>
              <w:rPr>
                <w:b/>
                <w:sz w:val="20"/>
                <w:szCs w:val="20"/>
              </w:rPr>
            </w:pPr>
            <w:r w:rsidRPr="00E7087F">
              <w:rPr>
                <w:b/>
                <w:sz w:val="20"/>
                <w:szCs w:val="20"/>
              </w:rPr>
              <w:t>D</w:t>
            </w:r>
          </w:p>
        </w:tc>
        <w:tc>
          <w:tcPr>
            <w:tcW w:w="816" w:type="dxa"/>
            <w:tcBorders>
              <w:right w:val="nil"/>
            </w:tcBorders>
          </w:tcPr>
          <w:p w14:paraId="7C0C0E9B" w14:textId="77777777" w:rsidR="001C70E5" w:rsidRPr="00E7087F" w:rsidRDefault="001C70E5" w:rsidP="00AE049D">
            <w:pPr>
              <w:jc w:val="center"/>
              <w:rPr>
                <w:b/>
                <w:sz w:val="20"/>
                <w:szCs w:val="20"/>
              </w:rPr>
            </w:pPr>
            <w:r>
              <w:rPr>
                <w:b/>
                <w:sz w:val="20"/>
                <w:szCs w:val="20"/>
              </w:rPr>
              <w:t>C</w:t>
            </w:r>
          </w:p>
        </w:tc>
      </w:tr>
      <w:tr w:rsidR="001C70E5" w14:paraId="6E6C5D70" w14:textId="77777777" w:rsidTr="00AE049D">
        <w:tc>
          <w:tcPr>
            <w:tcW w:w="1101" w:type="dxa"/>
            <w:vMerge/>
            <w:tcBorders>
              <w:left w:val="nil"/>
            </w:tcBorders>
          </w:tcPr>
          <w:p w14:paraId="158D2518" w14:textId="77777777" w:rsidR="001C70E5" w:rsidRPr="00E7087F" w:rsidRDefault="001C70E5" w:rsidP="00AE049D">
            <w:pPr>
              <w:rPr>
                <w:sz w:val="20"/>
                <w:szCs w:val="20"/>
              </w:rPr>
            </w:pPr>
          </w:p>
        </w:tc>
        <w:tc>
          <w:tcPr>
            <w:tcW w:w="1559" w:type="dxa"/>
          </w:tcPr>
          <w:p w14:paraId="62D4D9F7" w14:textId="77777777" w:rsidR="001C70E5" w:rsidRPr="00E7087F" w:rsidRDefault="001C70E5" w:rsidP="00AE049D">
            <w:pPr>
              <w:rPr>
                <w:sz w:val="20"/>
                <w:szCs w:val="20"/>
              </w:rPr>
            </w:pPr>
            <w:r w:rsidRPr="00E7087F">
              <w:rPr>
                <w:sz w:val="20"/>
                <w:szCs w:val="20"/>
              </w:rPr>
              <w:t>N – nepříznivý stav</w:t>
            </w:r>
          </w:p>
        </w:tc>
        <w:tc>
          <w:tcPr>
            <w:tcW w:w="1390" w:type="dxa"/>
          </w:tcPr>
          <w:p w14:paraId="1ABAC72D" w14:textId="77777777" w:rsidR="001C70E5" w:rsidRPr="00E7087F" w:rsidRDefault="001C70E5" w:rsidP="001C70E5">
            <w:pPr>
              <w:jc w:val="center"/>
              <w:rPr>
                <w:b/>
                <w:sz w:val="20"/>
                <w:szCs w:val="20"/>
              </w:rPr>
            </w:pPr>
            <w:r w:rsidRPr="00E7087F">
              <w:rPr>
                <w:b/>
                <w:sz w:val="20"/>
                <w:szCs w:val="20"/>
              </w:rPr>
              <w:t>C</w:t>
            </w:r>
          </w:p>
        </w:tc>
        <w:tc>
          <w:tcPr>
            <w:tcW w:w="1250" w:type="dxa"/>
          </w:tcPr>
          <w:p w14:paraId="0A77D926" w14:textId="77777777" w:rsidR="001C70E5" w:rsidRPr="00E7087F" w:rsidRDefault="001C70E5" w:rsidP="00AE049D">
            <w:pPr>
              <w:jc w:val="center"/>
              <w:rPr>
                <w:b/>
                <w:sz w:val="20"/>
                <w:szCs w:val="20"/>
              </w:rPr>
            </w:pPr>
            <w:r w:rsidRPr="00E7087F">
              <w:rPr>
                <w:b/>
                <w:sz w:val="20"/>
                <w:szCs w:val="20"/>
              </w:rPr>
              <w:t>C</w:t>
            </w:r>
          </w:p>
        </w:tc>
        <w:tc>
          <w:tcPr>
            <w:tcW w:w="1612" w:type="dxa"/>
          </w:tcPr>
          <w:p w14:paraId="32D24B71" w14:textId="77777777" w:rsidR="001C70E5" w:rsidRPr="00E7087F" w:rsidRDefault="001C70E5" w:rsidP="00AE049D">
            <w:pPr>
              <w:jc w:val="center"/>
              <w:rPr>
                <w:b/>
                <w:sz w:val="20"/>
                <w:szCs w:val="20"/>
              </w:rPr>
            </w:pPr>
            <w:r w:rsidRPr="00E7087F">
              <w:rPr>
                <w:b/>
                <w:sz w:val="20"/>
                <w:szCs w:val="20"/>
              </w:rPr>
              <w:t>C</w:t>
            </w:r>
          </w:p>
        </w:tc>
        <w:tc>
          <w:tcPr>
            <w:tcW w:w="1560" w:type="dxa"/>
          </w:tcPr>
          <w:p w14:paraId="48A4F036" w14:textId="77777777" w:rsidR="001C70E5" w:rsidRPr="00E7087F" w:rsidRDefault="001C70E5" w:rsidP="00AE049D">
            <w:pPr>
              <w:jc w:val="center"/>
              <w:rPr>
                <w:b/>
                <w:sz w:val="20"/>
                <w:szCs w:val="20"/>
              </w:rPr>
            </w:pPr>
            <w:r w:rsidRPr="00E7087F">
              <w:rPr>
                <w:b/>
                <w:sz w:val="20"/>
                <w:szCs w:val="20"/>
              </w:rPr>
              <w:t>D</w:t>
            </w:r>
          </w:p>
        </w:tc>
        <w:tc>
          <w:tcPr>
            <w:tcW w:w="816" w:type="dxa"/>
            <w:tcBorders>
              <w:right w:val="nil"/>
            </w:tcBorders>
          </w:tcPr>
          <w:p w14:paraId="7AA0305D" w14:textId="77777777" w:rsidR="001C70E5" w:rsidRPr="00E7087F" w:rsidRDefault="001C70E5" w:rsidP="00AE049D">
            <w:pPr>
              <w:jc w:val="center"/>
              <w:rPr>
                <w:b/>
                <w:sz w:val="20"/>
                <w:szCs w:val="20"/>
              </w:rPr>
            </w:pPr>
            <w:r>
              <w:rPr>
                <w:b/>
                <w:sz w:val="20"/>
                <w:szCs w:val="20"/>
              </w:rPr>
              <w:t>C</w:t>
            </w:r>
          </w:p>
        </w:tc>
      </w:tr>
      <w:tr w:rsidR="001C70E5" w14:paraId="5CF3827D" w14:textId="77777777" w:rsidTr="00AE049D">
        <w:tc>
          <w:tcPr>
            <w:tcW w:w="1101" w:type="dxa"/>
            <w:vMerge/>
            <w:tcBorders>
              <w:left w:val="nil"/>
            </w:tcBorders>
          </w:tcPr>
          <w:p w14:paraId="4E49830E" w14:textId="77777777" w:rsidR="001C70E5" w:rsidRPr="00E7087F" w:rsidRDefault="001C70E5" w:rsidP="00AE049D">
            <w:pPr>
              <w:rPr>
                <w:sz w:val="20"/>
                <w:szCs w:val="20"/>
              </w:rPr>
            </w:pPr>
          </w:p>
        </w:tc>
        <w:tc>
          <w:tcPr>
            <w:tcW w:w="1559" w:type="dxa"/>
          </w:tcPr>
          <w:p w14:paraId="7535832E" w14:textId="77777777" w:rsidR="001C70E5" w:rsidRPr="00E7087F" w:rsidRDefault="001C70E5" w:rsidP="00AE049D">
            <w:pPr>
              <w:rPr>
                <w:sz w:val="20"/>
                <w:szCs w:val="20"/>
              </w:rPr>
            </w:pPr>
            <w:r w:rsidRPr="00E7087F">
              <w:rPr>
                <w:sz w:val="20"/>
                <w:szCs w:val="20"/>
              </w:rPr>
              <w:t>chybí</w:t>
            </w:r>
          </w:p>
        </w:tc>
        <w:tc>
          <w:tcPr>
            <w:tcW w:w="1390" w:type="dxa"/>
          </w:tcPr>
          <w:p w14:paraId="20F66669" w14:textId="77777777" w:rsidR="001C70E5" w:rsidRPr="00E7087F" w:rsidRDefault="001C70E5" w:rsidP="00AE049D">
            <w:pPr>
              <w:jc w:val="center"/>
              <w:rPr>
                <w:b/>
                <w:sz w:val="20"/>
                <w:szCs w:val="20"/>
              </w:rPr>
            </w:pPr>
            <w:r>
              <w:rPr>
                <w:b/>
                <w:sz w:val="20"/>
                <w:szCs w:val="20"/>
              </w:rPr>
              <w:t>A</w:t>
            </w:r>
          </w:p>
        </w:tc>
        <w:tc>
          <w:tcPr>
            <w:tcW w:w="1250" w:type="dxa"/>
          </w:tcPr>
          <w:p w14:paraId="27C396CC" w14:textId="77777777" w:rsidR="001C70E5" w:rsidRPr="00E7087F" w:rsidRDefault="001C70E5" w:rsidP="00AE049D">
            <w:pPr>
              <w:jc w:val="center"/>
              <w:rPr>
                <w:b/>
                <w:sz w:val="20"/>
                <w:szCs w:val="20"/>
              </w:rPr>
            </w:pPr>
            <w:r>
              <w:rPr>
                <w:b/>
                <w:sz w:val="20"/>
                <w:szCs w:val="20"/>
              </w:rPr>
              <w:t>B</w:t>
            </w:r>
          </w:p>
        </w:tc>
        <w:tc>
          <w:tcPr>
            <w:tcW w:w="1612" w:type="dxa"/>
          </w:tcPr>
          <w:p w14:paraId="157CE2FC" w14:textId="77777777" w:rsidR="001C70E5" w:rsidRPr="00E7087F" w:rsidRDefault="001C70E5" w:rsidP="00AE049D">
            <w:pPr>
              <w:jc w:val="center"/>
              <w:rPr>
                <w:b/>
                <w:sz w:val="20"/>
                <w:szCs w:val="20"/>
              </w:rPr>
            </w:pPr>
            <w:r>
              <w:rPr>
                <w:b/>
                <w:sz w:val="20"/>
                <w:szCs w:val="20"/>
              </w:rPr>
              <w:t>C</w:t>
            </w:r>
          </w:p>
        </w:tc>
        <w:tc>
          <w:tcPr>
            <w:tcW w:w="1560" w:type="dxa"/>
          </w:tcPr>
          <w:p w14:paraId="731C8CF9" w14:textId="77777777" w:rsidR="001C70E5" w:rsidRPr="00E7087F" w:rsidRDefault="001C70E5" w:rsidP="00AE049D">
            <w:pPr>
              <w:jc w:val="center"/>
              <w:rPr>
                <w:b/>
                <w:sz w:val="20"/>
                <w:szCs w:val="20"/>
              </w:rPr>
            </w:pPr>
            <w:r w:rsidRPr="00E7087F">
              <w:rPr>
                <w:b/>
                <w:sz w:val="20"/>
                <w:szCs w:val="20"/>
              </w:rPr>
              <w:t>D</w:t>
            </w:r>
          </w:p>
        </w:tc>
        <w:tc>
          <w:tcPr>
            <w:tcW w:w="816" w:type="dxa"/>
            <w:tcBorders>
              <w:right w:val="nil"/>
            </w:tcBorders>
          </w:tcPr>
          <w:p w14:paraId="29592BD6" w14:textId="77777777" w:rsidR="001C70E5" w:rsidRPr="00E7087F" w:rsidRDefault="001C70E5" w:rsidP="00AE049D">
            <w:pPr>
              <w:jc w:val="center"/>
              <w:rPr>
                <w:b/>
                <w:sz w:val="20"/>
                <w:szCs w:val="20"/>
              </w:rPr>
            </w:pPr>
            <w:r>
              <w:rPr>
                <w:b/>
                <w:sz w:val="20"/>
                <w:szCs w:val="20"/>
              </w:rPr>
              <w:t>C</w:t>
            </w:r>
          </w:p>
        </w:tc>
      </w:tr>
    </w:tbl>
    <w:p w14:paraId="04E1D5C6" w14:textId="77777777" w:rsidR="001C70E5" w:rsidRDefault="001C70E5" w:rsidP="005D1E16"/>
    <w:p w14:paraId="66D2B0AB" w14:textId="3C80B834" w:rsidR="00071E8A" w:rsidRPr="00E85BBF" w:rsidRDefault="00071E8A" w:rsidP="005D1E16">
      <w:pPr>
        <w:rPr>
          <w:b/>
          <w:bCs/>
        </w:rPr>
      </w:pPr>
      <w:proofErr w:type="spellStart"/>
      <w:r w:rsidRPr="00E85BBF">
        <w:rPr>
          <w:b/>
          <w:bCs/>
        </w:rPr>
        <w:t>Co</w:t>
      </w:r>
      <w:r w:rsidR="00E85BBF" w:rsidRPr="00E85BBF">
        <w:rPr>
          <w:b/>
          <w:bCs/>
        </w:rPr>
        <w:t>n</w:t>
      </w:r>
      <w:r w:rsidRPr="00E85BBF">
        <w:rPr>
          <w:b/>
          <w:bCs/>
        </w:rPr>
        <w:t>servation</w:t>
      </w:r>
      <w:proofErr w:type="spellEnd"/>
      <w:r w:rsidR="00551544" w:rsidRPr="00E85BBF">
        <w:rPr>
          <w:b/>
          <w:bCs/>
        </w:rPr>
        <w:t xml:space="preserve"> </w:t>
      </w:r>
    </w:p>
    <w:tbl>
      <w:tblPr>
        <w:tblStyle w:val="Svtlstnovn"/>
        <w:tblW w:w="9180" w:type="dxa"/>
        <w:tblLayout w:type="fixed"/>
        <w:tblLook w:val="0420" w:firstRow="1" w:lastRow="0" w:firstColumn="0" w:lastColumn="0" w:noHBand="0" w:noVBand="1"/>
      </w:tblPr>
      <w:tblGrid>
        <w:gridCol w:w="959"/>
        <w:gridCol w:w="992"/>
        <w:gridCol w:w="425"/>
        <w:gridCol w:w="1134"/>
        <w:gridCol w:w="5670"/>
      </w:tblGrid>
      <w:tr w:rsidR="00071E8A" w14:paraId="51BEB1F7" w14:textId="77777777" w:rsidTr="00AE049D">
        <w:trPr>
          <w:cnfStyle w:val="100000000000" w:firstRow="1" w:lastRow="0" w:firstColumn="0" w:lastColumn="0" w:oddVBand="0" w:evenVBand="0" w:oddHBand="0" w:evenHBand="0" w:firstRowFirstColumn="0" w:firstRowLastColumn="0" w:lastRowFirstColumn="0" w:lastRowLastColumn="0"/>
          <w:trHeight w:val="479"/>
        </w:trPr>
        <w:tc>
          <w:tcPr>
            <w:tcW w:w="959" w:type="dxa"/>
            <w:hideMark/>
          </w:tcPr>
          <w:p w14:paraId="3BD0829D" w14:textId="77777777" w:rsidR="00071E8A" w:rsidRPr="00BB79EA" w:rsidRDefault="00071E8A" w:rsidP="00AE049D">
            <w:pPr>
              <w:jc w:val="center"/>
              <w:rPr>
                <w:sz w:val="20"/>
                <w:szCs w:val="20"/>
              </w:rPr>
            </w:pPr>
            <w:r w:rsidRPr="00BB79EA">
              <w:rPr>
                <w:bCs w:val="0"/>
                <w:sz w:val="20"/>
                <w:szCs w:val="20"/>
              </w:rPr>
              <w:t>SF</w:t>
            </w:r>
          </w:p>
        </w:tc>
        <w:tc>
          <w:tcPr>
            <w:tcW w:w="992" w:type="dxa"/>
            <w:hideMark/>
          </w:tcPr>
          <w:p w14:paraId="492F897E" w14:textId="77777777" w:rsidR="00071E8A" w:rsidRPr="00BB79EA" w:rsidRDefault="00071E8A" w:rsidP="00AE049D">
            <w:pPr>
              <w:jc w:val="center"/>
              <w:rPr>
                <w:sz w:val="20"/>
                <w:szCs w:val="20"/>
              </w:rPr>
            </w:pPr>
            <w:r w:rsidRPr="00BB79EA">
              <w:rPr>
                <w:bCs w:val="0"/>
                <w:sz w:val="20"/>
                <w:szCs w:val="20"/>
              </w:rPr>
              <w:t>DG</w:t>
            </w:r>
          </w:p>
        </w:tc>
        <w:tc>
          <w:tcPr>
            <w:tcW w:w="425" w:type="dxa"/>
          </w:tcPr>
          <w:p w14:paraId="3FBA730D" w14:textId="77777777" w:rsidR="00071E8A" w:rsidRPr="00BB79EA" w:rsidRDefault="00071E8A" w:rsidP="00AE049D">
            <w:pPr>
              <w:jc w:val="center"/>
              <w:rPr>
                <w:sz w:val="20"/>
                <w:szCs w:val="20"/>
              </w:rPr>
            </w:pPr>
          </w:p>
        </w:tc>
        <w:tc>
          <w:tcPr>
            <w:tcW w:w="1134" w:type="dxa"/>
            <w:hideMark/>
          </w:tcPr>
          <w:p w14:paraId="6EDC901D" w14:textId="77777777" w:rsidR="00071E8A" w:rsidRPr="00BB79EA" w:rsidRDefault="00071E8A" w:rsidP="00AE049D">
            <w:pPr>
              <w:jc w:val="center"/>
              <w:rPr>
                <w:sz w:val="20"/>
                <w:szCs w:val="20"/>
              </w:rPr>
            </w:pPr>
            <w:r w:rsidRPr="00BB79EA">
              <w:rPr>
                <w:bCs w:val="0"/>
                <w:sz w:val="20"/>
                <w:szCs w:val="20"/>
              </w:rPr>
              <w:t>stupeň zachování</w:t>
            </w:r>
          </w:p>
        </w:tc>
        <w:tc>
          <w:tcPr>
            <w:tcW w:w="5670" w:type="dxa"/>
            <w:hideMark/>
          </w:tcPr>
          <w:p w14:paraId="1E9192F0" w14:textId="77777777" w:rsidR="00071E8A" w:rsidRPr="00BB79EA" w:rsidRDefault="00071E8A" w:rsidP="00AE049D">
            <w:pPr>
              <w:jc w:val="center"/>
              <w:rPr>
                <w:sz w:val="20"/>
                <w:szCs w:val="20"/>
              </w:rPr>
            </w:pPr>
            <w:r w:rsidRPr="00BB79EA">
              <w:rPr>
                <w:bCs w:val="0"/>
                <w:sz w:val="20"/>
                <w:szCs w:val="20"/>
              </w:rPr>
              <w:t>poznámka</w:t>
            </w:r>
          </w:p>
        </w:tc>
      </w:tr>
      <w:tr w:rsidR="00071E8A" w14:paraId="1FA3C74A" w14:textId="77777777" w:rsidTr="00AE049D">
        <w:trPr>
          <w:cnfStyle w:val="000000100000" w:firstRow="0" w:lastRow="0" w:firstColumn="0" w:lastColumn="0" w:oddVBand="0" w:evenVBand="0" w:oddHBand="1" w:evenHBand="0" w:firstRowFirstColumn="0" w:firstRowLastColumn="0" w:lastRowFirstColumn="0" w:lastRowLastColumn="0"/>
          <w:trHeight w:val="300"/>
        </w:trPr>
        <w:tc>
          <w:tcPr>
            <w:tcW w:w="959" w:type="dxa"/>
            <w:noWrap/>
            <w:hideMark/>
          </w:tcPr>
          <w:p w14:paraId="1BBE3417" w14:textId="77777777" w:rsidR="00071E8A" w:rsidRPr="00BB79EA" w:rsidRDefault="00071E8A" w:rsidP="00AE049D">
            <w:pPr>
              <w:jc w:val="center"/>
              <w:rPr>
                <w:sz w:val="20"/>
                <w:szCs w:val="20"/>
              </w:rPr>
            </w:pPr>
            <w:r w:rsidRPr="00BB79EA">
              <w:rPr>
                <w:sz w:val="20"/>
                <w:szCs w:val="20"/>
              </w:rPr>
              <w:t>P</w:t>
            </w:r>
          </w:p>
        </w:tc>
        <w:tc>
          <w:tcPr>
            <w:tcW w:w="992" w:type="dxa"/>
            <w:noWrap/>
            <w:hideMark/>
          </w:tcPr>
          <w:p w14:paraId="6AE10449" w14:textId="77777777" w:rsidR="00071E8A" w:rsidRPr="00BB79EA" w:rsidRDefault="00071E8A" w:rsidP="00AE049D">
            <w:pPr>
              <w:jc w:val="center"/>
              <w:rPr>
                <w:sz w:val="20"/>
                <w:szCs w:val="20"/>
              </w:rPr>
            </w:pPr>
            <w:r w:rsidRPr="00BB79EA">
              <w:rPr>
                <w:sz w:val="20"/>
                <w:szCs w:val="20"/>
              </w:rPr>
              <w:t>jakákoli hodnota</w:t>
            </w:r>
          </w:p>
        </w:tc>
        <w:tc>
          <w:tcPr>
            <w:tcW w:w="425" w:type="dxa"/>
          </w:tcPr>
          <w:p w14:paraId="556E4B9F" w14:textId="77777777" w:rsidR="00071E8A" w:rsidRPr="00BB79EA" w:rsidRDefault="00071E8A" w:rsidP="00AE049D">
            <w:pPr>
              <w:jc w:val="center"/>
              <w:rPr>
                <w:sz w:val="20"/>
                <w:szCs w:val="20"/>
              </w:rPr>
            </w:pPr>
            <w:r w:rsidRPr="00BB79EA">
              <w:rPr>
                <w:rFonts w:cstheme="minorHAnsi"/>
                <w:sz w:val="20"/>
                <w:szCs w:val="20"/>
              </w:rPr>
              <w:t>→</w:t>
            </w:r>
          </w:p>
        </w:tc>
        <w:tc>
          <w:tcPr>
            <w:tcW w:w="1134" w:type="dxa"/>
            <w:noWrap/>
            <w:hideMark/>
          </w:tcPr>
          <w:p w14:paraId="0357EA35" w14:textId="77777777" w:rsidR="00071E8A" w:rsidRPr="00BB79EA" w:rsidRDefault="00071E8A" w:rsidP="00AE049D">
            <w:pPr>
              <w:jc w:val="center"/>
              <w:rPr>
                <w:sz w:val="20"/>
                <w:szCs w:val="20"/>
              </w:rPr>
            </w:pPr>
            <w:r w:rsidRPr="00BB79EA">
              <w:rPr>
                <w:sz w:val="20"/>
                <w:szCs w:val="20"/>
              </w:rPr>
              <w:t>A</w:t>
            </w:r>
          </w:p>
        </w:tc>
        <w:tc>
          <w:tcPr>
            <w:tcW w:w="5670" w:type="dxa"/>
            <w:noWrap/>
          </w:tcPr>
          <w:p w14:paraId="5EC0A5C1" w14:textId="77777777" w:rsidR="00071E8A" w:rsidRPr="00BB79EA" w:rsidRDefault="00071E8A" w:rsidP="00AE049D">
            <w:pPr>
              <w:rPr>
                <w:sz w:val="20"/>
                <w:szCs w:val="20"/>
              </w:rPr>
            </w:pPr>
          </w:p>
        </w:tc>
      </w:tr>
      <w:tr w:rsidR="00071E8A" w14:paraId="13E5C7C0" w14:textId="77777777" w:rsidTr="00AE049D">
        <w:trPr>
          <w:trHeight w:val="300"/>
        </w:trPr>
        <w:tc>
          <w:tcPr>
            <w:tcW w:w="959" w:type="dxa"/>
            <w:noWrap/>
            <w:hideMark/>
          </w:tcPr>
          <w:p w14:paraId="6921241E" w14:textId="77777777" w:rsidR="00071E8A" w:rsidRPr="00BB79EA" w:rsidRDefault="00071E8A" w:rsidP="00AE049D">
            <w:pPr>
              <w:jc w:val="center"/>
              <w:rPr>
                <w:sz w:val="20"/>
                <w:szCs w:val="20"/>
              </w:rPr>
            </w:pPr>
            <w:r w:rsidRPr="00BB79EA">
              <w:rPr>
                <w:sz w:val="20"/>
                <w:szCs w:val="20"/>
              </w:rPr>
              <w:t>MP</w:t>
            </w:r>
          </w:p>
        </w:tc>
        <w:tc>
          <w:tcPr>
            <w:tcW w:w="992" w:type="dxa"/>
            <w:noWrap/>
            <w:hideMark/>
          </w:tcPr>
          <w:p w14:paraId="3773829E" w14:textId="77777777" w:rsidR="00071E8A" w:rsidRPr="00BB79EA" w:rsidRDefault="00071E8A" w:rsidP="00AE049D">
            <w:pPr>
              <w:jc w:val="center"/>
              <w:rPr>
                <w:sz w:val="20"/>
                <w:szCs w:val="20"/>
              </w:rPr>
            </w:pPr>
            <w:r w:rsidRPr="00BB79EA">
              <w:rPr>
                <w:sz w:val="20"/>
                <w:szCs w:val="20"/>
              </w:rPr>
              <w:t>jakákoli hodnota</w:t>
            </w:r>
          </w:p>
        </w:tc>
        <w:tc>
          <w:tcPr>
            <w:tcW w:w="425" w:type="dxa"/>
          </w:tcPr>
          <w:p w14:paraId="6566BA91" w14:textId="77777777" w:rsidR="00071E8A" w:rsidRPr="00BB79EA" w:rsidRDefault="00071E8A" w:rsidP="00AE049D">
            <w:pPr>
              <w:jc w:val="center"/>
              <w:rPr>
                <w:sz w:val="20"/>
                <w:szCs w:val="20"/>
              </w:rPr>
            </w:pPr>
            <w:r w:rsidRPr="00BB79EA">
              <w:rPr>
                <w:rFonts w:cstheme="minorHAnsi"/>
                <w:sz w:val="20"/>
                <w:szCs w:val="20"/>
              </w:rPr>
              <w:t>→</w:t>
            </w:r>
          </w:p>
        </w:tc>
        <w:tc>
          <w:tcPr>
            <w:tcW w:w="1134" w:type="dxa"/>
            <w:noWrap/>
            <w:hideMark/>
          </w:tcPr>
          <w:p w14:paraId="31103E58" w14:textId="77777777" w:rsidR="00071E8A" w:rsidRPr="00BB79EA" w:rsidRDefault="00071E8A" w:rsidP="00AE049D">
            <w:pPr>
              <w:jc w:val="center"/>
              <w:rPr>
                <w:sz w:val="20"/>
                <w:szCs w:val="20"/>
              </w:rPr>
            </w:pPr>
            <w:r w:rsidRPr="00BB79EA">
              <w:rPr>
                <w:sz w:val="20"/>
                <w:szCs w:val="20"/>
              </w:rPr>
              <w:t>B</w:t>
            </w:r>
          </w:p>
        </w:tc>
        <w:tc>
          <w:tcPr>
            <w:tcW w:w="5670" w:type="dxa"/>
            <w:noWrap/>
          </w:tcPr>
          <w:p w14:paraId="57347E80" w14:textId="77777777" w:rsidR="00071E8A" w:rsidRPr="00BB79EA" w:rsidRDefault="00071E8A" w:rsidP="00AE049D">
            <w:pPr>
              <w:rPr>
                <w:sz w:val="20"/>
                <w:szCs w:val="20"/>
              </w:rPr>
            </w:pPr>
          </w:p>
        </w:tc>
      </w:tr>
      <w:tr w:rsidR="00071E8A" w14:paraId="1048215B" w14:textId="77777777" w:rsidTr="00AE049D">
        <w:trPr>
          <w:cnfStyle w:val="000000100000" w:firstRow="0" w:lastRow="0" w:firstColumn="0" w:lastColumn="0" w:oddVBand="0" w:evenVBand="0" w:oddHBand="1" w:evenHBand="0" w:firstRowFirstColumn="0" w:firstRowLastColumn="0" w:lastRowFirstColumn="0" w:lastRowLastColumn="0"/>
          <w:trHeight w:val="300"/>
        </w:trPr>
        <w:tc>
          <w:tcPr>
            <w:tcW w:w="959" w:type="dxa"/>
            <w:noWrap/>
            <w:hideMark/>
          </w:tcPr>
          <w:p w14:paraId="712CBCA8" w14:textId="77777777" w:rsidR="00071E8A" w:rsidRPr="00BB79EA" w:rsidRDefault="00071E8A" w:rsidP="00AE049D">
            <w:pPr>
              <w:jc w:val="center"/>
              <w:rPr>
                <w:sz w:val="20"/>
                <w:szCs w:val="20"/>
              </w:rPr>
            </w:pPr>
            <w:r w:rsidRPr="00BB79EA">
              <w:rPr>
                <w:sz w:val="20"/>
                <w:szCs w:val="20"/>
              </w:rPr>
              <w:t>N</w:t>
            </w:r>
          </w:p>
        </w:tc>
        <w:tc>
          <w:tcPr>
            <w:tcW w:w="992" w:type="dxa"/>
            <w:noWrap/>
            <w:hideMark/>
          </w:tcPr>
          <w:p w14:paraId="5C4E63CD" w14:textId="77777777" w:rsidR="00071E8A" w:rsidRPr="00BB79EA" w:rsidRDefault="00071E8A" w:rsidP="00AE049D">
            <w:pPr>
              <w:jc w:val="center"/>
              <w:rPr>
                <w:sz w:val="20"/>
                <w:szCs w:val="20"/>
              </w:rPr>
            </w:pPr>
            <w:r w:rsidRPr="00BB79EA">
              <w:rPr>
                <w:sz w:val="20"/>
                <w:szCs w:val="20"/>
              </w:rPr>
              <w:t>jakákoli hodnota</w:t>
            </w:r>
          </w:p>
        </w:tc>
        <w:tc>
          <w:tcPr>
            <w:tcW w:w="425" w:type="dxa"/>
          </w:tcPr>
          <w:p w14:paraId="4657A988" w14:textId="77777777" w:rsidR="00071E8A" w:rsidRPr="00BB79EA" w:rsidRDefault="00071E8A" w:rsidP="00AE049D">
            <w:pPr>
              <w:jc w:val="center"/>
              <w:rPr>
                <w:sz w:val="20"/>
                <w:szCs w:val="20"/>
              </w:rPr>
            </w:pPr>
            <w:r w:rsidRPr="00BB79EA">
              <w:rPr>
                <w:rFonts w:cstheme="minorHAnsi"/>
                <w:sz w:val="20"/>
                <w:szCs w:val="20"/>
              </w:rPr>
              <w:t>→</w:t>
            </w:r>
          </w:p>
        </w:tc>
        <w:tc>
          <w:tcPr>
            <w:tcW w:w="1134" w:type="dxa"/>
            <w:noWrap/>
            <w:hideMark/>
          </w:tcPr>
          <w:p w14:paraId="2C0F9C20" w14:textId="77777777" w:rsidR="00071E8A" w:rsidRPr="00BB79EA" w:rsidRDefault="00071E8A" w:rsidP="00AE049D">
            <w:pPr>
              <w:jc w:val="center"/>
              <w:rPr>
                <w:sz w:val="20"/>
                <w:szCs w:val="20"/>
              </w:rPr>
            </w:pPr>
            <w:r w:rsidRPr="00BB79EA">
              <w:rPr>
                <w:sz w:val="20"/>
                <w:szCs w:val="20"/>
              </w:rPr>
              <w:t>C</w:t>
            </w:r>
          </w:p>
        </w:tc>
        <w:tc>
          <w:tcPr>
            <w:tcW w:w="5670" w:type="dxa"/>
            <w:noWrap/>
            <w:hideMark/>
          </w:tcPr>
          <w:p w14:paraId="6DE549AB" w14:textId="77777777" w:rsidR="00071E8A" w:rsidRPr="00BB79EA" w:rsidRDefault="00071E8A" w:rsidP="00AE049D">
            <w:pPr>
              <w:rPr>
                <w:sz w:val="20"/>
                <w:szCs w:val="20"/>
              </w:rPr>
            </w:pPr>
          </w:p>
        </w:tc>
      </w:tr>
      <w:tr w:rsidR="00071E8A" w14:paraId="7ED1DAF9" w14:textId="77777777" w:rsidTr="00AE049D">
        <w:trPr>
          <w:trHeight w:val="300"/>
        </w:trPr>
        <w:tc>
          <w:tcPr>
            <w:tcW w:w="959" w:type="dxa"/>
            <w:noWrap/>
            <w:hideMark/>
          </w:tcPr>
          <w:p w14:paraId="3A3459D4" w14:textId="77777777" w:rsidR="00071E8A" w:rsidRPr="00BB79EA" w:rsidRDefault="00071E8A" w:rsidP="00AE049D">
            <w:pPr>
              <w:jc w:val="center"/>
              <w:rPr>
                <w:sz w:val="20"/>
                <w:szCs w:val="20"/>
              </w:rPr>
            </w:pPr>
            <w:r w:rsidRPr="00BB79EA">
              <w:rPr>
                <w:sz w:val="20"/>
                <w:szCs w:val="20"/>
              </w:rPr>
              <w:lastRenderedPageBreak/>
              <w:t>jakákoli hodnota</w:t>
            </w:r>
          </w:p>
        </w:tc>
        <w:tc>
          <w:tcPr>
            <w:tcW w:w="992" w:type="dxa"/>
            <w:noWrap/>
            <w:hideMark/>
          </w:tcPr>
          <w:p w14:paraId="0566F595" w14:textId="77777777" w:rsidR="00071E8A" w:rsidRPr="00BB79EA" w:rsidRDefault="00071E8A" w:rsidP="00AE049D">
            <w:pPr>
              <w:jc w:val="center"/>
              <w:rPr>
                <w:sz w:val="20"/>
                <w:szCs w:val="20"/>
              </w:rPr>
            </w:pPr>
            <w:r w:rsidRPr="00BB79EA">
              <w:rPr>
                <w:sz w:val="20"/>
                <w:szCs w:val="20"/>
              </w:rPr>
              <w:t>RB = W</w:t>
            </w:r>
          </w:p>
        </w:tc>
        <w:tc>
          <w:tcPr>
            <w:tcW w:w="425" w:type="dxa"/>
          </w:tcPr>
          <w:p w14:paraId="59E80741" w14:textId="77777777" w:rsidR="00071E8A" w:rsidRPr="00BB79EA" w:rsidRDefault="00071E8A" w:rsidP="00AE049D">
            <w:pPr>
              <w:jc w:val="center"/>
              <w:rPr>
                <w:sz w:val="20"/>
                <w:szCs w:val="20"/>
              </w:rPr>
            </w:pPr>
            <w:r w:rsidRPr="00BB79EA">
              <w:rPr>
                <w:rFonts w:cstheme="minorHAnsi"/>
                <w:sz w:val="20"/>
                <w:szCs w:val="20"/>
              </w:rPr>
              <w:t>→</w:t>
            </w:r>
          </w:p>
        </w:tc>
        <w:tc>
          <w:tcPr>
            <w:tcW w:w="1134" w:type="dxa"/>
            <w:noWrap/>
            <w:hideMark/>
          </w:tcPr>
          <w:p w14:paraId="356B364F" w14:textId="77777777" w:rsidR="00071E8A" w:rsidRPr="00BB79EA" w:rsidRDefault="00071E8A" w:rsidP="00AE049D">
            <w:pPr>
              <w:jc w:val="center"/>
              <w:rPr>
                <w:sz w:val="20"/>
                <w:szCs w:val="20"/>
              </w:rPr>
            </w:pPr>
            <w:r w:rsidRPr="00BB79EA">
              <w:rPr>
                <w:sz w:val="20"/>
                <w:szCs w:val="20"/>
              </w:rPr>
              <w:t>C</w:t>
            </w:r>
          </w:p>
        </w:tc>
        <w:tc>
          <w:tcPr>
            <w:tcW w:w="5670" w:type="dxa"/>
            <w:noWrap/>
            <w:hideMark/>
          </w:tcPr>
          <w:p w14:paraId="6D0F4B8A" w14:textId="77777777" w:rsidR="00071E8A" w:rsidRPr="00BB79EA" w:rsidRDefault="00071E8A" w:rsidP="00AE049D">
            <w:pPr>
              <w:rPr>
                <w:color w:val="FF0000"/>
                <w:sz w:val="20"/>
                <w:szCs w:val="20"/>
              </w:rPr>
            </w:pPr>
          </w:p>
        </w:tc>
      </w:tr>
      <w:tr w:rsidR="00071E8A" w14:paraId="41688CFC" w14:textId="77777777" w:rsidTr="00AE049D">
        <w:trPr>
          <w:cnfStyle w:val="000000100000" w:firstRow="0" w:lastRow="0" w:firstColumn="0" w:lastColumn="0" w:oddVBand="0" w:evenVBand="0" w:oddHBand="1" w:evenHBand="0" w:firstRowFirstColumn="0" w:firstRowLastColumn="0" w:lastRowFirstColumn="0" w:lastRowLastColumn="0"/>
          <w:trHeight w:val="300"/>
        </w:trPr>
        <w:tc>
          <w:tcPr>
            <w:tcW w:w="959" w:type="dxa"/>
            <w:noWrap/>
            <w:hideMark/>
          </w:tcPr>
          <w:p w14:paraId="53CA8DBF" w14:textId="77777777" w:rsidR="00071E8A" w:rsidRPr="00BB79EA" w:rsidRDefault="00071E8A" w:rsidP="00AE049D">
            <w:pPr>
              <w:jc w:val="center"/>
              <w:rPr>
                <w:sz w:val="20"/>
                <w:szCs w:val="20"/>
              </w:rPr>
            </w:pPr>
            <w:r w:rsidRPr="00BB79EA">
              <w:rPr>
                <w:sz w:val="20"/>
                <w:szCs w:val="20"/>
              </w:rPr>
              <w:t>chybí</w:t>
            </w:r>
          </w:p>
        </w:tc>
        <w:tc>
          <w:tcPr>
            <w:tcW w:w="992" w:type="dxa"/>
            <w:noWrap/>
            <w:hideMark/>
          </w:tcPr>
          <w:p w14:paraId="1CACCC01" w14:textId="77777777" w:rsidR="00071E8A" w:rsidRPr="00BB79EA" w:rsidRDefault="00071E8A" w:rsidP="00AE049D">
            <w:pPr>
              <w:jc w:val="center"/>
              <w:rPr>
                <w:sz w:val="20"/>
                <w:szCs w:val="20"/>
              </w:rPr>
            </w:pPr>
            <w:r w:rsidRPr="00BB79EA">
              <w:rPr>
                <w:sz w:val="20"/>
                <w:szCs w:val="20"/>
              </w:rPr>
              <w:t>0</w:t>
            </w:r>
          </w:p>
        </w:tc>
        <w:tc>
          <w:tcPr>
            <w:tcW w:w="425" w:type="dxa"/>
          </w:tcPr>
          <w:p w14:paraId="2C1B0041" w14:textId="77777777" w:rsidR="00071E8A" w:rsidRPr="00BB79EA" w:rsidRDefault="00071E8A" w:rsidP="00AE049D">
            <w:pPr>
              <w:jc w:val="center"/>
              <w:rPr>
                <w:sz w:val="20"/>
                <w:szCs w:val="20"/>
              </w:rPr>
            </w:pPr>
            <w:r w:rsidRPr="00BB79EA">
              <w:rPr>
                <w:rFonts w:cstheme="minorHAnsi"/>
                <w:sz w:val="20"/>
                <w:szCs w:val="20"/>
              </w:rPr>
              <w:t>→</w:t>
            </w:r>
          </w:p>
        </w:tc>
        <w:tc>
          <w:tcPr>
            <w:tcW w:w="1134" w:type="dxa"/>
            <w:noWrap/>
            <w:hideMark/>
          </w:tcPr>
          <w:p w14:paraId="22E598CE" w14:textId="77777777" w:rsidR="00071E8A" w:rsidRPr="00BB79EA" w:rsidRDefault="00071E8A" w:rsidP="00AE049D">
            <w:pPr>
              <w:jc w:val="center"/>
              <w:rPr>
                <w:sz w:val="20"/>
                <w:szCs w:val="20"/>
              </w:rPr>
            </w:pPr>
            <w:r w:rsidRPr="00BB79EA">
              <w:rPr>
                <w:sz w:val="20"/>
                <w:szCs w:val="20"/>
              </w:rPr>
              <w:t>A</w:t>
            </w:r>
          </w:p>
        </w:tc>
        <w:tc>
          <w:tcPr>
            <w:tcW w:w="5670" w:type="dxa"/>
            <w:noWrap/>
            <w:hideMark/>
          </w:tcPr>
          <w:p w14:paraId="5D23CC7C" w14:textId="77777777" w:rsidR="00071E8A" w:rsidRPr="00BB79EA" w:rsidRDefault="00071E8A" w:rsidP="00AE049D">
            <w:pPr>
              <w:rPr>
                <w:sz w:val="20"/>
                <w:szCs w:val="20"/>
              </w:rPr>
            </w:pPr>
          </w:p>
        </w:tc>
      </w:tr>
      <w:tr w:rsidR="00071E8A" w14:paraId="02150CBE" w14:textId="77777777" w:rsidTr="00AE049D">
        <w:trPr>
          <w:trHeight w:val="300"/>
        </w:trPr>
        <w:tc>
          <w:tcPr>
            <w:tcW w:w="959" w:type="dxa"/>
            <w:noWrap/>
            <w:hideMark/>
          </w:tcPr>
          <w:p w14:paraId="62F57484" w14:textId="77777777" w:rsidR="00071E8A" w:rsidRPr="00BB79EA" w:rsidRDefault="00071E8A" w:rsidP="00AE049D">
            <w:pPr>
              <w:jc w:val="center"/>
              <w:rPr>
                <w:sz w:val="20"/>
                <w:szCs w:val="20"/>
              </w:rPr>
            </w:pPr>
            <w:r w:rsidRPr="00BB79EA">
              <w:rPr>
                <w:sz w:val="20"/>
                <w:szCs w:val="20"/>
              </w:rPr>
              <w:t>chybí</w:t>
            </w:r>
          </w:p>
        </w:tc>
        <w:tc>
          <w:tcPr>
            <w:tcW w:w="992" w:type="dxa"/>
            <w:noWrap/>
            <w:hideMark/>
          </w:tcPr>
          <w:p w14:paraId="7D83C50A" w14:textId="77777777" w:rsidR="00071E8A" w:rsidRPr="00BB79EA" w:rsidRDefault="00071E8A" w:rsidP="00AE049D">
            <w:pPr>
              <w:jc w:val="center"/>
              <w:rPr>
                <w:sz w:val="20"/>
                <w:szCs w:val="20"/>
              </w:rPr>
            </w:pPr>
            <w:r w:rsidRPr="00BB79EA">
              <w:rPr>
                <w:sz w:val="20"/>
                <w:szCs w:val="20"/>
              </w:rPr>
              <w:t>1</w:t>
            </w:r>
          </w:p>
        </w:tc>
        <w:tc>
          <w:tcPr>
            <w:tcW w:w="425" w:type="dxa"/>
          </w:tcPr>
          <w:p w14:paraId="432B0FB6" w14:textId="77777777" w:rsidR="00071E8A" w:rsidRPr="00BB79EA" w:rsidRDefault="00071E8A" w:rsidP="00AE049D">
            <w:pPr>
              <w:jc w:val="center"/>
              <w:rPr>
                <w:sz w:val="20"/>
                <w:szCs w:val="20"/>
              </w:rPr>
            </w:pPr>
            <w:r w:rsidRPr="00BB79EA">
              <w:rPr>
                <w:rFonts w:cstheme="minorHAnsi"/>
                <w:sz w:val="20"/>
                <w:szCs w:val="20"/>
              </w:rPr>
              <w:t>→</w:t>
            </w:r>
          </w:p>
        </w:tc>
        <w:tc>
          <w:tcPr>
            <w:tcW w:w="1134" w:type="dxa"/>
            <w:noWrap/>
            <w:hideMark/>
          </w:tcPr>
          <w:p w14:paraId="6606955A" w14:textId="77777777" w:rsidR="00071E8A" w:rsidRPr="00BB79EA" w:rsidRDefault="00071E8A" w:rsidP="00AE049D">
            <w:pPr>
              <w:jc w:val="center"/>
              <w:rPr>
                <w:sz w:val="20"/>
                <w:szCs w:val="20"/>
              </w:rPr>
            </w:pPr>
            <w:r w:rsidRPr="00BB79EA">
              <w:rPr>
                <w:sz w:val="20"/>
                <w:szCs w:val="20"/>
              </w:rPr>
              <w:t>A</w:t>
            </w:r>
          </w:p>
        </w:tc>
        <w:tc>
          <w:tcPr>
            <w:tcW w:w="5670" w:type="dxa"/>
            <w:noWrap/>
            <w:hideMark/>
          </w:tcPr>
          <w:p w14:paraId="259C8E8A" w14:textId="77777777" w:rsidR="00071E8A" w:rsidRPr="00BB79EA" w:rsidRDefault="00071E8A" w:rsidP="00AE049D">
            <w:pPr>
              <w:rPr>
                <w:sz w:val="20"/>
                <w:szCs w:val="20"/>
              </w:rPr>
            </w:pPr>
          </w:p>
        </w:tc>
      </w:tr>
      <w:tr w:rsidR="00071E8A" w14:paraId="6679D05C" w14:textId="77777777" w:rsidTr="00AE049D">
        <w:trPr>
          <w:cnfStyle w:val="000000100000" w:firstRow="0" w:lastRow="0" w:firstColumn="0" w:lastColumn="0" w:oddVBand="0" w:evenVBand="0" w:oddHBand="1" w:evenHBand="0" w:firstRowFirstColumn="0" w:firstRowLastColumn="0" w:lastRowFirstColumn="0" w:lastRowLastColumn="0"/>
          <w:trHeight w:val="300"/>
        </w:trPr>
        <w:tc>
          <w:tcPr>
            <w:tcW w:w="959" w:type="dxa"/>
            <w:noWrap/>
          </w:tcPr>
          <w:p w14:paraId="7C9688DF" w14:textId="77777777" w:rsidR="00071E8A" w:rsidRPr="00BB79EA" w:rsidRDefault="00071E8A" w:rsidP="00AE049D">
            <w:pPr>
              <w:jc w:val="center"/>
              <w:rPr>
                <w:sz w:val="20"/>
                <w:szCs w:val="20"/>
              </w:rPr>
            </w:pPr>
            <w:r w:rsidRPr="00BB79EA">
              <w:rPr>
                <w:sz w:val="20"/>
                <w:szCs w:val="20"/>
              </w:rPr>
              <w:t>chybí</w:t>
            </w:r>
          </w:p>
        </w:tc>
        <w:tc>
          <w:tcPr>
            <w:tcW w:w="992" w:type="dxa"/>
            <w:noWrap/>
          </w:tcPr>
          <w:p w14:paraId="360DC787" w14:textId="77777777" w:rsidR="00071E8A" w:rsidRPr="00BB79EA" w:rsidRDefault="00071E8A" w:rsidP="00AE049D">
            <w:pPr>
              <w:jc w:val="center"/>
              <w:rPr>
                <w:sz w:val="20"/>
                <w:szCs w:val="20"/>
              </w:rPr>
            </w:pPr>
            <w:r w:rsidRPr="00BB79EA">
              <w:rPr>
                <w:sz w:val="20"/>
                <w:szCs w:val="20"/>
              </w:rPr>
              <w:t>2</w:t>
            </w:r>
          </w:p>
        </w:tc>
        <w:tc>
          <w:tcPr>
            <w:tcW w:w="425" w:type="dxa"/>
          </w:tcPr>
          <w:p w14:paraId="49AC61D4" w14:textId="77777777" w:rsidR="00071E8A" w:rsidRPr="00BB79EA" w:rsidRDefault="00071E8A" w:rsidP="00AE049D">
            <w:pPr>
              <w:jc w:val="center"/>
              <w:rPr>
                <w:rFonts w:cstheme="minorHAnsi"/>
                <w:sz w:val="20"/>
                <w:szCs w:val="20"/>
              </w:rPr>
            </w:pPr>
            <w:r w:rsidRPr="00BB79EA">
              <w:rPr>
                <w:rFonts w:cstheme="minorHAnsi"/>
                <w:sz w:val="20"/>
                <w:szCs w:val="20"/>
              </w:rPr>
              <w:t>→</w:t>
            </w:r>
          </w:p>
        </w:tc>
        <w:tc>
          <w:tcPr>
            <w:tcW w:w="1134" w:type="dxa"/>
            <w:noWrap/>
          </w:tcPr>
          <w:p w14:paraId="7531EF68" w14:textId="77777777" w:rsidR="00071E8A" w:rsidRPr="00BB79EA" w:rsidRDefault="00071E8A" w:rsidP="00AE049D">
            <w:pPr>
              <w:jc w:val="center"/>
              <w:rPr>
                <w:sz w:val="20"/>
                <w:szCs w:val="20"/>
              </w:rPr>
            </w:pPr>
            <w:r w:rsidRPr="00BB79EA">
              <w:rPr>
                <w:sz w:val="20"/>
                <w:szCs w:val="20"/>
              </w:rPr>
              <w:t>B</w:t>
            </w:r>
          </w:p>
        </w:tc>
        <w:tc>
          <w:tcPr>
            <w:tcW w:w="5670" w:type="dxa"/>
            <w:noWrap/>
          </w:tcPr>
          <w:p w14:paraId="17BA707B" w14:textId="77777777" w:rsidR="00071E8A" w:rsidRPr="00BB79EA" w:rsidRDefault="00071E8A" w:rsidP="00AE049D">
            <w:pPr>
              <w:rPr>
                <w:sz w:val="20"/>
                <w:szCs w:val="20"/>
              </w:rPr>
            </w:pPr>
          </w:p>
        </w:tc>
      </w:tr>
      <w:tr w:rsidR="00071E8A" w14:paraId="79D4DA8A" w14:textId="77777777" w:rsidTr="00AE049D">
        <w:trPr>
          <w:trHeight w:val="300"/>
        </w:trPr>
        <w:tc>
          <w:tcPr>
            <w:tcW w:w="959" w:type="dxa"/>
            <w:noWrap/>
            <w:hideMark/>
          </w:tcPr>
          <w:p w14:paraId="6A3B43AB" w14:textId="77777777" w:rsidR="00071E8A" w:rsidRPr="00BB79EA" w:rsidRDefault="00071E8A" w:rsidP="00AE049D">
            <w:pPr>
              <w:jc w:val="center"/>
              <w:rPr>
                <w:sz w:val="20"/>
                <w:szCs w:val="20"/>
              </w:rPr>
            </w:pPr>
            <w:r w:rsidRPr="00BB79EA">
              <w:rPr>
                <w:sz w:val="20"/>
                <w:szCs w:val="20"/>
              </w:rPr>
              <w:t>chybí</w:t>
            </w:r>
          </w:p>
        </w:tc>
        <w:tc>
          <w:tcPr>
            <w:tcW w:w="992" w:type="dxa"/>
            <w:noWrap/>
            <w:hideMark/>
          </w:tcPr>
          <w:p w14:paraId="7E9FE6B0" w14:textId="77777777" w:rsidR="00071E8A" w:rsidRPr="00BB79EA" w:rsidRDefault="00071E8A" w:rsidP="00AE049D">
            <w:pPr>
              <w:jc w:val="center"/>
              <w:rPr>
                <w:sz w:val="20"/>
                <w:szCs w:val="20"/>
              </w:rPr>
            </w:pPr>
            <w:r w:rsidRPr="00BB79EA">
              <w:rPr>
                <w:sz w:val="20"/>
                <w:szCs w:val="20"/>
              </w:rPr>
              <w:t>3</w:t>
            </w:r>
          </w:p>
        </w:tc>
        <w:tc>
          <w:tcPr>
            <w:tcW w:w="425" w:type="dxa"/>
          </w:tcPr>
          <w:p w14:paraId="5761D989" w14:textId="77777777" w:rsidR="00071E8A" w:rsidRPr="00BB79EA" w:rsidRDefault="00071E8A" w:rsidP="00AE049D">
            <w:pPr>
              <w:jc w:val="center"/>
              <w:rPr>
                <w:sz w:val="20"/>
                <w:szCs w:val="20"/>
              </w:rPr>
            </w:pPr>
            <w:r w:rsidRPr="00BB79EA">
              <w:rPr>
                <w:rFonts w:cstheme="minorHAnsi"/>
                <w:sz w:val="20"/>
                <w:szCs w:val="20"/>
              </w:rPr>
              <w:t>→</w:t>
            </w:r>
          </w:p>
        </w:tc>
        <w:tc>
          <w:tcPr>
            <w:tcW w:w="1134" w:type="dxa"/>
            <w:noWrap/>
            <w:hideMark/>
          </w:tcPr>
          <w:p w14:paraId="5FE33050" w14:textId="77777777" w:rsidR="00071E8A" w:rsidRPr="00BB79EA" w:rsidRDefault="00071E8A" w:rsidP="00AE049D">
            <w:pPr>
              <w:jc w:val="center"/>
              <w:rPr>
                <w:sz w:val="20"/>
                <w:szCs w:val="20"/>
              </w:rPr>
            </w:pPr>
            <w:r w:rsidRPr="00BB79EA">
              <w:rPr>
                <w:sz w:val="20"/>
                <w:szCs w:val="20"/>
              </w:rPr>
              <w:t>C</w:t>
            </w:r>
          </w:p>
        </w:tc>
        <w:tc>
          <w:tcPr>
            <w:tcW w:w="5670" w:type="dxa"/>
            <w:noWrap/>
            <w:hideMark/>
          </w:tcPr>
          <w:p w14:paraId="29C15B35" w14:textId="77777777" w:rsidR="00071E8A" w:rsidRPr="00BB79EA" w:rsidRDefault="00071E8A" w:rsidP="00AE049D">
            <w:pPr>
              <w:rPr>
                <w:sz w:val="20"/>
                <w:szCs w:val="20"/>
              </w:rPr>
            </w:pPr>
          </w:p>
        </w:tc>
      </w:tr>
      <w:tr w:rsidR="00071E8A" w14:paraId="57166589" w14:textId="77777777" w:rsidTr="00AE049D">
        <w:trPr>
          <w:cnfStyle w:val="000000100000" w:firstRow="0" w:lastRow="0" w:firstColumn="0" w:lastColumn="0" w:oddVBand="0" w:evenVBand="0" w:oddHBand="1" w:evenHBand="0" w:firstRowFirstColumn="0" w:firstRowLastColumn="0" w:lastRowFirstColumn="0" w:lastRowLastColumn="0"/>
          <w:trHeight w:val="300"/>
        </w:trPr>
        <w:tc>
          <w:tcPr>
            <w:tcW w:w="959" w:type="dxa"/>
            <w:noWrap/>
            <w:hideMark/>
          </w:tcPr>
          <w:p w14:paraId="75D0DB9D" w14:textId="77777777" w:rsidR="00071E8A" w:rsidRPr="00BB79EA" w:rsidRDefault="00071E8A" w:rsidP="00AE049D">
            <w:pPr>
              <w:jc w:val="center"/>
              <w:rPr>
                <w:sz w:val="20"/>
                <w:szCs w:val="20"/>
              </w:rPr>
            </w:pPr>
            <w:r w:rsidRPr="00BB79EA">
              <w:rPr>
                <w:sz w:val="20"/>
                <w:szCs w:val="20"/>
              </w:rPr>
              <w:t>chybí</w:t>
            </w:r>
          </w:p>
        </w:tc>
        <w:tc>
          <w:tcPr>
            <w:tcW w:w="992" w:type="dxa"/>
            <w:noWrap/>
            <w:hideMark/>
          </w:tcPr>
          <w:p w14:paraId="6885FD0F" w14:textId="77777777" w:rsidR="00071E8A" w:rsidRPr="00BB79EA" w:rsidRDefault="00071E8A" w:rsidP="00AE049D">
            <w:pPr>
              <w:jc w:val="center"/>
              <w:rPr>
                <w:sz w:val="20"/>
                <w:szCs w:val="20"/>
              </w:rPr>
            </w:pPr>
            <w:r w:rsidRPr="00BB79EA">
              <w:rPr>
                <w:sz w:val="20"/>
                <w:szCs w:val="20"/>
              </w:rPr>
              <w:t>chybí</w:t>
            </w:r>
          </w:p>
        </w:tc>
        <w:tc>
          <w:tcPr>
            <w:tcW w:w="425" w:type="dxa"/>
          </w:tcPr>
          <w:p w14:paraId="774A1F5B" w14:textId="77777777" w:rsidR="00071E8A" w:rsidRPr="00BB79EA" w:rsidRDefault="00071E8A" w:rsidP="00AE049D">
            <w:pPr>
              <w:jc w:val="center"/>
              <w:rPr>
                <w:sz w:val="20"/>
                <w:szCs w:val="20"/>
              </w:rPr>
            </w:pPr>
            <w:r w:rsidRPr="00BB79EA">
              <w:rPr>
                <w:rFonts w:cstheme="minorHAnsi"/>
                <w:sz w:val="20"/>
                <w:szCs w:val="20"/>
              </w:rPr>
              <w:t>→</w:t>
            </w:r>
          </w:p>
        </w:tc>
        <w:tc>
          <w:tcPr>
            <w:tcW w:w="1134" w:type="dxa"/>
            <w:noWrap/>
            <w:hideMark/>
          </w:tcPr>
          <w:p w14:paraId="71A1F060" w14:textId="77777777" w:rsidR="00071E8A" w:rsidRPr="00BB79EA" w:rsidRDefault="00071E8A" w:rsidP="00AE049D">
            <w:pPr>
              <w:jc w:val="center"/>
              <w:rPr>
                <w:sz w:val="20"/>
                <w:szCs w:val="20"/>
              </w:rPr>
            </w:pPr>
            <w:r w:rsidRPr="00BB79EA">
              <w:rPr>
                <w:sz w:val="20"/>
                <w:szCs w:val="20"/>
              </w:rPr>
              <w:t>B</w:t>
            </w:r>
          </w:p>
        </w:tc>
        <w:tc>
          <w:tcPr>
            <w:tcW w:w="5670" w:type="dxa"/>
            <w:noWrap/>
            <w:hideMark/>
          </w:tcPr>
          <w:p w14:paraId="6C8F78B3" w14:textId="77777777" w:rsidR="00071E8A" w:rsidRPr="00BB79EA" w:rsidRDefault="00071E8A" w:rsidP="00AE049D">
            <w:pPr>
              <w:rPr>
                <w:sz w:val="20"/>
                <w:szCs w:val="20"/>
              </w:rPr>
            </w:pPr>
          </w:p>
        </w:tc>
      </w:tr>
      <w:tr w:rsidR="00071E8A" w14:paraId="21A0EA27" w14:textId="77777777" w:rsidTr="00AE049D">
        <w:trPr>
          <w:trHeight w:val="309"/>
        </w:trPr>
        <w:tc>
          <w:tcPr>
            <w:tcW w:w="959" w:type="dxa"/>
            <w:noWrap/>
            <w:hideMark/>
          </w:tcPr>
          <w:p w14:paraId="11421203" w14:textId="77777777" w:rsidR="00071E8A" w:rsidRPr="00BB79EA" w:rsidRDefault="00071E8A" w:rsidP="00AE049D">
            <w:pPr>
              <w:jc w:val="center"/>
              <w:rPr>
                <w:b/>
                <w:bCs/>
                <w:color w:val="FF0000"/>
                <w:sz w:val="20"/>
                <w:szCs w:val="20"/>
              </w:rPr>
            </w:pPr>
            <w:r w:rsidRPr="00BB79EA">
              <w:rPr>
                <w:b/>
                <w:bCs/>
                <w:color w:val="FF0000"/>
                <w:sz w:val="20"/>
                <w:szCs w:val="20"/>
              </w:rPr>
              <w:t>P</w:t>
            </w:r>
          </w:p>
        </w:tc>
        <w:tc>
          <w:tcPr>
            <w:tcW w:w="992" w:type="dxa"/>
            <w:noWrap/>
            <w:hideMark/>
          </w:tcPr>
          <w:p w14:paraId="2EB9BD61" w14:textId="77777777" w:rsidR="00071E8A" w:rsidRPr="00BB79EA" w:rsidRDefault="00071E8A" w:rsidP="00AE049D">
            <w:pPr>
              <w:jc w:val="center"/>
              <w:rPr>
                <w:b/>
                <w:bCs/>
                <w:color w:val="FF0000"/>
                <w:sz w:val="20"/>
                <w:szCs w:val="20"/>
              </w:rPr>
            </w:pPr>
            <w:r w:rsidRPr="00BB79EA">
              <w:rPr>
                <w:b/>
                <w:bCs/>
                <w:color w:val="FF0000"/>
                <w:sz w:val="20"/>
                <w:szCs w:val="20"/>
              </w:rPr>
              <w:t>3</w:t>
            </w:r>
          </w:p>
        </w:tc>
        <w:tc>
          <w:tcPr>
            <w:tcW w:w="425" w:type="dxa"/>
          </w:tcPr>
          <w:p w14:paraId="26A3063C" w14:textId="77777777" w:rsidR="00071E8A" w:rsidRPr="00BB79EA" w:rsidRDefault="00071E8A" w:rsidP="00AE049D">
            <w:pPr>
              <w:jc w:val="center"/>
              <w:rPr>
                <w:b/>
                <w:bCs/>
                <w:color w:val="FF0000"/>
                <w:sz w:val="20"/>
                <w:szCs w:val="20"/>
              </w:rPr>
            </w:pPr>
          </w:p>
        </w:tc>
        <w:tc>
          <w:tcPr>
            <w:tcW w:w="1134" w:type="dxa"/>
            <w:noWrap/>
            <w:hideMark/>
          </w:tcPr>
          <w:p w14:paraId="5732F706" w14:textId="77777777" w:rsidR="00071E8A" w:rsidRPr="00BB79EA" w:rsidRDefault="00071E8A" w:rsidP="00AE049D">
            <w:pPr>
              <w:jc w:val="center"/>
              <w:rPr>
                <w:b/>
                <w:bCs/>
                <w:color w:val="FF0000"/>
                <w:sz w:val="20"/>
                <w:szCs w:val="20"/>
              </w:rPr>
            </w:pPr>
          </w:p>
        </w:tc>
        <w:tc>
          <w:tcPr>
            <w:tcW w:w="5670" w:type="dxa"/>
            <w:hideMark/>
          </w:tcPr>
          <w:p w14:paraId="593B891B" w14:textId="368E43F8" w:rsidR="00C41579" w:rsidRPr="00DB5423" w:rsidRDefault="00071E8A" w:rsidP="00C41579">
            <w:pPr>
              <w:rPr>
                <w:sz w:val="20"/>
                <w:szCs w:val="20"/>
              </w:rPr>
            </w:pPr>
            <w:r w:rsidRPr="00EE2DB6">
              <w:rPr>
                <w:b/>
                <w:color w:val="auto"/>
                <w:sz w:val="20"/>
                <w:szCs w:val="20"/>
              </w:rPr>
              <w:t>nepřípustná kombinace</w:t>
            </w:r>
          </w:p>
          <w:p w14:paraId="199C70D2" w14:textId="55898939" w:rsidR="00071E8A" w:rsidRPr="00DB5423" w:rsidRDefault="00071E8A" w:rsidP="00AE049D">
            <w:pPr>
              <w:rPr>
                <w:sz w:val="20"/>
                <w:szCs w:val="20"/>
              </w:rPr>
            </w:pPr>
          </w:p>
        </w:tc>
      </w:tr>
    </w:tbl>
    <w:p w14:paraId="3543A70C" w14:textId="77777777" w:rsidR="003D09DE" w:rsidRDefault="003D09DE" w:rsidP="005D1E16"/>
    <w:p w14:paraId="75CACD5B" w14:textId="5530602E" w:rsidR="003D09DE" w:rsidRDefault="003D09DE" w:rsidP="00607161">
      <w:r>
        <w:t>Parametry TAČR a o čem hovoří</w:t>
      </w:r>
    </w:p>
    <w:tbl>
      <w:tblPr>
        <w:tblStyle w:val="Mkatabulky"/>
        <w:tblW w:w="0" w:type="auto"/>
        <w:tblLook w:val="04A0" w:firstRow="1" w:lastRow="0" w:firstColumn="1" w:lastColumn="0" w:noHBand="0" w:noVBand="1"/>
      </w:tblPr>
      <w:tblGrid>
        <w:gridCol w:w="3742"/>
        <w:gridCol w:w="3729"/>
        <w:gridCol w:w="3854"/>
        <w:gridCol w:w="3688"/>
      </w:tblGrid>
      <w:tr w:rsidR="00EF48AD" w14:paraId="3BE6334C" w14:textId="77777777" w:rsidTr="003D09DE">
        <w:tc>
          <w:tcPr>
            <w:tcW w:w="4397" w:type="dxa"/>
          </w:tcPr>
          <w:p w14:paraId="00351C91" w14:textId="77777777" w:rsidR="00EF48AD" w:rsidRDefault="00EF48AD" w:rsidP="005D1E16">
            <w:r>
              <w:t>typické druhy</w:t>
            </w:r>
          </w:p>
        </w:tc>
        <w:tc>
          <w:tcPr>
            <w:tcW w:w="4398" w:type="dxa"/>
          </w:tcPr>
          <w:p w14:paraId="10958793" w14:textId="77777777" w:rsidR="00EF48AD" w:rsidRDefault="00EF48AD" w:rsidP="005D1E16">
            <w:r w:rsidRPr="003D09DE">
              <w:rPr>
                <w:color w:val="70AD47" w:themeColor="accent6"/>
              </w:rPr>
              <w:t>kvalita</w:t>
            </w:r>
          </w:p>
        </w:tc>
        <w:tc>
          <w:tcPr>
            <w:tcW w:w="4398" w:type="dxa"/>
          </w:tcPr>
          <w:p w14:paraId="537EBBEA" w14:textId="77777777" w:rsidR="00EF48AD" w:rsidRDefault="00EF48AD" w:rsidP="005D1E16">
            <w:r>
              <w:t>Stav, vývoj, zachovalost a reprezentativnost stanoviště</w:t>
            </w:r>
          </w:p>
        </w:tc>
        <w:tc>
          <w:tcPr>
            <w:tcW w:w="4398" w:type="dxa"/>
          </w:tcPr>
          <w:p w14:paraId="3FFBD9FA" w14:textId="77777777" w:rsidR="00EF48AD" w:rsidRDefault="00EF48AD" w:rsidP="005D1E16">
            <w:r>
              <w:t>AVMB</w:t>
            </w:r>
          </w:p>
        </w:tc>
      </w:tr>
      <w:tr w:rsidR="00EF48AD" w14:paraId="4FA67F6F" w14:textId="77777777" w:rsidTr="003D09DE">
        <w:tc>
          <w:tcPr>
            <w:tcW w:w="4397" w:type="dxa"/>
          </w:tcPr>
          <w:p w14:paraId="094ABE88" w14:textId="77777777" w:rsidR="00EF48AD" w:rsidRDefault="00EF48AD" w:rsidP="005D1E16">
            <w:r>
              <w:t>kvalita</w:t>
            </w:r>
          </w:p>
        </w:tc>
        <w:tc>
          <w:tcPr>
            <w:tcW w:w="4398" w:type="dxa"/>
          </w:tcPr>
          <w:p w14:paraId="137C2BAB" w14:textId="77777777" w:rsidR="00EF48AD" w:rsidRDefault="00EF48AD" w:rsidP="005D1E16">
            <w:r w:rsidRPr="003D09DE">
              <w:rPr>
                <w:color w:val="70AD47" w:themeColor="accent6"/>
              </w:rPr>
              <w:t>kvalita</w:t>
            </w:r>
          </w:p>
        </w:tc>
        <w:tc>
          <w:tcPr>
            <w:tcW w:w="4398" w:type="dxa"/>
          </w:tcPr>
          <w:p w14:paraId="1DA404CF" w14:textId="0E5D8FD5" w:rsidR="00EF48AD" w:rsidRDefault="00C41579" w:rsidP="005D1E16">
            <w:r>
              <w:t>C</w:t>
            </w:r>
            <w:r w:rsidR="00EF48AD">
              <w:t>ílem zvýšit zastoupení kvality I polygonu (SF a DG)</w:t>
            </w:r>
          </w:p>
        </w:tc>
        <w:tc>
          <w:tcPr>
            <w:tcW w:w="4398" w:type="dxa"/>
          </w:tcPr>
          <w:p w14:paraId="385929D4" w14:textId="77777777" w:rsidR="00EF48AD" w:rsidRDefault="00EF48AD" w:rsidP="005D1E16">
            <w:r>
              <w:t>AVMB</w:t>
            </w:r>
          </w:p>
        </w:tc>
      </w:tr>
      <w:tr w:rsidR="00EF48AD" w14:paraId="6DA16F45" w14:textId="77777777" w:rsidTr="00EF48AD">
        <w:trPr>
          <w:trHeight w:val="601"/>
        </w:trPr>
        <w:tc>
          <w:tcPr>
            <w:tcW w:w="4397" w:type="dxa"/>
          </w:tcPr>
          <w:p w14:paraId="4173A1DC" w14:textId="77777777" w:rsidR="00EF48AD" w:rsidRDefault="00EF48AD" w:rsidP="005D1E16">
            <w:proofErr w:type="spellStart"/>
            <w:r>
              <w:t>minimiareál</w:t>
            </w:r>
            <w:proofErr w:type="spellEnd"/>
          </w:p>
        </w:tc>
        <w:tc>
          <w:tcPr>
            <w:tcW w:w="4398" w:type="dxa"/>
          </w:tcPr>
          <w:p w14:paraId="0C155B47" w14:textId="77777777" w:rsidR="00EF48AD" w:rsidRDefault="00EF48AD" w:rsidP="005D1E16">
            <w:r w:rsidRPr="003D09DE">
              <w:rPr>
                <w:color w:val="4472C4" w:themeColor="accent5"/>
              </w:rPr>
              <w:t>kvantita</w:t>
            </w:r>
          </w:p>
        </w:tc>
        <w:tc>
          <w:tcPr>
            <w:tcW w:w="4398" w:type="dxa"/>
          </w:tcPr>
          <w:p w14:paraId="2A5B6AEA" w14:textId="13C2E0FF" w:rsidR="00EF48AD" w:rsidRDefault="00C41579" w:rsidP="005D1E16">
            <w:r>
              <w:t>Z</w:t>
            </w:r>
            <w:r w:rsidR="00EF48AD">
              <w:t>astupuje celkovou rozlohu stanoviště, dostatečnost plošného zastoupení</w:t>
            </w:r>
          </w:p>
        </w:tc>
        <w:tc>
          <w:tcPr>
            <w:tcW w:w="4398" w:type="dxa"/>
          </w:tcPr>
          <w:p w14:paraId="10216EB9" w14:textId="77777777" w:rsidR="00EF48AD" w:rsidRDefault="00EF48AD" w:rsidP="005D1E16">
            <w:r>
              <w:t>Sloučená AVMB</w:t>
            </w:r>
          </w:p>
        </w:tc>
      </w:tr>
      <w:tr w:rsidR="00EF48AD" w14:paraId="6BE91D71" w14:textId="77777777" w:rsidTr="003D09DE">
        <w:tc>
          <w:tcPr>
            <w:tcW w:w="4397" w:type="dxa"/>
          </w:tcPr>
          <w:p w14:paraId="65368F84" w14:textId="77777777" w:rsidR="00EF48AD" w:rsidRDefault="00EF48AD" w:rsidP="003D09DE">
            <w:r>
              <w:t>mozaika</w:t>
            </w:r>
          </w:p>
        </w:tc>
        <w:tc>
          <w:tcPr>
            <w:tcW w:w="4398" w:type="dxa"/>
          </w:tcPr>
          <w:p w14:paraId="792CB90E" w14:textId="77777777" w:rsidR="00EF48AD" w:rsidRDefault="00EF48AD" w:rsidP="005D1E16">
            <w:r>
              <w:rPr>
                <w:color w:val="C45911" w:themeColor="accent2" w:themeShade="BF"/>
              </w:rPr>
              <w:t>p</w:t>
            </w:r>
            <w:r w:rsidRPr="00EF48AD">
              <w:rPr>
                <w:color w:val="C45911" w:themeColor="accent2" w:themeShade="BF"/>
              </w:rPr>
              <w:t>rostorové uspořádání</w:t>
            </w:r>
          </w:p>
        </w:tc>
        <w:tc>
          <w:tcPr>
            <w:tcW w:w="4398" w:type="dxa"/>
          </w:tcPr>
          <w:p w14:paraId="43C442D3" w14:textId="77777777" w:rsidR="00EF48AD" w:rsidRDefault="00EF48AD" w:rsidP="005D1E16">
            <w:r>
              <w:t>Okrajový efekt nepřirozeného charakteru</w:t>
            </w:r>
          </w:p>
        </w:tc>
        <w:tc>
          <w:tcPr>
            <w:tcW w:w="4398" w:type="dxa"/>
          </w:tcPr>
          <w:p w14:paraId="5B44727D" w14:textId="77777777" w:rsidR="00EF48AD" w:rsidRDefault="00EF48AD" w:rsidP="005D1E16">
            <w:r>
              <w:t>Sloučená AVMB</w:t>
            </w:r>
          </w:p>
        </w:tc>
      </w:tr>
      <w:tr w:rsidR="00EF48AD" w14:paraId="194AE6C1" w14:textId="77777777" w:rsidTr="003D09DE">
        <w:tc>
          <w:tcPr>
            <w:tcW w:w="4397" w:type="dxa"/>
          </w:tcPr>
          <w:p w14:paraId="691B77CD" w14:textId="77777777" w:rsidR="00EF48AD" w:rsidRDefault="00EF48AD" w:rsidP="005D1E16">
            <w:r>
              <w:t>celistvost</w:t>
            </w:r>
          </w:p>
        </w:tc>
        <w:tc>
          <w:tcPr>
            <w:tcW w:w="4398" w:type="dxa"/>
          </w:tcPr>
          <w:p w14:paraId="5DCFE822" w14:textId="77777777" w:rsidR="00EF48AD" w:rsidRDefault="00EF48AD" w:rsidP="005D1E16">
            <w:r>
              <w:rPr>
                <w:color w:val="C45911" w:themeColor="accent2" w:themeShade="BF"/>
              </w:rPr>
              <w:t>p</w:t>
            </w:r>
            <w:r w:rsidRPr="00EF48AD">
              <w:rPr>
                <w:color w:val="C45911" w:themeColor="accent2" w:themeShade="BF"/>
              </w:rPr>
              <w:t>rostorové uspořádání</w:t>
            </w:r>
          </w:p>
        </w:tc>
        <w:tc>
          <w:tcPr>
            <w:tcW w:w="4398" w:type="dxa"/>
          </w:tcPr>
          <w:p w14:paraId="0C095970" w14:textId="77777777" w:rsidR="00EF48AD" w:rsidRDefault="00EF48AD" w:rsidP="005D1E16">
            <w:r>
              <w:t>Stupeň fragmentace</w:t>
            </w:r>
          </w:p>
        </w:tc>
        <w:tc>
          <w:tcPr>
            <w:tcW w:w="4398" w:type="dxa"/>
          </w:tcPr>
          <w:p w14:paraId="5DB8E58B" w14:textId="77777777" w:rsidR="00EF48AD" w:rsidRDefault="00EF48AD" w:rsidP="005D1E16">
            <w:r>
              <w:t>Sloučená AVMB</w:t>
            </w:r>
          </w:p>
        </w:tc>
      </w:tr>
      <w:tr w:rsidR="00EF48AD" w14:paraId="65B29F3A" w14:textId="77777777" w:rsidTr="003D09DE">
        <w:tc>
          <w:tcPr>
            <w:tcW w:w="4397" w:type="dxa"/>
          </w:tcPr>
          <w:p w14:paraId="69834B1C" w14:textId="77777777" w:rsidR="00EF48AD" w:rsidRDefault="00EF48AD" w:rsidP="005D1E16">
            <w:r>
              <w:t>konektivita</w:t>
            </w:r>
          </w:p>
        </w:tc>
        <w:tc>
          <w:tcPr>
            <w:tcW w:w="4398" w:type="dxa"/>
          </w:tcPr>
          <w:p w14:paraId="6CE55892" w14:textId="77777777" w:rsidR="00EF48AD" w:rsidRDefault="00EF48AD" w:rsidP="005D1E16">
            <w:r>
              <w:rPr>
                <w:color w:val="C45911" w:themeColor="accent2" w:themeShade="BF"/>
              </w:rPr>
              <w:t>p</w:t>
            </w:r>
            <w:r w:rsidRPr="00EF48AD">
              <w:rPr>
                <w:color w:val="C45911" w:themeColor="accent2" w:themeShade="BF"/>
              </w:rPr>
              <w:t>rostorové uspořádání</w:t>
            </w:r>
          </w:p>
        </w:tc>
        <w:tc>
          <w:tcPr>
            <w:tcW w:w="4398" w:type="dxa"/>
          </w:tcPr>
          <w:p w14:paraId="3583CC5B" w14:textId="77777777" w:rsidR="00EF48AD" w:rsidRDefault="00EF48AD" w:rsidP="005D1E16">
            <w:r>
              <w:t>Efekt izolovanosti (</w:t>
            </w:r>
            <w:proofErr w:type="spellStart"/>
            <w:r>
              <w:t>metapopulace</w:t>
            </w:r>
            <w:proofErr w:type="spellEnd"/>
            <w:r>
              <w:t>)</w:t>
            </w:r>
          </w:p>
        </w:tc>
        <w:tc>
          <w:tcPr>
            <w:tcW w:w="4398" w:type="dxa"/>
          </w:tcPr>
          <w:p w14:paraId="1C438784" w14:textId="77777777" w:rsidR="00EF48AD" w:rsidRDefault="00EF48AD" w:rsidP="005D1E16">
            <w:r>
              <w:t>Sloučená AVMB</w:t>
            </w:r>
          </w:p>
        </w:tc>
      </w:tr>
      <w:tr w:rsidR="00EF48AD" w14:paraId="0757B2E0" w14:textId="77777777" w:rsidTr="003D09DE">
        <w:tc>
          <w:tcPr>
            <w:tcW w:w="4397" w:type="dxa"/>
          </w:tcPr>
          <w:p w14:paraId="109370D4" w14:textId="77777777" w:rsidR="00EF48AD" w:rsidRDefault="00EF48AD" w:rsidP="005D1E16">
            <w:proofErr w:type="spellStart"/>
            <w:r>
              <w:t>red</w:t>
            </w:r>
            <w:proofErr w:type="spellEnd"/>
            <w:r>
              <w:t xml:space="preserve"> list</w:t>
            </w:r>
          </w:p>
        </w:tc>
        <w:tc>
          <w:tcPr>
            <w:tcW w:w="4398" w:type="dxa"/>
          </w:tcPr>
          <w:p w14:paraId="035C390E" w14:textId="77777777" w:rsidR="00EF48AD" w:rsidRDefault="00EF48AD" w:rsidP="005D1E16">
            <w:r>
              <w:rPr>
                <w:color w:val="70AD47" w:themeColor="accent6"/>
              </w:rPr>
              <w:t>k</w:t>
            </w:r>
            <w:r w:rsidRPr="003D09DE">
              <w:rPr>
                <w:color w:val="70AD47" w:themeColor="accent6"/>
              </w:rPr>
              <w:t>valita</w:t>
            </w:r>
            <w:r>
              <w:rPr>
                <w:color w:val="70AD47" w:themeColor="accent6"/>
              </w:rPr>
              <w:t xml:space="preserve"> – nevstupuje do hodnocení</w:t>
            </w:r>
          </w:p>
        </w:tc>
        <w:tc>
          <w:tcPr>
            <w:tcW w:w="4398" w:type="dxa"/>
          </w:tcPr>
          <w:p w14:paraId="04057EDE" w14:textId="77777777" w:rsidR="00EF48AD" w:rsidRDefault="00EF48AD" w:rsidP="005D1E16">
            <w:r>
              <w:t>Vývoj v čase, určení příčiny degradace</w:t>
            </w:r>
          </w:p>
        </w:tc>
        <w:tc>
          <w:tcPr>
            <w:tcW w:w="4398" w:type="dxa"/>
          </w:tcPr>
          <w:p w14:paraId="61E0C7A3" w14:textId="77777777" w:rsidR="00EF48AD" w:rsidRDefault="00EF48AD" w:rsidP="005D1E16"/>
        </w:tc>
      </w:tr>
      <w:tr w:rsidR="00EF48AD" w14:paraId="2B2AECFD" w14:textId="77777777" w:rsidTr="003D09DE">
        <w:tc>
          <w:tcPr>
            <w:tcW w:w="4397" w:type="dxa"/>
          </w:tcPr>
          <w:p w14:paraId="4A75FC1D" w14:textId="77777777" w:rsidR="00EF48AD" w:rsidRDefault="00EF48AD" w:rsidP="005D1E16">
            <w:r>
              <w:t>IAS a EXP</w:t>
            </w:r>
          </w:p>
        </w:tc>
        <w:tc>
          <w:tcPr>
            <w:tcW w:w="4398" w:type="dxa"/>
          </w:tcPr>
          <w:p w14:paraId="2B55BBFA" w14:textId="77777777" w:rsidR="00EF48AD" w:rsidRDefault="00EF48AD" w:rsidP="005D1E16">
            <w:r>
              <w:rPr>
                <w:color w:val="70AD47" w:themeColor="accent6"/>
              </w:rPr>
              <w:t>k</w:t>
            </w:r>
            <w:r w:rsidRPr="00EF48AD">
              <w:rPr>
                <w:color w:val="70AD47" w:themeColor="accent6"/>
              </w:rPr>
              <w:t>valita</w:t>
            </w:r>
          </w:p>
        </w:tc>
        <w:tc>
          <w:tcPr>
            <w:tcW w:w="4398" w:type="dxa"/>
          </w:tcPr>
          <w:p w14:paraId="13193EB0" w14:textId="40D97CE9" w:rsidR="00EF48AD" w:rsidRDefault="00C41579" w:rsidP="005D1E16">
            <w:r>
              <w:t>M</w:t>
            </w:r>
            <w:r w:rsidR="00EF48AD">
              <w:t>íra narušení a degradace</w:t>
            </w:r>
          </w:p>
        </w:tc>
        <w:tc>
          <w:tcPr>
            <w:tcW w:w="4398" w:type="dxa"/>
          </w:tcPr>
          <w:p w14:paraId="4A86A9BF" w14:textId="77777777" w:rsidR="00EF48AD" w:rsidRDefault="00EF48AD" w:rsidP="005D1E16"/>
        </w:tc>
      </w:tr>
    </w:tbl>
    <w:p w14:paraId="663B47FC" w14:textId="6EB74048" w:rsidR="00ED74A5" w:rsidRDefault="00ED74A5" w:rsidP="005D1E16">
      <w:pPr>
        <w:rPr>
          <w:ins w:id="103" w:author="Jonáš Gaigr2" w:date="2022-09-30T11:49:00Z"/>
        </w:rPr>
      </w:pPr>
    </w:p>
    <w:p w14:paraId="42A1F5E8" w14:textId="77777777" w:rsidR="00884ABD" w:rsidRDefault="00884ABD">
      <w:pPr>
        <w:rPr>
          <w:ins w:id="104" w:author="Jonáš Gaigr2" w:date="2022-09-30T17:54:00Z"/>
          <w:b/>
        </w:rPr>
      </w:pPr>
      <w:ins w:id="105" w:author="Jonáš Gaigr2" w:date="2022-09-30T17:54:00Z">
        <w:r>
          <w:rPr>
            <w:b/>
          </w:rPr>
          <w:t>Konektivita – možnosti změny</w:t>
        </w:r>
      </w:ins>
    </w:p>
    <w:p w14:paraId="687EF8A0" w14:textId="72CAE715" w:rsidR="00275B5F" w:rsidRPr="00884ABD" w:rsidRDefault="00884ABD" w:rsidP="00884ABD">
      <w:pPr>
        <w:rPr>
          <w:ins w:id="106" w:author="Jonáš Gaigr2" w:date="2022-09-30T17:29:00Z"/>
        </w:rPr>
      </w:pPr>
      <w:ins w:id="107" w:author="Jonáš Gaigr2" w:date="2022-09-30T17:59:00Z">
        <w:r>
          <w:t>Nejjednodušší revizí parametru, která zároveň zvýší jeho výpovědní hodnotu je použití průměrné vzdálenost</w:t>
        </w:r>
      </w:ins>
      <w:ins w:id="108" w:author="Jonáš Gaigr2" w:date="2022-09-30T18:00:00Z">
        <w:r>
          <w:t>i segmentu</w:t>
        </w:r>
      </w:ins>
      <w:ins w:id="109" w:author="Jonáš Gaigr2" w:date="2022-09-30T17:59:00Z">
        <w:r>
          <w:t xml:space="preserve"> k x nejbližším sousedům</w:t>
        </w:r>
      </w:ins>
      <w:ins w:id="110" w:author="Jonáš Gaigr2" w:date="2022-09-30T17:56:00Z">
        <w:r>
          <w:t xml:space="preserve"> </w:t>
        </w:r>
      </w:ins>
      <w:ins w:id="111" w:author="Jonáš Gaigr2" w:date="2022-09-30T18:00:00Z">
        <w:r>
          <w:t>místo vzdálenosti k</w:t>
        </w:r>
      </w:ins>
      <w:ins w:id="112" w:author="Jonáš Gaigr2" w:date="2022-09-30T17:57:00Z">
        <w:r>
          <w:t> </w:t>
        </w:r>
      </w:ins>
      <w:ins w:id="113" w:author="Jonáš Gaigr2" w:date="2022-09-30T17:56:00Z">
        <w:r>
          <w:t xml:space="preserve">nejbližšímu </w:t>
        </w:r>
      </w:ins>
      <w:ins w:id="114" w:author="Jonáš Gaigr2" w:date="2022-09-30T18:00:00Z">
        <w:r>
          <w:t>segmentu.  Složitějších metrik je řada a jejich výběr se odvíjí od důvodů, které ke sledování ko</w:t>
        </w:r>
      </w:ins>
      <w:ins w:id="115" w:author="Jonáš Gaigr2" w:date="2022-09-30T18:01:00Z">
        <w:r>
          <w:t xml:space="preserve">nektivity máme. </w:t>
        </w:r>
      </w:ins>
      <w:proofErr w:type="spellStart"/>
      <w:ins w:id="116" w:author="Jonáš Gaigr2" w:date="2022-09-30T17:56:00Z">
        <w:r>
          <w:t>Review</w:t>
        </w:r>
        <w:proofErr w:type="spellEnd"/>
        <w:r>
          <w:t xml:space="preserve"> „</w:t>
        </w:r>
        <w:proofErr w:type="spellStart"/>
        <w:r w:rsidRPr="00884ABD">
          <w:rPr>
            <w:rPrChange w:id="117" w:author="Jonáš Gaigr2" w:date="2022-09-30T17:56:00Z">
              <w:rPr>
                <w:b/>
              </w:rPr>
            </w:rPrChange>
          </w:rPr>
          <w:t>Connectivity</w:t>
        </w:r>
        <w:proofErr w:type="spellEnd"/>
        <w:r w:rsidRPr="00884ABD">
          <w:rPr>
            <w:rPrChange w:id="118" w:author="Jonáš Gaigr2" w:date="2022-09-30T17:56:00Z">
              <w:rPr>
                <w:b/>
              </w:rPr>
            </w:rPrChange>
          </w:rPr>
          <w:t xml:space="preserve"> </w:t>
        </w:r>
        <w:proofErr w:type="spellStart"/>
        <w:r w:rsidRPr="00884ABD">
          <w:rPr>
            <w:rPrChange w:id="119" w:author="Jonáš Gaigr2" w:date="2022-09-30T17:56:00Z">
              <w:rPr>
                <w:b/>
              </w:rPr>
            </w:rPrChange>
          </w:rPr>
          <w:t>metrics</w:t>
        </w:r>
        <w:proofErr w:type="spellEnd"/>
        <w:r w:rsidRPr="00884ABD">
          <w:rPr>
            <w:rPrChange w:id="120" w:author="Jonáš Gaigr2" w:date="2022-09-30T17:56:00Z">
              <w:rPr>
                <w:b/>
              </w:rPr>
            </w:rPrChange>
          </w:rPr>
          <w:t xml:space="preserve"> </w:t>
        </w:r>
        <w:proofErr w:type="spellStart"/>
        <w:r w:rsidRPr="00884ABD">
          <w:rPr>
            <w:rPrChange w:id="121" w:author="Jonáš Gaigr2" w:date="2022-09-30T17:56:00Z">
              <w:rPr>
                <w:b/>
              </w:rPr>
            </w:rPrChange>
          </w:rPr>
          <w:t>for</w:t>
        </w:r>
        <w:proofErr w:type="spellEnd"/>
        <w:r w:rsidRPr="00884ABD">
          <w:rPr>
            <w:rPrChange w:id="122" w:author="Jonáš Gaigr2" w:date="2022-09-30T17:56:00Z">
              <w:rPr>
                <w:b/>
              </w:rPr>
            </w:rPrChange>
          </w:rPr>
          <w:t xml:space="preserve"> </w:t>
        </w:r>
        <w:proofErr w:type="spellStart"/>
        <w:r w:rsidRPr="00884ABD">
          <w:rPr>
            <w:rPrChange w:id="123" w:author="Jonáš Gaigr2" w:date="2022-09-30T17:56:00Z">
              <w:rPr>
                <w:b/>
              </w:rPr>
            </w:rPrChange>
          </w:rPr>
          <w:t>conservation</w:t>
        </w:r>
        <w:proofErr w:type="spellEnd"/>
        <w:r w:rsidRPr="00884ABD">
          <w:rPr>
            <w:rPrChange w:id="124" w:author="Jonáš Gaigr2" w:date="2022-09-30T17:56:00Z">
              <w:rPr>
                <w:b/>
              </w:rPr>
            </w:rPrChange>
          </w:rPr>
          <w:t xml:space="preserve"> </w:t>
        </w:r>
        <w:proofErr w:type="spellStart"/>
        <w:r w:rsidRPr="00884ABD">
          <w:rPr>
            <w:rPrChange w:id="125" w:author="Jonáš Gaigr2" w:date="2022-09-30T17:56:00Z">
              <w:rPr>
                <w:b/>
              </w:rPr>
            </w:rPrChange>
          </w:rPr>
          <w:t>planning</w:t>
        </w:r>
        <w:proofErr w:type="spellEnd"/>
        <w:r w:rsidRPr="00884ABD">
          <w:rPr>
            <w:rPrChange w:id="126" w:author="Jonáš Gaigr2" w:date="2022-09-30T17:56:00Z">
              <w:rPr>
                <w:b/>
              </w:rPr>
            </w:rPrChange>
          </w:rPr>
          <w:t xml:space="preserve"> and monitoring</w:t>
        </w:r>
        <w:r>
          <w:t xml:space="preserve">“ </w:t>
        </w:r>
      </w:ins>
      <w:ins w:id="127" w:author="Jonáš Gaigr2" w:date="2022-09-30T18:02:00Z">
        <w:r>
          <w:t>obsahuje přehled často</w:t>
        </w:r>
      </w:ins>
      <w:ins w:id="128" w:author="Jonáš Gaigr2" w:date="2022-09-30T17:56:00Z">
        <w:r>
          <w:t xml:space="preserve"> využívaných metrik </w:t>
        </w:r>
      </w:ins>
      <w:ins w:id="129" w:author="Jonáš Gaigr2" w:date="2022-09-30T18:02:00Z">
        <w:r>
          <w:t xml:space="preserve">konektivity v ochranářské praxi </w:t>
        </w:r>
      </w:ins>
      <w:ins w:id="130" w:author="Jonáš Gaigr2" w:date="2022-09-30T17:56:00Z">
        <w:r>
          <w:t>(</w:t>
        </w:r>
      </w:ins>
      <w:ins w:id="131" w:author="Jonáš Gaigr2" w:date="2022-09-30T17:58:00Z">
        <w:r>
          <w:fldChar w:fldCharType="begin"/>
        </w:r>
        <w:r>
          <w:instrText xml:space="preserve"> HYPERLINK "</w:instrText>
        </w:r>
      </w:ins>
      <w:ins w:id="132" w:author="Jonáš Gaigr2" w:date="2022-09-30T17:55:00Z">
        <w:r w:rsidRPr="00884ABD">
          <w:rPr>
            <w:rPrChange w:id="133" w:author="Jonáš Gaigr2" w:date="2022-09-30T17:56:00Z">
              <w:rPr>
                <w:b/>
              </w:rPr>
            </w:rPrChange>
          </w:rPr>
          <w:instrText>https://www.sciencedirect.com/science/article/pii/S0006320721000604</w:instrText>
        </w:r>
      </w:ins>
      <w:ins w:id="134" w:author="Jonáš Gaigr2" w:date="2022-09-30T17:58:00Z">
        <w:r>
          <w:instrText xml:space="preserve">" </w:instrText>
        </w:r>
        <w:r>
          <w:fldChar w:fldCharType="separate"/>
        </w:r>
      </w:ins>
      <w:ins w:id="135" w:author="Jonáš Gaigr2" w:date="2022-09-30T17:55:00Z">
        <w:r w:rsidRPr="00C35F4A">
          <w:rPr>
            <w:rStyle w:val="Hypertextovodkaz"/>
            <w:rPrChange w:id="136" w:author="Jonáš Gaigr2" w:date="2022-09-30T17:56:00Z">
              <w:rPr>
                <w:b/>
              </w:rPr>
            </w:rPrChange>
          </w:rPr>
          <w:t>https://www.sciencedirect.com/science/article/pii/S0006320721000604</w:t>
        </w:r>
      </w:ins>
      <w:ins w:id="137" w:author="Jonáš Gaigr2" w:date="2022-09-30T17:58:00Z">
        <w:r>
          <w:fldChar w:fldCharType="end"/>
        </w:r>
      </w:ins>
      <w:ins w:id="138" w:author="Jonáš Gaigr2" w:date="2022-09-30T17:56:00Z">
        <w:r>
          <w:t>)</w:t>
        </w:r>
      </w:ins>
      <w:ins w:id="139" w:author="Jonáš Gaigr2" w:date="2022-09-30T18:02:00Z">
        <w:r>
          <w:t xml:space="preserve"> a vycháze</w:t>
        </w:r>
        <w:bookmarkStart w:id="140" w:name="_GoBack"/>
        <w:bookmarkEnd w:id="140"/>
        <w:r>
          <w:t xml:space="preserve">l bych z něj při výběru možných kandidátů. Pro potřeby hodnocení </w:t>
        </w:r>
      </w:ins>
      <w:ins w:id="141" w:author="Jonáš Gaigr2" w:date="2022-09-30T18:08:00Z">
        <w:r w:rsidR="00424DAF">
          <w:t>můžeme vybírat</w:t>
        </w:r>
      </w:ins>
      <w:ins w:id="142" w:author="Jonáš Gaigr2" w:date="2022-09-30T18:02:00Z">
        <w:r>
          <w:t xml:space="preserve"> mezi </w:t>
        </w:r>
      </w:ins>
      <w:ins w:id="143" w:author="Jonáš Gaigr2" w:date="2022-09-30T18:03:00Z">
        <w:r>
          <w:t>metrikami strukturální</w:t>
        </w:r>
      </w:ins>
      <w:ins w:id="144" w:author="Jonáš Gaigr2" w:date="2022-09-30T18:02:00Z">
        <w:r>
          <w:t xml:space="preserve"> </w:t>
        </w:r>
      </w:ins>
      <w:ins w:id="145" w:author="Jonáš Gaigr2" w:date="2022-09-30T18:03:00Z">
        <w:r>
          <w:t>konektivity a metrikami popisujícími rezistenci biotopu v</w:t>
        </w:r>
      </w:ins>
      <w:ins w:id="146" w:author="Jonáš Gaigr2" w:date="2022-09-30T18:04:00Z">
        <w:r>
          <w:t> </w:t>
        </w:r>
      </w:ins>
      <w:ins w:id="147" w:author="Jonáš Gaigr2" w:date="2022-09-30T18:03:00Z">
        <w:r>
          <w:t xml:space="preserve">rámci </w:t>
        </w:r>
      </w:ins>
      <w:ins w:id="148" w:author="Jonáš Gaigr2" w:date="2022-09-30T18:04:00Z">
        <w:r>
          <w:t>sledovaného území.</w:t>
        </w:r>
      </w:ins>
      <w:ins w:id="149" w:author="Jonáš Gaigr2" w:date="2022-09-30T18:06:00Z">
        <w:r w:rsidR="00424DAF">
          <w:t xml:space="preserve"> Většinu metrik strukturální konektivity je relativně jednoduché napočítat, </w:t>
        </w:r>
      </w:ins>
      <w:ins w:id="150" w:author="Jonáš Gaigr2" w:date="2022-09-30T18:07:00Z">
        <w:r w:rsidR="00424DAF">
          <w:t xml:space="preserve">metriky druhé kategorie by bylo třeba počítat zvlášť a nejsou jasně vysvětlitelné. </w:t>
        </w:r>
      </w:ins>
      <w:ins w:id="151" w:author="Jonáš Gaigr2" w:date="2022-09-30T18:08:00Z">
        <w:r w:rsidR="00424DAF" w:rsidRPr="004E2B95">
          <w:rPr>
            <w:b/>
            <w:rPrChange w:id="152" w:author="Jonáš Gaigr2" w:date="2022-09-30T18:13:00Z">
              <w:rPr/>
            </w:rPrChange>
          </w:rPr>
          <w:t>Výběr</w:t>
        </w:r>
      </w:ins>
      <w:ins w:id="153" w:author="Jonáš Gaigr2" w:date="2022-09-30T18:07:00Z">
        <w:r w:rsidR="00424DAF" w:rsidRPr="004E2B95">
          <w:rPr>
            <w:b/>
            <w:rPrChange w:id="154" w:author="Jonáš Gaigr2" w:date="2022-09-30T18:13:00Z">
              <w:rPr/>
            </w:rPrChange>
          </w:rPr>
          <w:t xml:space="preserve"> </w:t>
        </w:r>
      </w:ins>
      <w:ins w:id="155" w:author="Jonáš Gaigr2" w:date="2022-09-30T18:08:00Z">
        <w:r w:rsidR="00424DAF" w:rsidRPr="004E2B95">
          <w:rPr>
            <w:b/>
            <w:rPrChange w:id="156" w:author="Jonáš Gaigr2" w:date="2022-09-30T18:13:00Z">
              <w:rPr/>
            </w:rPrChange>
          </w:rPr>
          <w:t>bych tedy omezil na strukturální konektivitu.</w:t>
        </w:r>
      </w:ins>
      <w:ins w:id="157" w:author="Jonáš Gaigr2" w:date="2022-09-30T17:29:00Z">
        <w:r w:rsidR="00275B5F" w:rsidRPr="00884ABD">
          <w:br w:type="page"/>
        </w:r>
      </w:ins>
    </w:p>
    <w:p w14:paraId="0729F515" w14:textId="0D148D57" w:rsidR="00A77FDF" w:rsidRDefault="00281C28" w:rsidP="005D1E16">
      <w:pPr>
        <w:rPr>
          <w:ins w:id="158" w:author="Jonáš Gaigr2" w:date="2022-09-30T16:53:00Z"/>
          <w:b/>
        </w:rPr>
      </w:pPr>
      <w:ins w:id="159" w:author="Jonáš Gaigr2" w:date="2022-09-30T16:59:00Z">
        <w:r>
          <w:rPr>
            <w:b/>
          </w:rPr>
          <w:lastRenderedPageBreak/>
          <w:t>Návrh OMON k p</w:t>
        </w:r>
      </w:ins>
      <w:ins w:id="160" w:author="Jonáš Gaigr2" w:date="2022-09-30T11:49:00Z">
        <w:r w:rsidRPr="00281C28">
          <w:rPr>
            <w:b/>
          </w:rPr>
          <w:t>roblematice</w:t>
        </w:r>
        <w:r w:rsidR="00A77FDF" w:rsidRPr="00281C28">
          <w:rPr>
            <w:b/>
            <w:rPrChange w:id="161" w:author="Jonáš Gaigr2" w:date="2022-09-30T16:53:00Z">
              <w:rPr/>
            </w:rPrChange>
          </w:rPr>
          <w:t xml:space="preserve"> pasek</w:t>
        </w:r>
      </w:ins>
    </w:p>
    <w:tbl>
      <w:tblPr>
        <w:tblStyle w:val="Mkatabulky"/>
        <w:tblpPr w:leftFromText="180" w:rightFromText="180" w:horzAnchor="margin" w:tblpY="542"/>
        <w:tblW w:w="5000" w:type="pct"/>
        <w:tblLayout w:type="fixed"/>
        <w:tblLook w:val="04A0" w:firstRow="1" w:lastRow="0" w:firstColumn="1" w:lastColumn="0" w:noHBand="0" w:noVBand="1"/>
      </w:tblPr>
      <w:tblGrid>
        <w:gridCol w:w="861"/>
        <w:gridCol w:w="3156"/>
        <w:gridCol w:w="862"/>
        <w:gridCol w:w="2858"/>
        <w:gridCol w:w="871"/>
        <w:gridCol w:w="2228"/>
        <w:gridCol w:w="1063"/>
        <w:gridCol w:w="3114"/>
        <w:tblGridChange w:id="162">
          <w:tblGrid>
            <w:gridCol w:w="861"/>
            <w:gridCol w:w="3156"/>
            <w:gridCol w:w="862"/>
            <w:gridCol w:w="2858"/>
            <w:gridCol w:w="871"/>
            <w:gridCol w:w="2228"/>
            <w:gridCol w:w="1063"/>
            <w:gridCol w:w="3114"/>
          </w:tblGrid>
        </w:tblGridChange>
      </w:tblGrid>
      <w:tr w:rsidR="006315DD" w:rsidRPr="00581E55" w14:paraId="470E5BC3" w14:textId="77777777" w:rsidTr="00AE049D">
        <w:trPr>
          <w:trHeight w:val="705"/>
          <w:tblHeader/>
          <w:ins w:id="163" w:author="Jonáš Gaigr2" w:date="2022-09-30T17:06:00Z"/>
        </w:trPr>
        <w:tc>
          <w:tcPr>
            <w:tcW w:w="1338" w:type="pct"/>
            <w:gridSpan w:val="2"/>
            <w:shd w:val="clear" w:color="auto" w:fill="C5E0B3" w:themeFill="accent6" w:themeFillTint="66"/>
          </w:tcPr>
          <w:p w14:paraId="7C7E5E2D" w14:textId="77777777" w:rsidR="006315DD" w:rsidRPr="00143003" w:rsidRDefault="006315DD" w:rsidP="00AE049D">
            <w:pPr>
              <w:rPr>
                <w:ins w:id="164" w:author="Jonáš Gaigr2" w:date="2022-09-30T17:06:00Z"/>
                <w:rFonts w:ascii="Arial" w:hAnsi="Arial" w:cs="Arial"/>
                <w:b/>
              </w:rPr>
            </w:pPr>
            <w:ins w:id="165" w:author="Jonáš Gaigr2" w:date="2022-09-30T17:06:00Z">
              <w:r w:rsidRPr="00143003">
                <w:rPr>
                  <w:rFonts w:ascii="Arial" w:hAnsi="Arial" w:cs="Arial"/>
                  <w:b/>
                </w:rPr>
                <w:t>Stávající SDF</w:t>
              </w:r>
            </w:ins>
          </w:p>
          <w:p w14:paraId="16EFD6D7" w14:textId="77777777" w:rsidR="006315DD" w:rsidRPr="00143003" w:rsidRDefault="006315DD" w:rsidP="00AE049D">
            <w:pPr>
              <w:tabs>
                <w:tab w:val="center" w:pos="636"/>
              </w:tabs>
              <w:rPr>
                <w:ins w:id="166" w:author="Jonáš Gaigr2" w:date="2022-09-30T17:06:00Z"/>
                <w:rFonts w:ascii="Arial" w:hAnsi="Arial" w:cs="Arial"/>
                <w:sz w:val="20"/>
              </w:rPr>
            </w:pPr>
            <w:ins w:id="167" w:author="Jonáš Gaigr2" w:date="2022-09-30T17:06:00Z">
              <w:r w:rsidRPr="005103FB">
                <w:rPr>
                  <w:rFonts w:ascii="Arial" w:hAnsi="Arial" w:cs="Arial"/>
                  <w:sz w:val="20"/>
                </w:rPr>
                <w:t>https://eur-lex.europa.eu/legal-content/EN/TXT/HTML/?uri=CELEX:32011D0484&amp;from=EN</w:t>
              </w:r>
            </w:ins>
          </w:p>
          <w:p w14:paraId="0A11BE91" w14:textId="77777777" w:rsidR="006315DD" w:rsidRPr="00143003" w:rsidRDefault="006315DD" w:rsidP="00AE049D">
            <w:pPr>
              <w:rPr>
                <w:ins w:id="168" w:author="Jonáš Gaigr2" w:date="2022-09-30T17:06:00Z"/>
                <w:rFonts w:ascii="Arial" w:hAnsi="Arial" w:cs="Arial"/>
              </w:rPr>
            </w:pPr>
            <w:ins w:id="169" w:author="Jonáš Gaigr2" w:date="2022-09-30T17:06:00Z">
              <w:r w:rsidRPr="005103FB">
                <w:rPr>
                  <w:rFonts w:ascii="Arial" w:hAnsi="Arial" w:cs="Arial"/>
                  <w:sz w:val="20"/>
                </w:rPr>
                <w:t>file:///S:\_NATURA%202000\_SDF\2022\priloha_1__metodika_aktualizace_sdf_2022.docx</w:t>
              </w:r>
              <w:r w:rsidRPr="00143003">
                <w:rPr>
                  <w:rFonts w:ascii="Arial" w:hAnsi="Arial" w:cs="Arial"/>
                  <w:sz w:val="20"/>
                </w:rPr>
                <w:t xml:space="preserve"> (str. 42)</w:t>
              </w:r>
            </w:ins>
          </w:p>
        </w:tc>
        <w:tc>
          <w:tcPr>
            <w:tcW w:w="1239" w:type="pct"/>
            <w:gridSpan w:val="2"/>
            <w:shd w:val="clear" w:color="auto" w:fill="C5E0B3" w:themeFill="accent6" w:themeFillTint="66"/>
          </w:tcPr>
          <w:p w14:paraId="65C86696" w14:textId="77777777" w:rsidR="006315DD" w:rsidRPr="00143003" w:rsidRDefault="006315DD" w:rsidP="00AE049D">
            <w:pPr>
              <w:rPr>
                <w:ins w:id="170" w:author="Jonáš Gaigr2" w:date="2022-09-30T17:06:00Z"/>
                <w:rFonts w:ascii="Arial" w:hAnsi="Arial" w:cs="Arial"/>
                <w:b/>
              </w:rPr>
            </w:pPr>
            <w:ins w:id="171" w:author="Jonáš Gaigr2" w:date="2022-09-30T17:06:00Z">
              <w:r w:rsidRPr="00143003">
                <w:rPr>
                  <w:rFonts w:ascii="Arial" w:hAnsi="Arial" w:cs="Arial"/>
                  <w:b/>
                </w:rPr>
                <w:t>Nové SDF (od 2024/2025)</w:t>
              </w:r>
            </w:ins>
          </w:p>
          <w:p w14:paraId="5414853F" w14:textId="77777777" w:rsidR="006315DD" w:rsidRPr="00143003" w:rsidRDefault="006315DD" w:rsidP="00AE049D">
            <w:pPr>
              <w:rPr>
                <w:ins w:id="172" w:author="Jonáš Gaigr2" w:date="2022-09-30T17:06:00Z"/>
                <w:rFonts w:ascii="Arial" w:hAnsi="Arial" w:cs="Arial"/>
              </w:rPr>
            </w:pPr>
            <w:ins w:id="173" w:author="Jonáš Gaigr2" w:date="2022-09-30T17:06:00Z">
              <w:r w:rsidRPr="00143003">
                <w:rPr>
                  <w:rFonts w:ascii="Arial" w:hAnsi="Arial" w:cs="Arial"/>
                  <w:sz w:val="20"/>
                </w:rPr>
                <w:t xml:space="preserve">S:\_NATURA 2000\_SDF\revize formátu SDF 2021 EK\20220920_for </w:t>
              </w:r>
              <w:proofErr w:type="spellStart"/>
              <w:r w:rsidRPr="00143003">
                <w:rPr>
                  <w:rFonts w:ascii="Arial" w:hAnsi="Arial" w:cs="Arial"/>
                  <w:sz w:val="20"/>
                </w:rPr>
                <w:t>comments</w:t>
              </w:r>
              <w:proofErr w:type="spellEnd"/>
              <w:r>
                <w:rPr>
                  <w:rFonts w:ascii="Arial" w:hAnsi="Arial" w:cs="Arial"/>
                  <w:sz w:val="20"/>
                </w:rPr>
                <w:t xml:space="preserve">  </w:t>
              </w:r>
              <w:r w:rsidRPr="00143003">
                <w:rPr>
                  <w:rFonts w:ascii="Arial" w:hAnsi="Arial" w:cs="Arial"/>
                  <w:sz w:val="20"/>
                </w:rPr>
                <w:t xml:space="preserve">  </w:t>
              </w:r>
            </w:ins>
          </w:p>
        </w:tc>
        <w:tc>
          <w:tcPr>
            <w:tcW w:w="1032" w:type="pct"/>
            <w:gridSpan w:val="2"/>
            <w:shd w:val="clear" w:color="auto" w:fill="C5E0B3" w:themeFill="accent6" w:themeFillTint="66"/>
          </w:tcPr>
          <w:p w14:paraId="3248AC49" w14:textId="77777777" w:rsidR="006315DD" w:rsidRDefault="006315DD" w:rsidP="00AE049D">
            <w:pPr>
              <w:rPr>
                <w:ins w:id="174" w:author="Jonáš Gaigr2" w:date="2022-09-30T17:06:00Z"/>
                <w:rFonts w:ascii="Arial" w:hAnsi="Arial" w:cs="Arial"/>
                <w:b/>
              </w:rPr>
            </w:pPr>
            <w:ins w:id="175" w:author="Jonáš Gaigr2" w:date="2022-09-30T17:06:00Z">
              <w:r w:rsidRPr="005103FB">
                <w:rPr>
                  <w:rFonts w:ascii="Arial" w:hAnsi="Arial" w:cs="Arial"/>
                  <w:b/>
                </w:rPr>
                <w:t>Parametry TAČR k</w:t>
              </w:r>
              <w:r>
                <w:rPr>
                  <w:rFonts w:ascii="Arial" w:hAnsi="Arial" w:cs="Arial"/>
                  <w:b/>
                </w:rPr>
                <w:t> </w:t>
              </w:r>
              <w:r w:rsidRPr="005103FB">
                <w:rPr>
                  <w:rFonts w:ascii="Arial" w:hAnsi="Arial" w:cs="Arial"/>
                  <w:b/>
                </w:rPr>
                <w:t>použití</w:t>
              </w:r>
            </w:ins>
          </w:p>
          <w:p w14:paraId="290643AA" w14:textId="77777777" w:rsidR="006315DD" w:rsidRDefault="006315DD" w:rsidP="00AE049D">
            <w:pPr>
              <w:rPr>
                <w:ins w:id="176" w:author="Jonáš Gaigr2" w:date="2022-09-30T17:06:00Z"/>
                <w:rFonts w:ascii="Arial" w:hAnsi="Arial" w:cs="Arial"/>
                <w:sz w:val="20"/>
                <w:szCs w:val="20"/>
              </w:rPr>
            </w:pPr>
            <w:ins w:id="177" w:author="Jonáš Gaigr2" w:date="2022-09-30T17:06:00Z">
              <w:r w:rsidRPr="00B053D7">
                <w:rPr>
                  <w:rFonts w:ascii="Arial" w:hAnsi="Arial" w:cs="Arial"/>
                  <w:bCs/>
                  <w:sz w:val="20"/>
                  <w:szCs w:val="20"/>
                </w:rPr>
                <w:t xml:space="preserve">(pro SDF nevyužitelné nejspíše: </w:t>
              </w:r>
              <w:proofErr w:type="spellStart"/>
              <w:r w:rsidRPr="00B053D7">
                <w:rPr>
                  <w:rFonts w:ascii="Arial" w:hAnsi="Arial" w:cs="Arial"/>
                  <w:sz w:val="20"/>
                  <w:szCs w:val="20"/>
                </w:rPr>
                <w:t>minimiareál</w:t>
              </w:r>
              <w:proofErr w:type="spellEnd"/>
              <w:r w:rsidRPr="00B053D7">
                <w:rPr>
                  <w:rFonts w:ascii="Arial" w:hAnsi="Arial" w:cs="Arial"/>
                  <w:sz w:val="20"/>
                  <w:szCs w:val="20"/>
                </w:rPr>
                <w:t xml:space="preserve">, mozaika, celistvost, konektivita, </w:t>
              </w:r>
              <w:proofErr w:type="spellStart"/>
              <w:r w:rsidRPr="00B053D7">
                <w:rPr>
                  <w:rFonts w:ascii="Arial" w:hAnsi="Arial" w:cs="Arial"/>
                  <w:sz w:val="20"/>
                  <w:szCs w:val="20"/>
                </w:rPr>
                <w:t>Red</w:t>
              </w:r>
              <w:proofErr w:type="spellEnd"/>
              <w:r w:rsidRPr="00B053D7">
                <w:rPr>
                  <w:rFonts w:ascii="Arial" w:hAnsi="Arial" w:cs="Arial"/>
                  <w:sz w:val="20"/>
                  <w:szCs w:val="20"/>
                </w:rPr>
                <w:t xml:space="preserve"> List, IAS, EXP</w:t>
              </w:r>
              <w:r>
                <w:rPr>
                  <w:rFonts w:ascii="Arial" w:hAnsi="Arial" w:cs="Arial"/>
                  <w:sz w:val="20"/>
                  <w:szCs w:val="20"/>
                </w:rPr>
                <w:t>, ale v pořádku, pokud jsou to pro nás na národní úrovni relevantní údaje)</w:t>
              </w:r>
            </w:ins>
          </w:p>
          <w:p w14:paraId="705E8DBF" w14:textId="77777777" w:rsidR="006315DD" w:rsidRPr="00B053D7" w:rsidRDefault="006315DD" w:rsidP="00AE049D">
            <w:pPr>
              <w:rPr>
                <w:ins w:id="178" w:author="Jonáš Gaigr2" w:date="2022-09-30T17:06:00Z"/>
                <w:rFonts w:ascii="Arial" w:hAnsi="Arial" w:cs="Arial"/>
                <w:b/>
                <w:sz w:val="20"/>
                <w:szCs w:val="20"/>
              </w:rPr>
            </w:pPr>
          </w:p>
        </w:tc>
        <w:tc>
          <w:tcPr>
            <w:tcW w:w="1391" w:type="pct"/>
            <w:gridSpan w:val="2"/>
            <w:shd w:val="clear" w:color="auto" w:fill="C5E0B3" w:themeFill="accent6" w:themeFillTint="66"/>
          </w:tcPr>
          <w:p w14:paraId="7670D30B" w14:textId="77777777" w:rsidR="006315DD" w:rsidRPr="005103FB" w:rsidRDefault="006315DD" w:rsidP="00AE049D">
            <w:pPr>
              <w:rPr>
                <w:ins w:id="179" w:author="Jonáš Gaigr2" w:date="2022-09-30T17:06:00Z"/>
                <w:rFonts w:ascii="Arial" w:hAnsi="Arial" w:cs="Arial"/>
                <w:b/>
              </w:rPr>
            </w:pPr>
            <w:ins w:id="180" w:author="Jonáš Gaigr2" w:date="2022-09-30T17:06:00Z">
              <w:r w:rsidRPr="005103FB">
                <w:rPr>
                  <w:rFonts w:ascii="Arial" w:hAnsi="Arial" w:cs="Arial"/>
                  <w:b/>
                </w:rPr>
                <w:t>Reporting Článek 17 HD (uvedeny jen relevantní)</w:t>
              </w:r>
            </w:ins>
          </w:p>
          <w:p w14:paraId="615D342C" w14:textId="77777777" w:rsidR="006315DD" w:rsidRDefault="006315DD" w:rsidP="00AE049D">
            <w:pPr>
              <w:rPr>
                <w:ins w:id="181" w:author="Jonáš Gaigr2" w:date="2022-09-30T17:06:00Z"/>
                <w:rFonts w:ascii="Arial" w:hAnsi="Arial" w:cs="Arial"/>
                <w:sz w:val="20"/>
                <w:szCs w:val="20"/>
              </w:rPr>
            </w:pPr>
            <w:ins w:id="182" w:author="Jonáš Gaigr2" w:date="2022-09-30T17:06:00Z">
              <w:r>
                <w:fldChar w:fldCharType="begin"/>
              </w:r>
              <w:r>
                <w:instrText xml:space="preserve"> HYPERLINK "https://cdr.eionet.europa.eu/help/habitats_art17" </w:instrText>
              </w:r>
              <w:r>
                <w:fldChar w:fldCharType="separate"/>
              </w:r>
              <w:r w:rsidRPr="009E6DE5">
                <w:rPr>
                  <w:rStyle w:val="Hypertextovodkaz"/>
                  <w:rFonts w:ascii="Arial" w:hAnsi="Arial" w:cs="Arial"/>
                  <w:sz w:val="20"/>
                  <w:szCs w:val="20"/>
                </w:rPr>
                <w:t>https://cdr.eionet.europa.eu/help/habitats_art17</w:t>
              </w:r>
              <w:r>
                <w:rPr>
                  <w:rStyle w:val="Hypertextovodkaz"/>
                  <w:rFonts w:ascii="Arial" w:hAnsi="Arial" w:cs="Arial"/>
                  <w:sz w:val="20"/>
                  <w:szCs w:val="20"/>
                </w:rPr>
                <w:fldChar w:fldCharType="end"/>
              </w:r>
            </w:ins>
          </w:p>
          <w:p w14:paraId="4FA75A78" w14:textId="77777777" w:rsidR="006315DD" w:rsidRDefault="006315DD" w:rsidP="00AE049D">
            <w:pPr>
              <w:rPr>
                <w:ins w:id="183" w:author="Jonáš Gaigr2" w:date="2022-09-30T17:06:00Z"/>
                <w:rFonts w:ascii="Arial" w:hAnsi="Arial" w:cs="Arial"/>
                <w:sz w:val="20"/>
                <w:szCs w:val="20"/>
              </w:rPr>
            </w:pPr>
          </w:p>
          <w:p w14:paraId="6246894E" w14:textId="77777777" w:rsidR="006315DD" w:rsidRPr="00581E55" w:rsidRDefault="006315DD" w:rsidP="00AE049D">
            <w:pPr>
              <w:rPr>
                <w:ins w:id="184" w:author="Jonáš Gaigr2" w:date="2022-09-30T17:06:00Z"/>
                <w:rFonts w:ascii="Arial" w:hAnsi="Arial" w:cs="Arial"/>
                <w:sz w:val="20"/>
                <w:szCs w:val="20"/>
              </w:rPr>
            </w:pPr>
            <w:ins w:id="185" w:author="Jonáš Gaigr2" w:date="2022-09-30T17:06:00Z">
              <w:r>
                <w:rPr>
                  <w:rFonts w:ascii="Arial" w:hAnsi="Arial" w:cs="Arial"/>
                  <w:sz w:val="20"/>
                  <w:szCs w:val="20"/>
                </w:rPr>
                <w:t>Stav druhů a stanovišť je počítán zvlášť pro jednotlivé biogeografické oblasti! Nejedná se o hodnocení za celou ČR.</w:t>
              </w:r>
            </w:ins>
          </w:p>
        </w:tc>
      </w:tr>
      <w:tr w:rsidR="006315DD" w:rsidRPr="00CE48F2" w14:paraId="2B397C01" w14:textId="77777777" w:rsidTr="006315DD">
        <w:tblPrEx>
          <w:tblW w:w="5000" w:type="pct"/>
          <w:tblLayout w:type="fixed"/>
          <w:tblPrExChange w:id="186" w:author="Jonáš Gaigr2" w:date="2022-09-30T17:07:00Z">
            <w:tblPrEx>
              <w:tblW w:w="5000" w:type="pct"/>
              <w:tblLayout w:type="fixed"/>
            </w:tblPrEx>
          </w:tblPrExChange>
        </w:tblPrEx>
        <w:trPr>
          <w:trHeight w:val="366"/>
          <w:tblHeader/>
          <w:ins w:id="187" w:author="Jonáš Gaigr2" w:date="2022-09-30T17:06:00Z"/>
          <w:trPrChange w:id="188" w:author="Jonáš Gaigr2" w:date="2022-09-30T17:07:00Z">
            <w:trPr>
              <w:trHeight w:val="366"/>
              <w:tblHeader/>
            </w:trPr>
          </w:trPrChange>
        </w:trPr>
        <w:tc>
          <w:tcPr>
            <w:tcW w:w="287" w:type="pct"/>
            <w:shd w:val="clear" w:color="auto" w:fill="E2EFD9" w:themeFill="accent6" w:themeFillTint="33"/>
            <w:tcPrChange w:id="189" w:author="Jonáš Gaigr2" w:date="2022-09-30T17:07:00Z">
              <w:tcPr>
                <w:tcW w:w="287" w:type="pct"/>
                <w:shd w:val="clear" w:color="auto" w:fill="E2EFD9" w:themeFill="accent6" w:themeFillTint="33"/>
              </w:tcPr>
            </w:tcPrChange>
          </w:tcPr>
          <w:p w14:paraId="0CE32D4C" w14:textId="77777777" w:rsidR="006315DD" w:rsidRPr="00CE48F2" w:rsidRDefault="006315DD" w:rsidP="00AE049D">
            <w:pPr>
              <w:rPr>
                <w:ins w:id="190" w:author="Jonáš Gaigr2" w:date="2022-09-30T17:06:00Z"/>
                <w:rFonts w:ascii="Arial" w:hAnsi="Arial" w:cs="Arial"/>
                <w:b/>
                <w:bCs/>
              </w:rPr>
            </w:pPr>
            <w:ins w:id="191" w:author="Jonáš Gaigr2" w:date="2022-09-30T17:06:00Z">
              <w:r w:rsidRPr="00CE48F2">
                <w:rPr>
                  <w:rFonts w:ascii="Arial" w:hAnsi="Arial" w:cs="Arial"/>
                  <w:b/>
                  <w:bCs/>
                </w:rPr>
                <w:t>Parametr</w:t>
              </w:r>
            </w:ins>
          </w:p>
        </w:tc>
        <w:tc>
          <w:tcPr>
            <w:tcW w:w="1051" w:type="pct"/>
            <w:shd w:val="clear" w:color="auto" w:fill="E2EFD9" w:themeFill="accent6" w:themeFillTint="33"/>
            <w:tcPrChange w:id="192" w:author="Jonáš Gaigr2" w:date="2022-09-30T17:07:00Z">
              <w:tcPr>
                <w:tcW w:w="1051" w:type="pct"/>
                <w:shd w:val="clear" w:color="auto" w:fill="E2EFD9" w:themeFill="accent6" w:themeFillTint="33"/>
              </w:tcPr>
            </w:tcPrChange>
          </w:tcPr>
          <w:p w14:paraId="024D6DD7" w14:textId="77777777" w:rsidR="006315DD" w:rsidRPr="00CE48F2" w:rsidRDefault="006315DD" w:rsidP="00AE049D">
            <w:pPr>
              <w:rPr>
                <w:ins w:id="193" w:author="Jonáš Gaigr2" w:date="2022-09-30T17:06:00Z"/>
                <w:rFonts w:ascii="Arial" w:hAnsi="Arial" w:cs="Arial"/>
                <w:b/>
                <w:bCs/>
              </w:rPr>
            </w:pPr>
            <w:ins w:id="194" w:author="Jonáš Gaigr2" w:date="2022-09-30T17:06:00Z">
              <w:r w:rsidRPr="00CE48F2">
                <w:rPr>
                  <w:rFonts w:ascii="Arial" w:hAnsi="Arial" w:cs="Arial"/>
                  <w:b/>
                  <w:bCs/>
                </w:rPr>
                <w:t>Stanovení</w:t>
              </w:r>
            </w:ins>
          </w:p>
        </w:tc>
        <w:tc>
          <w:tcPr>
            <w:tcW w:w="287" w:type="pct"/>
            <w:shd w:val="clear" w:color="auto" w:fill="E2EFD9" w:themeFill="accent6" w:themeFillTint="33"/>
            <w:tcPrChange w:id="195" w:author="Jonáš Gaigr2" w:date="2022-09-30T17:07:00Z">
              <w:tcPr>
                <w:tcW w:w="287" w:type="pct"/>
                <w:shd w:val="clear" w:color="auto" w:fill="E2EFD9" w:themeFill="accent6" w:themeFillTint="33"/>
              </w:tcPr>
            </w:tcPrChange>
          </w:tcPr>
          <w:p w14:paraId="6F7B918B" w14:textId="77777777" w:rsidR="006315DD" w:rsidRPr="00CE48F2" w:rsidRDefault="006315DD" w:rsidP="00AE049D">
            <w:pPr>
              <w:rPr>
                <w:ins w:id="196" w:author="Jonáš Gaigr2" w:date="2022-09-30T17:06:00Z"/>
                <w:rFonts w:ascii="Arial" w:hAnsi="Arial" w:cs="Arial"/>
                <w:b/>
                <w:bCs/>
              </w:rPr>
            </w:pPr>
            <w:ins w:id="197" w:author="Jonáš Gaigr2" w:date="2022-09-30T17:06:00Z">
              <w:r w:rsidRPr="00CE48F2">
                <w:rPr>
                  <w:rFonts w:ascii="Arial" w:hAnsi="Arial" w:cs="Arial"/>
                  <w:b/>
                  <w:bCs/>
                </w:rPr>
                <w:t>Parametr</w:t>
              </w:r>
            </w:ins>
          </w:p>
        </w:tc>
        <w:tc>
          <w:tcPr>
            <w:tcW w:w="952" w:type="pct"/>
            <w:shd w:val="clear" w:color="auto" w:fill="E2EFD9" w:themeFill="accent6" w:themeFillTint="33"/>
            <w:tcPrChange w:id="198" w:author="Jonáš Gaigr2" w:date="2022-09-30T17:07:00Z">
              <w:tcPr>
                <w:tcW w:w="952" w:type="pct"/>
                <w:shd w:val="clear" w:color="auto" w:fill="E2EFD9" w:themeFill="accent6" w:themeFillTint="33"/>
              </w:tcPr>
            </w:tcPrChange>
          </w:tcPr>
          <w:p w14:paraId="728B636D" w14:textId="77777777" w:rsidR="006315DD" w:rsidRPr="00CE48F2" w:rsidRDefault="006315DD" w:rsidP="00AE049D">
            <w:pPr>
              <w:rPr>
                <w:ins w:id="199" w:author="Jonáš Gaigr2" w:date="2022-09-30T17:06:00Z"/>
                <w:rFonts w:ascii="Arial" w:hAnsi="Arial" w:cs="Arial"/>
                <w:b/>
                <w:bCs/>
              </w:rPr>
            </w:pPr>
            <w:ins w:id="200" w:author="Jonáš Gaigr2" w:date="2022-09-30T17:06:00Z">
              <w:r w:rsidRPr="00CE48F2">
                <w:rPr>
                  <w:rFonts w:ascii="Arial" w:hAnsi="Arial" w:cs="Arial"/>
                  <w:b/>
                  <w:bCs/>
                </w:rPr>
                <w:t>Výpočet</w:t>
              </w:r>
            </w:ins>
          </w:p>
        </w:tc>
        <w:tc>
          <w:tcPr>
            <w:tcW w:w="290" w:type="pct"/>
            <w:shd w:val="clear" w:color="auto" w:fill="E2EFD9" w:themeFill="accent6" w:themeFillTint="33"/>
            <w:tcPrChange w:id="201" w:author="Jonáš Gaigr2" w:date="2022-09-30T17:07:00Z">
              <w:tcPr>
                <w:tcW w:w="290" w:type="pct"/>
                <w:shd w:val="clear" w:color="auto" w:fill="E2EFD9" w:themeFill="accent6" w:themeFillTint="33"/>
              </w:tcPr>
            </w:tcPrChange>
          </w:tcPr>
          <w:p w14:paraId="68724CF3" w14:textId="77777777" w:rsidR="006315DD" w:rsidRPr="00CE48F2" w:rsidRDefault="006315DD" w:rsidP="00AE049D">
            <w:pPr>
              <w:rPr>
                <w:ins w:id="202" w:author="Jonáš Gaigr2" w:date="2022-09-30T17:06:00Z"/>
                <w:rFonts w:ascii="Arial" w:hAnsi="Arial" w:cs="Arial"/>
                <w:b/>
                <w:bCs/>
              </w:rPr>
            </w:pPr>
            <w:ins w:id="203" w:author="Jonáš Gaigr2" w:date="2022-09-30T17:06:00Z">
              <w:r w:rsidRPr="00CE48F2">
                <w:rPr>
                  <w:rFonts w:ascii="Arial" w:hAnsi="Arial" w:cs="Arial"/>
                  <w:b/>
                  <w:bCs/>
                </w:rPr>
                <w:t>Parametr</w:t>
              </w:r>
            </w:ins>
          </w:p>
        </w:tc>
        <w:tc>
          <w:tcPr>
            <w:tcW w:w="742" w:type="pct"/>
            <w:shd w:val="clear" w:color="auto" w:fill="E2EFD9" w:themeFill="accent6" w:themeFillTint="33"/>
            <w:tcPrChange w:id="204" w:author="Jonáš Gaigr2" w:date="2022-09-30T17:07:00Z">
              <w:tcPr>
                <w:tcW w:w="742" w:type="pct"/>
                <w:shd w:val="clear" w:color="auto" w:fill="E2EFD9" w:themeFill="accent6" w:themeFillTint="33"/>
              </w:tcPr>
            </w:tcPrChange>
          </w:tcPr>
          <w:p w14:paraId="03FEE5F7" w14:textId="77777777" w:rsidR="006315DD" w:rsidRPr="00CE48F2" w:rsidRDefault="006315DD" w:rsidP="00AE049D">
            <w:pPr>
              <w:rPr>
                <w:ins w:id="205" w:author="Jonáš Gaigr2" w:date="2022-09-30T17:06:00Z"/>
                <w:rFonts w:ascii="Arial" w:hAnsi="Arial" w:cs="Arial"/>
                <w:b/>
                <w:bCs/>
              </w:rPr>
            </w:pPr>
            <w:ins w:id="206" w:author="Jonáš Gaigr2" w:date="2022-09-30T17:06:00Z">
              <w:r w:rsidRPr="00CE48F2">
                <w:rPr>
                  <w:rFonts w:ascii="Arial" w:hAnsi="Arial" w:cs="Arial"/>
                  <w:b/>
                  <w:bCs/>
                </w:rPr>
                <w:t>Výpočet</w:t>
              </w:r>
            </w:ins>
          </w:p>
        </w:tc>
        <w:tc>
          <w:tcPr>
            <w:tcW w:w="354" w:type="pct"/>
            <w:shd w:val="clear" w:color="auto" w:fill="E2EFD9" w:themeFill="accent6" w:themeFillTint="33"/>
            <w:tcPrChange w:id="207" w:author="Jonáš Gaigr2" w:date="2022-09-30T17:07:00Z">
              <w:tcPr>
                <w:tcW w:w="354" w:type="pct"/>
                <w:shd w:val="clear" w:color="auto" w:fill="E2EFD9" w:themeFill="accent6" w:themeFillTint="33"/>
              </w:tcPr>
            </w:tcPrChange>
          </w:tcPr>
          <w:p w14:paraId="64C8E67B" w14:textId="77777777" w:rsidR="006315DD" w:rsidRPr="00CE48F2" w:rsidRDefault="006315DD" w:rsidP="00AE049D">
            <w:pPr>
              <w:rPr>
                <w:ins w:id="208" w:author="Jonáš Gaigr2" w:date="2022-09-30T17:06:00Z"/>
                <w:rFonts w:ascii="Arial" w:hAnsi="Arial" w:cs="Arial"/>
                <w:b/>
                <w:bCs/>
              </w:rPr>
            </w:pPr>
            <w:ins w:id="209" w:author="Jonáš Gaigr2" w:date="2022-09-30T17:06:00Z">
              <w:r w:rsidRPr="00CE48F2">
                <w:rPr>
                  <w:rFonts w:ascii="Arial" w:hAnsi="Arial" w:cs="Arial"/>
                  <w:b/>
                  <w:bCs/>
                </w:rPr>
                <w:t>Parametr</w:t>
              </w:r>
            </w:ins>
          </w:p>
        </w:tc>
        <w:tc>
          <w:tcPr>
            <w:tcW w:w="1037" w:type="pct"/>
            <w:shd w:val="clear" w:color="auto" w:fill="E2EFD9" w:themeFill="accent6" w:themeFillTint="33"/>
            <w:tcPrChange w:id="210" w:author="Jonáš Gaigr2" w:date="2022-09-30T17:07:00Z">
              <w:tcPr>
                <w:tcW w:w="1036" w:type="pct"/>
                <w:shd w:val="clear" w:color="auto" w:fill="E2EFD9" w:themeFill="accent6" w:themeFillTint="33"/>
              </w:tcPr>
            </w:tcPrChange>
          </w:tcPr>
          <w:p w14:paraId="0A3EEDE7" w14:textId="77777777" w:rsidR="006315DD" w:rsidRPr="00CE48F2" w:rsidRDefault="006315DD" w:rsidP="00AE049D">
            <w:pPr>
              <w:rPr>
                <w:ins w:id="211" w:author="Jonáš Gaigr2" w:date="2022-09-30T17:06:00Z"/>
                <w:rFonts w:ascii="Arial" w:hAnsi="Arial" w:cs="Arial"/>
                <w:b/>
                <w:bCs/>
              </w:rPr>
            </w:pPr>
            <w:ins w:id="212" w:author="Jonáš Gaigr2" w:date="2022-09-30T17:06:00Z">
              <w:r w:rsidRPr="00CE48F2">
                <w:rPr>
                  <w:rFonts w:ascii="Arial" w:hAnsi="Arial" w:cs="Arial"/>
                  <w:b/>
                  <w:bCs/>
                </w:rPr>
                <w:t>Výpočet</w:t>
              </w:r>
            </w:ins>
          </w:p>
        </w:tc>
      </w:tr>
      <w:tr w:rsidR="006315DD" w:rsidRPr="005103FB" w14:paraId="45174C59" w14:textId="77777777" w:rsidTr="006315DD">
        <w:tblPrEx>
          <w:tblW w:w="5000" w:type="pct"/>
          <w:tblLayout w:type="fixed"/>
          <w:tblPrExChange w:id="213" w:author="Jonáš Gaigr2" w:date="2022-09-30T17:07:00Z">
            <w:tblPrEx>
              <w:tblW w:w="5000" w:type="pct"/>
              <w:tblLayout w:type="fixed"/>
            </w:tblPrEx>
          </w:tblPrExChange>
        </w:tblPrEx>
        <w:trPr>
          <w:ins w:id="214" w:author="Jonáš Gaigr2" w:date="2022-09-30T17:06:00Z"/>
        </w:trPr>
        <w:tc>
          <w:tcPr>
            <w:tcW w:w="287" w:type="pct"/>
            <w:shd w:val="clear" w:color="auto" w:fill="E7E6E6" w:themeFill="background2"/>
            <w:tcPrChange w:id="215" w:author="Jonáš Gaigr2" w:date="2022-09-30T17:07:00Z">
              <w:tcPr>
                <w:tcW w:w="287" w:type="pct"/>
                <w:shd w:val="clear" w:color="auto" w:fill="E7E6E6" w:themeFill="background2"/>
              </w:tcPr>
            </w:tcPrChange>
          </w:tcPr>
          <w:p w14:paraId="660FF78D" w14:textId="77777777" w:rsidR="006315DD" w:rsidRPr="005103FB" w:rsidRDefault="006315DD" w:rsidP="00AE049D">
            <w:pPr>
              <w:rPr>
                <w:ins w:id="216" w:author="Jonáš Gaigr2" w:date="2022-09-30T17:06:00Z"/>
                <w:rFonts w:ascii="Arial" w:hAnsi="Arial" w:cs="Arial"/>
              </w:rPr>
            </w:pPr>
            <w:proofErr w:type="spellStart"/>
            <w:ins w:id="217" w:author="Jonáš Gaigr2" w:date="2022-09-30T17:06:00Z">
              <w:r w:rsidRPr="005103FB">
                <w:rPr>
                  <w:rFonts w:ascii="Arial" w:hAnsi="Arial" w:cs="Arial"/>
                </w:rPr>
                <w:t>Cover</w:t>
              </w:r>
              <w:proofErr w:type="spellEnd"/>
              <w:r w:rsidRPr="005103FB">
                <w:rPr>
                  <w:rFonts w:ascii="Arial" w:hAnsi="Arial" w:cs="Arial"/>
                </w:rPr>
                <w:t xml:space="preserve"> (ha)</w:t>
              </w:r>
            </w:ins>
          </w:p>
        </w:tc>
        <w:tc>
          <w:tcPr>
            <w:tcW w:w="1051" w:type="pct"/>
            <w:tcPrChange w:id="218" w:author="Jonáš Gaigr2" w:date="2022-09-30T17:07:00Z">
              <w:tcPr>
                <w:tcW w:w="1051" w:type="pct"/>
              </w:tcPr>
            </w:tcPrChange>
          </w:tcPr>
          <w:p w14:paraId="0D98CEDE" w14:textId="77777777" w:rsidR="006315DD" w:rsidRPr="005103FB" w:rsidRDefault="006315DD" w:rsidP="00AE049D">
            <w:pPr>
              <w:rPr>
                <w:ins w:id="219" w:author="Jonáš Gaigr2" w:date="2022-09-30T17:06:00Z"/>
                <w:rFonts w:ascii="Arial" w:hAnsi="Arial" w:cs="Arial"/>
              </w:rPr>
            </w:pPr>
            <w:ins w:id="220" w:author="Jonáš Gaigr2" w:date="2022-09-30T17:06:00Z">
              <w:r w:rsidRPr="005103FB">
                <w:rPr>
                  <w:rFonts w:ascii="Arial" w:hAnsi="Arial" w:cs="Arial"/>
                </w:rPr>
                <w:t xml:space="preserve">Rozloha </w:t>
              </w:r>
              <w:r w:rsidRPr="00A5775D">
                <w:rPr>
                  <w:rFonts w:ascii="Arial" w:hAnsi="Arial" w:cs="Arial"/>
                </w:rPr>
                <w:t xml:space="preserve">stanoviště – </w:t>
              </w:r>
              <w:r w:rsidRPr="00A5775D">
                <w:rPr>
                  <w:rFonts w:ascii="Arial" w:hAnsi="Arial" w:cs="Arial"/>
                  <w:b/>
                  <w:bCs/>
                </w:rPr>
                <w:t>započítáváme biotopy reprezentativnosti W a paseky</w:t>
              </w:r>
              <w:r w:rsidRPr="00A5775D">
                <w:rPr>
                  <w:rFonts w:ascii="Arial" w:hAnsi="Arial" w:cs="Arial"/>
                </w:rPr>
                <w:t xml:space="preserve">. </w:t>
              </w:r>
              <w:r w:rsidRPr="005103FB">
                <w:rPr>
                  <w:rFonts w:ascii="Arial" w:hAnsi="Arial" w:cs="Arial"/>
                </w:rPr>
                <w:t>Neuvádíme pro 8310.</w:t>
              </w:r>
            </w:ins>
          </w:p>
        </w:tc>
        <w:tc>
          <w:tcPr>
            <w:tcW w:w="287" w:type="pct"/>
            <w:shd w:val="clear" w:color="auto" w:fill="E7E6E6" w:themeFill="background2"/>
            <w:tcPrChange w:id="221" w:author="Jonáš Gaigr2" w:date="2022-09-30T17:07:00Z">
              <w:tcPr>
                <w:tcW w:w="287" w:type="pct"/>
                <w:shd w:val="clear" w:color="auto" w:fill="E7E6E6" w:themeFill="background2"/>
              </w:tcPr>
            </w:tcPrChange>
          </w:tcPr>
          <w:p w14:paraId="3A44CAAE" w14:textId="77777777" w:rsidR="006315DD" w:rsidRPr="005103FB" w:rsidRDefault="006315DD" w:rsidP="00AE049D">
            <w:pPr>
              <w:rPr>
                <w:ins w:id="222" w:author="Jonáš Gaigr2" w:date="2022-09-30T17:06:00Z"/>
                <w:rFonts w:ascii="Arial" w:hAnsi="Arial" w:cs="Arial"/>
              </w:rPr>
            </w:pPr>
            <w:proofErr w:type="spellStart"/>
            <w:ins w:id="223" w:author="Jonáš Gaigr2" w:date="2022-09-30T17:06:00Z">
              <w:r w:rsidRPr="005103FB">
                <w:rPr>
                  <w:rFonts w:ascii="Arial" w:hAnsi="Arial" w:cs="Arial"/>
                </w:rPr>
                <w:t>Cover</w:t>
              </w:r>
              <w:proofErr w:type="spellEnd"/>
              <w:r w:rsidRPr="005103FB">
                <w:rPr>
                  <w:rFonts w:ascii="Arial" w:hAnsi="Arial" w:cs="Arial"/>
                </w:rPr>
                <w:t xml:space="preserve"> (ha)</w:t>
              </w:r>
            </w:ins>
          </w:p>
        </w:tc>
        <w:tc>
          <w:tcPr>
            <w:tcW w:w="952" w:type="pct"/>
            <w:tcPrChange w:id="224" w:author="Jonáš Gaigr2" w:date="2022-09-30T17:07:00Z">
              <w:tcPr>
                <w:tcW w:w="952" w:type="pct"/>
              </w:tcPr>
            </w:tcPrChange>
          </w:tcPr>
          <w:p w14:paraId="7C20393E" w14:textId="77777777" w:rsidR="006315DD" w:rsidRPr="005103FB" w:rsidRDefault="006315DD" w:rsidP="00AE049D">
            <w:pPr>
              <w:rPr>
                <w:ins w:id="225" w:author="Jonáš Gaigr2" w:date="2022-09-30T17:06:00Z"/>
                <w:rFonts w:ascii="Arial" w:hAnsi="Arial" w:cs="Arial"/>
              </w:rPr>
            </w:pPr>
            <w:ins w:id="226" w:author="Jonáš Gaigr2" w:date="2022-09-30T17:06:00Z">
              <w:r w:rsidRPr="00CE48F2">
                <w:rPr>
                  <w:rFonts w:ascii="Arial" w:hAnsi="Arial" w:cs="Arial"/>
                  <w:color w:val="A6A6A6" w:themeColor="background1" w:themeShade="A6"/>
                </w:rPr>
                <w:t>Stejné jako stávající SDF</w:t>
              </w:r>
            </w:ins>
          </w:p>
        </w:tc>
        <w:tc>
          <w:tcPr>
            <w:tcW w:w="290" w:type="pct"/>
            <w:shd w:val="clear" w:color="auto" w:fill="E7E6E6" w:themeFill="background2"/>
            <w:tcPrChange w:id="227" w:author="Jonáš Gaigr2" w:date="2022-09-30T17:07:00Z">
              <w:tcPr>
                <w:tcW w:w="290" w:type="pct"/>
                <w:shd w:val="clear" w:color="auto" w:fill="E7E6E6" w:themeFill="background2"/>
              </w:tcPr>
            </w:tcPrChange>
          </w:tcPr>
          <w:p w14:paraId="7B40FD06" w14:textId="77777777" w:rsidR="006315DD" w:rsidRPr="005103FB" w:rsidRDefault="006315DD" w:rsidP="00AE049D">
            <w:pPr>
              <w:rPr>
                <w:ins w:id="228" w:author="Jonáš Gaigr2" w:date="2022-09-30T17:06:00Z"/>
                <w:rFonts w:ascii="Arial" w:hAnsi="Arial" w:cs="Arial"/>
              </w:rPr>
            </w:pPr>
            <w:ins w:id="229" w:author="Jonáš Gaigr2" w:date="2022-09-30T17:06:00Z">
              <w:r w:rsidRPr="00E720E8">
                <w:rPr>
                  <w:rFonts w:ascii="Arial" w:hAnsi="Arial" w:cs="Arial"/>
                </w:rPr>
                <w:t>Rozloha</w:t>
              </w:r>
            </w:ins>
          </w:p>
        </w:tc>
        <w:tc>
          <w:tcPr>
            <w:tcW w:w="742" w:type="pct"/>
            <w:shd w:val="clear" w:color="auto" w:fill="auto"/>
            <w:tcPrChange w:id="230" w:author="Jonáš Gaigr2" w:date="2022-09-30T17:07:00Z">
              <w:tcPr>
                <w:tcW w:w="742" w:type="pct"/>
                <w:shd w:val="clear" w:color="auto" w:fill="auto"/>
              </w:tcPr>
            </w:tcPrChange>
          </w:tcPr>
          <w:p w14:paraId="2E7D5C5C" w14:textId="1F5D0407" w:rsidR="006315DD" w:rsidRPr="005103FB" w:rsidRDefault="006315DD" w:rsidP="00AE049D">
            <w:pPr>
              <w:rPr>
                <w:ins w:id="231" w:author="Jonáš Gaigr2" w:date="2022-09-30T17:06:00Z"/>
                <w:rFonts w:ascii="Arial" w:hAnsi="Arial" w:cs="Arial"/>
              </w:rPr>
            </w:pPr>
            <w:ins w:id="232" w:author="Jonáš Gaigr2" w:date="2022-09-30T17:07:00Z">
              <w:r w:rsidRPr="005103FB">
                <w:rPr>
                  <w:rFonts w:ascii="Arial" w:hAnsi="Arial" w:cs="Arial"/>
                </w:rPr>
                <w:t xml:space="preserve">Rozloha </w:t>
              </w:r>
              <w:r w:rsidRPr="00A5775D">
                <w:rPr>
                  <w:rFonts w:ascii="Arial" w:hAnsi="Arial" w:cs="Arial"/>
                </w:rPr>
                <w:t xml:space="preserve">stanoviště – </w:t>
              </w:r>
              <w:r w:rsidRPr="00A5775D">
                <w:rPr>
                  <w:rFonts w:ascii="Arial" w:hAnsi="Arial" w:cs="Arial"/>
                  <w:b/>
                  <w:bCs/>
                </w:rPr>
                <w:t>započítáváme biotopy reprezentativnosti W a paseky</w:t>
              </w:r>
              <w:r w:rsidRPr="00A5775D">
                <w:rPr>
                  <w:rFonts w:ascii="Arial" w:hAnsi="Arial" w:cs="Arial"/>
                </w:rPr>
                <w:t xml:space="preserve">. </w:t>
              </w:r>
              <w:r w:rsidRPr="005103FB">
                <w:rPr>
                  <w:rFonts w:ascii="Arial" w:hAnsi="Arial" w:cs="Arial"/>
                </w:rPr>
                <w:t>Neuvádíme pro 8310.</w:t>
              </w:r>
            </w:ins>
            <w:ins w:id="233" w:author="Jonáš Gaigr2" w:date="2022-09-30T17:20:00Z">
              <w:r w:rsidR="00AE049D">
                <w:rPr>
                  <w:rFonts w:ascii="Arial" w:hAnsi="Arial" w:cs="Arial"/>
                </w:rPr>
                <w:t xml:space="preserve"> Rozlišujeme zatím rozlohu bez pasek pro lesní stanoviště (ROZLOHA_KOMPLET) a rozlohu </w:t>
              </w:r>
            </w:ins>
            <w:ins w:id="234" w:author="Jonáš Gaigr2" w:date="2022-09-30T17:21:00Z">
              <w:r w:rsidR="00AE049D">
                <w:rPr>
                  <w:rFonts w:ascii="Arial" w:hAnsi="Arial" w:cs="Arial"/>
                </w:rPr>
                <w:t>bez pasek včetně W. Zároveň udáváme rozlohu biotopu v</w:t>
              </w:r>
            </w:ins>
            <w:ins w:id="235" w:author="Jonáš Gaigr2" w:date="2022-09-30T17:22:00Z">
              <w:r w:rsidR="00AE049D">
                <w:rPr>
                  <w:rFonts w:ascii="Arial" w:hAnsi="Arial" w:cs="Arial"/>
                </w:rPr>
                <w:t> </w:t>
              </w:r>
            </w:ins>
            <w:proofErr w:type="spellStart"/>
            <w:ins w:id="236" w:author="Jonáš Gaigr2" w:date="2022-09-30T17:21:00Z">
              <w:r w:rsidR="00AE049D">
                <w:rPr>
                  <w:rFonts w:ascii="Arial" w:hAnsi="Arial" w:cs="Arial"/>
                </w:rPr>
                <w:t>repre</w:t>
              </w:r>
              <w:proofErr w:type="spellEnd"/>
              <w:r w:rsidR="00AE049D">
                <w:rPr>
                  <w:rFonts w:ascii="Arial" w:hAnsi="Arial" w:cs="Arial"/>
                </w:rPr>
                <w:t>.</w:t>
              </w:r>
            </w:ins>
            <w:ins w:id="237" w:author="Jonáš Gaigr2" w:date="2022-09-30T17:22:00Z">
              <w:r w:rsidR="00AE049D">
                <w:rPr>
                  <w:rFonts w:ascii="Arial" w:hAnsi="Arial" w:cs="Arial"/>
                </w:rPr>
                <w:t xml:space="preserve"> W.</w:t>
              </w:r>
            </w:ins>
          </w:p>
        </w:tc>
        <w:tc>
          <w:tcPr>
            <w:tcW w:w="354" w:type="pct"/>
            <w:shd w:val="clear" w:color="auto" w:fill="E7E6E6" w:themeFill="background2"/>
            <w:tcPrChange w:id="238" w:author="Jonáš Gaigr2" w:date="2022-09-30T17:07:00Z">
              <w:tcPr>
                <w:tcW w:w="354" w:type="pct"/>
                <w:shd w:val="clear" w:color="auto" w:fill="E7E6E6" w:themeFill="background2"/>
              </w:tcPr>
            </w:tcPrChange>
          </w:tcPr>
          <w:p w14:paraId="1A4D0B38" w14:textId="77777777" w:rsidR="006315DD" w:rsidRPr="005103FB" w:rsidRDefault="006315DD" w:rsidP="00AE049D">
            <w:pPr>
              <w:rPr>
                <w:ins w:id="239" w:author="Jonáš Gaigr2" w:date="2022-09-30T17:06:00Z"/>
                <w:rFonts w:ascii="Arial" w:hAnsi="Arial" w:cs="Arial"/>
              </w:rPr>
            </w:pPr>
            <w:proofErr w:type="spellStart"/>
            <w:ins w:id="240" w:author="Jonáš Gaigr2" w:date="2022-09-30T17:06:00Z">
              <w:r w:rsidRPr="005103FB">
                <w:rPr>
                  <w:rFonts w:ascii="Arial" w:hAnsi="Arial" w:cs="Arial"/>
                </w:rPr>
                <w:t>Surface</w:t>
              </w:r>
              <w:proofErr w:type="spellEnd"/>
              <w:r w:rsidRPr="005103FB">
                <w:rPr>
                  <w:rFonts w:ascii="Arial" w:hAnsi="Arial" w:cs="Arial"/>
                </w:rPr>
                <w:t xml:space="preserve"> area</w:t>
              </w:r>
              <w:r>
                <w:rPr>
                  <w:rFonts w:ascii="Arial" w:hAnsi="Arial" w:cs="Arial"/>
                </w:rPr>
                <w:t xml:space="preserve"> (Rozloha stanoviště)</w:t>
              </w:r>
            </w:ins>
          </w:p>
        </w:tc>
        <w:tc>
          <w:tcPr>
            <w:tcW w:w="1037" w:type="pct"/>
            <w:tcPrChange w:id="241" w:author="Jonáš Gaigr2" w:date="2022-09-30T17:07:00Z">
              <w:tcPr>
                <w:tcW w:w="1036" w:type="pct"/>
              </w:tcPr>
            </w:tcPrChange>
          </w:tcPr>
          <w:p w14:paraId="18B415FF" w14:textId="77777777" w:rsidR="006315DD" w:rsidRPr="001D3632" w:rsidRDefault="006315DD" w:rsidP="00AE049D">
            <w:pPr>
              <w:rPr>
                <w:ins w:id="242" w:author="Jonáš Gaigr2" w:date="2022-09-30T17:06:00Z"/>
                <w:rFonts w:ascii="Arial" w:hAnsi="Arial" w:cs="Arial"/>
                <w:i/>
                <w:iCs/>
                <w:lang w:val="en-GB"/>
              </w:rPr>
            </w:pPr>
            <w:ins w:id="243" w:author="Jonáš Gaigr2" w:date="2022-09-30T17:06:00Z">
              <w:r w:rsidRPr="001D3632">
                <w:rPr>
                  <w:rFonts w:ascii="Arial" w:hAnsi="Arial" w:cs="Arial"/>
                  <w:i/>
                  <w:iCs/>
                  <w:lang w:val="en-GB"/>
                </w:rPr>
                <w:t>Minimum and maximum / Best single value</w:t>
              </w:r>
            </w:ins>
          </w:p>
          <w:p w14:paraId="4FBCA962" w14:textId="77777777" w:rsidR="006315DD" w:rsidRPr="001D3632" w:rsidRDefault="006315DD" w:rsidP="00AE049D">
            <w:pPr>
              <w:rPr>
                <w:ins w:id="244" w:author="Jonáš Gaigr2" w:date="2022-09-30T17:06:00Z"/>
                <w:rFonts w:ascii="Arial" w:hAnsi="Arial" w:cs="Arial"/>
                <w:i/>
                <w:iCs/>
                <w:lang w:val="en-GB"/>
              </w:rPr>
            </w:pPr>
          </w:p>
          <w:p w14:paraId="13BAF4F6" w14:textId="77777777" w:rsidR="006315DD" w:rsidRPr="00D76463" w:rsidRDefault="006315DD" w:rsidP="00AE049D">
            <w:pPr>
              <w:rPr>
                <w:ins w:id="245" w:author="Jonáš Gaigr2" w:date="2022-09-30T17:06:00Z"/>
                <w:rFonts w:ascii="Arial" w:hAnsi="Arial" w:cs="Arial"/>
                <w:i/>
                <w:iCs/>
                <w:sz w:val="20"/>
                <w:szCs w:val="20"/>
                <w:lang w:val="en-GB"/>
              </w:rPr>
            </w:pPr>
            <w:ins w:id="246" w:author="Jonáš Gaigr2" w:date="2022-09-30T17:06:00Z">
              <w:r w:rsidRPr="00D76463">
                <w:rPr>
                  <w:rFonts w:ascii="Arial" w:hAnsi="Arial" w:cs="Arial"/>
                  <w:i/>
                  <w:iCs/>
                  <w:sz w:val="20"/>
                  <w:szCs w:val="20"/>
                  <w:lang w:val="en-GB"/>
                </w:rPr>
                <w:t>Area covered by the habitat type within the range in the biogeographical/marine region concerned</w:t>
              </w:r>
            </w:ins>
          </w:p>
          <w:p w14:paraId="06544B7A" w14:textId="77777777" w:rsidR="006315DD" w:rsidRDefault="006315DD" w:rsidP="00AE049D">
            <w:pPr>
              <w:rPr>
                <w:ins w:id="247" w:author="Jonáš Gaigr2" w:date="2022-09-30T17:06:00Z"/>
                <w:rFonts w:ascii="Arial" w:hAnsi="Arial" w:cs="Arial"/>
              </w:rPr>
            </w:pPr>
          </w:p>
          <w:p w14:paraId="5129A121" w14:textId="6D0EC063" w:rsidR="006315DD" w:rsidRPr="005103FB" w:rsidRDefault="006315DD" w:rsidP="00AE049D">
            <w:pPr>
              <w:rPr>
                <w:ins w:id="248" w:author="Jonáš Gaigr2" w:date="2022-09-30T17:06:00Z"/>
                <w:rFonts w:ascii="Arial" w:hAnsi="Arial" w:cs="Arial"/>
              </w:rPr>
            </w:pPr>
            <w:ins w:id="249" w:author="Jonáš Gaigr2" w:date="2022-09-30T17:07:00Z">
              <w:r w:rsidRPr="005103FB">
                <w:rPr>
                  <w:rFonts w:ascii="Arial" w:hAnsi="Arial" w:cs="Arial"/>
                </w:rPr>
                <w:t xml:space="preserve">Rozloha </w:t>
              </w:r>
              <w:r w:rsidRPr="00A5775D">
                <w:rPr>
                  <w:rFonts w:ascii="Arial" w:hAnsi="Arial" w:cs="Arial"/>
                </w:rPr>
                <w:t xml:space="preserve">stanoviště – </w:t>
              </w:r>
              <w:r w:rsidRPr="00A5775D">
                <w:rPr>
                  <w:rFonts w:ascii="Arial" w:hAnsi="Arial" w:cs="Arial"/>
                  <w:b/>
                  <w:bCs/>
                </w:rPr>
                <w:t>započítáváme biotopy reprezentativnosti W a paseky</w:t>
              </w:r>
              <w:r w:rsidRPr="00A5775D">
                <w:rPr>
                  <w:rFonts w:ascii="Arial" w:hAnsi="Arial" w:cs="Arial"/>
                </w:rPr>
                <w:t xml:space="preserve">. </w:t>
              </w:r>
              <w:r w:rsidRPr="005103FB">
                <w:rPr>
                  <w:rFonts w:ascii="Arial" w:hAnsi="Arial" w:cs="Arial"/>
                </w:rPr>
                <w:t>Neuvádíme pro 8310.</w:t>
              </w:r>
            </w:ins>
          </w:p>
        </w:tc>
      </w:tr>
      <w:tr w:rsidR="00AE049D" w:rsidRPr="005103FB" w14:paraId="2EC62679" w14:textId="77777777" w:rsidTr="00AE049D">
        <w:trPr>
          <w:ins w:id="250" w:author="Jonáš Gaigr2" w:date="2022-09-30T17:07:00Z"/>
        </w:trPr>
        <w:tc>
          <w:tcPr>
            <w:tcW w:w="287" w:type="pct"/>
            <w:shd w:val="clear" w:color="auto" w:fill="E7E6E6" w:themeFill="background2"/>
          </w:tcPr>
          <w:p w14:paraId="7B72499C" w14:textId="2E4C9A67" w:rsidR="00AE049D" w:rsidRPr="005103FB" w:rsidRDefault="00AE049D" w:rsidP="00AE049D">
            <w:pPr>
              <w:rPr>
                <w:ins w:id="251" w:author="Jonáš Gaigr2" w:date="2022-09-30T17:07:00Z"/>
                <w:rFonts w:ascii="Arial" w:hAnsi="Arial" w:cs="Arial"/>
              </w:rPr>
            </w:pPr>
            <w:ins w:id="252" w:author="Jonáš Gaigr2" w:date="2022-09-30T17:07:00Z">
              <w:r>
                <w:rPr>
                  <w:rFonts w:ascii="Arial" w:hAnsi="Arial" w:cs="Arial"/>
                </w:rPr>
                <w:t>Další parametry</w:t>
              </w:r>
            </w:ins>
          </w:p>
        </w:tc>
        <w:tc>
          <w:tcPr>
            <w:tcW w:w="4713" w:type="pct"/>
            <w:gridSpan w:val="7"/>
          </w:tcPr>
          <w:p w14:paraId="44B6AAE0" w14:textId="04CC9DC6" w:rsidR="00EE2FFA" w:rsidRPr="00EE2FFA" w:rsidRDefault="00AE049D" w:rsidP="003104E2">
            <w:pPr>
              <w:rPr>
                <w:ins w:id="253" w:author="Jonáš Gaigr2" w:date="2022-09-30T17:07:00Z"/>
                <w:rFonts w:ascii="Arial" w:hAnsi="Arial" w:cs="Arial"/>
                <w:rPrChange w:id="254" w:author="Jonáš Gaigr2" w:date="2022-09-30T17:27:00Z">
                  <w:rPr>
                    <w:ins w:id="255" w:author="Jonáš Gaigr2" w:date="2022-09-30T17:07:00Z"/>
                    <w:rFonts w:ascii="Arial" w:hAnsi="Arial" w:cs="Arial"/>
                    <w:i/>
                    <w:iCs/>
                    <w:lang w:val="en-GB"/>
                  </w:rPr>
                </w:rPrChange>
              </w:rPr>
            </w:pPr>
            <w:ins w:id="256" w:author="Jonáš Gaigr2" w:date="2022-09-30T17:22:00Z">
              <w:r>
                <w:rPr>
                  <w:rFonts w:ascii="Arial" w:hAnsi="Arial" w:cs="Arial"/>
                </w:rPr>
                <w:t xml:space="preserve">Aktuálně </w:t>
              </w:r>
              <w:r w:rsidR="003946C1">
                <w:rPr>
                  <w:rFonts w:ascii="Arial" w:hAnsi="Arial" w:cs="Arial"/>
                </w:rPr>
                <w:t>biotopy reprezentativnosti W ovliv</w:t>
              </w:r>
            </w:ins>
            <w:ins w:id="257" w:author="Jonáš Gaigr2" w:date="2022-09-30T17:23:00Z">
              <w:r w:rsidR="003946C1">
                <w:rPr>
                  <w:rFonts w:ascii="Arial" w:hAnsi="Arial" w:cs="Arial"/>
                </w:rPr>
                <w:t xml:space="preserve">ňují hodnocení, pokud je v segmentu příslušný parametr vyplněn. </w:t>
              </w:r>
              <w:r w:rsidR="003946C1" w:rsidRPr="007B0F91">
                <w:rPr>
                  <w:rFonts w:ascii="Arial" w:hAnsi="Arial" w:cs="Arial"/>
                  <w:b/>
                  <w:rPrChange w:id="258" w:author="Jonáš Gaigr2" w:date="2022-09-30T17:25:00Z">
                    <w:rPr>
                      <w:rFonts w:ascii="Arial" w:hAnsi="Arial" w:cs="Arial"/>
                    </w:rPr>
                  </w:rPrChange>
                </w:rPr>
                <w:t>Navrhujeme, aby d</w:t>
              </w:r>
            </w:ins>
            <w:ins w:id="259" w:author="Jonáš Gaigr2" w:date="2022-09-30T17:08:00Z">
              <w:r w:rsidRPr="007B0F91">
                <w:rPr>
                  <w:rFonts w:ascii="Arial" w:hAnsi="Arial" w:cs="Arial"/>
                  <w:b/>
                  <w:rPrChange w:id="260" w:author="Jonáš Gaigr2" w:date="2022-09-30T17:25:00Z">
                    <w:rPr>
                      <w:rFonts w:ascii="Arial" w:hAnsi="Arial" w:cs="Arial"/>
                    </w:rPr>
                  </w:rPrChange>
                </w:rPr>
                <w:t>o výpočt</w:t>
              </w:r>
            </w:ins>
            <w:ins w:id="261" w:author="Jonáš Gaigr2" w:date="2022-09-30T17:09:00Z">
              <w:r w:rsidRPr="007B0F91">
                <w:rPr>
                  <w:rFonts w:ascii="Arial" w:hAnsi="Arial" w:cs="Arial"/>
                  <w:b/>
                  <w:rPrChange w:id="262" w:author="Jonáš Gaigr2" w:date="2022-09-30T17:25:00Z">
                    <w:rPr>
                      <w:rFonts w:ascii="Arial" w:hAnsi="Arial" w:cs="Arial"/>
                    </w:rPr>
                  </w:rPrChange>
                </w:rPr>
                <w:t>u</w:t>
              </w:r>
            </w:ins>
            <w:ins w:id="263" w:author="Jonáš Gaigr2" w:date="2022-09-30T17:08:00Z">
              <w:r w:rsidRPr="007B0F91">
                <w:rPr>
                  <w:rFonts w:ascii="Arial" w:hAnsi="Arial" w:cs="Arial"/>
                  <w:b/>
                  <w:rPrChange w:id="264" w:author="Jonáš Gaigr2" w:date="2022-09-30T17:25:00Z">
                    <w:rPr>
                      <w:rFonts w:ascii="Arial" w:hAnsi="Arial" w:cs="Arial"/>
                    </w:rPr>
                  </w:rPrChange>
                </w:rPr>
                <w:t xml:space="preserve"> ostatních parametrů </w:t>
              </w:r>
            </w:ins>
            <w:ins w:id="265" w:author="Jonáš Gaigr2" w:date="2022-09-30T17:23:00Z">
              <w:r w:rsidR="003946C1" w:rsidRPr="007B0F91">
                <w:rPr>
                  <w:rFonts w:ascii="Arial" w:hAnsi="Arial" w:cs="Arial"/>
                  <w:b/>
                  <w:rPrChange w:id="266" w:author="Jonáš Gaigr2" w:date="2022-09-30T17:25:00Z">
                    <w:rPr>
                      <w:rFonts w:ascii="Arial" w:hAnsi="Arial" w:cs="Arial"/>
                    </w:rPr>
                  </w:rPrChange>
                </w:rPr>
                <w:t>segmenty</w:t>
              </w:r>
            </w:ins>
            <w:ins w:id="267" w:author="Jonáš Gaigr2" w:date="2022-09-30T17:09:00Z">
              <w:r w:rsidRPr="007B0F91">
                <w:rPr>
                  <w:rFonts w:ascii="Arial" w:hAnsi="Arial" w:cs="Arial"/>
                  <w:b/>
                  <w:rPrChange w:id="268" w:author="Jonáš Gaigr2" w:date="2022-09-30T17:25:00Z">
                    <w:rPr>
                      <w:rFonts w:ascii="Arial" w:hAnsi="Arial" w:cs="Arial"/>
                    </w:rPr>
                  </w:rPrChange>
                </w:rPr>
                <w:t xml:space="preserve"> reprezentativnosti W</w:t>
              </w:r>
            </w:ins>
            <w:ins w:id="269" w:author="Jonáš Gaigr2" w:date="2022-09-30T17:14:00Z">
              <w:r w:rsidR="003946C1" w:rsidRPr="007B0F91">
                <w:rPr>
                  <w:rFonts w:ascii="Arial" w:hAnsi="Arial" w:cs="Arial"/>
                  <w:b/>
                  <w:rPrChange w:id="270" w:author="Jonáš Gaigr2" w:date="2022-09-30T17:25:00Z">
                    <w:rPr>
                      <w:rFonts w:ascii="Arial" w:hAnsi="Arial" w:cs="Arial"/>
                    </w:rPr>
                  </w:rPrChange>
                </w:rPr>
                <w:t xml:space="preserve"> a paseky nevstupovaly</w:t>
              </w:r>
              <w:r w:rsidRPr="007B0F91">
                <w:rPr>
                  <w:rFonts w:ascii="Arial" w:hAnsi="Arial" w:cs="Arial"/>
                  <w:b/>
                  <w:rPrChange w:id="271" w:author="Jonáš Gaigr2" w:date="2022-09-30T17:26:00Z">
                    <w:rPr>
                      <w:rFonts w:ascii="Arial" w:hAnsi="Arial" w:cs="Arial"/>
                    </w:rPr>
                  </w:rPrChange>
                </w:rPr>
                <w:t>.</w:t>
              </w:r>
            </w:ins>
            <w:ins w:id="272" w:author="Jonáš Gaigr2" w:date="2022-09-30T17:16:00Z">
              <w:r>
                <w:rPr>
                  <w:rFonts w:ascii="Arial" w:hAnsi="Arial" w:cs="Arial"/>
                </w:rPr>
                <w:t xml:space="preserve"> Jejich procentuální i </w:t>
              </w:r>
              <w:r w:rsidR="003104E2">
                <w:rPr>
                  <w:rFonts w:ascii="Arial" w:hAnsi="Arial" w:cs="Arial"/>
                </w:rPr>
                <w:t>absolutní zastoupení udáváme v</w:t>
              </w:r>
            </w:ins>
            <w:ins w:id="273" w:author="Jonáš Gaigr2" w:date="2022-09-30T17:26:00Z">
              <w:r w:rsidR="003104E2">
                <w:rPr>
                  <w:rFonts w:ascii="Arial" w:hAnsi="Arial" w:cs="Arial"/>
                </w:rPr>
                <w:t> </w:t>
              </w:r>
            </w:ins>
            <w:ins w:id="274" w:author="Jonáš Gaigr2" w:date="2022-09-30T17:16:00Z">
              <w:r w:rsidR="003104E2">
                <w:rPr>
                  <w:rFonts w:ascii="Arial" w:hAnsi="Arial" w:cs="Arial"/>
                </w:rPr>
                <w:t xml:space="preserve">samostatných </w:t>
              </w:r>
              <w:r>
                <w:rPr>
                  <w:rFonts w:ascii="Arial" w:hAnsi="Arial" w:cs="Arial"/>
                </w:rPr>
                <w:t>sloupcích a nese infor</w:t>
              </w:r>
            </w:ins>
            <w:ins w:id="275" w:author="Jonáš Gaigr2" w:date="2022-09-30T17:17:00Z">
              <w:r>
                <w:rPr>
                  <w:rFonts w:ascii="Arial" w:hAnsi="Arial" w:cs="Arial"/>
                </w:rPr>
                <w:t>maci o předpokládané obnově stanoviště na lokalitě.</w:t>
              </w:r>
            </w:ins>
            <w:ins w:id="276" w:author="Jonáš Gaigr2" w:date="2022-09-30T17:24:00Z">
              <w:r w:rsidR="00472FE9">
                <w:rPr>
                  <w:rFonts w:ascii="Arial" w:hAnsi="Arial" w:cs="Arial"/>
                </w:rPr>
                <w:t xml:space="preserve"> Mechanismus by tak odpovídal logice vstupních dat ovlivňujících prostorové parametry hodnocení</w:t>
              </w:r>
            </w:ins>
            <w:ins w:id="277" w:author="Jonáš Gaigr2" w:date="2022-09-30T17:25:00Z">
              <w:r w:rsidR="00472FE9">
                <w:rPr>
                  <w:rFonts w:ascii="Arial" w:hAnsi="Arial" w:cs="Arial"/>
                </w:rPr>
                <w:t>, kdy mimo samotné hodnoty prezentujeme i informaci o jejich spolehlivosti (procento plochy biotopu na lokalitě, na němž je hodnocení založeno).</w:t>
              </w:r>
            </w:ins>
          </w:p>
        </w:tc>
      </w:tr>
      <w:tr w:rsidR="00EE2FFA" w:rsidRPr="005103FB" w14:paraId="28135440" w14:textId="77777777" w:rsidTr="00EE2FFA">
        <w:trPr>
          <w:ins w:id="278" w:author="Jonáš Gaigr2" w:date="2022-09-30T17:27:00Z"/>
        </w:trPr>
        <w:tc>
          <w:tcPr>
            <w:tcW w:w="287" w:type="pct"/>
            <w:shd w:val="clear" w:color="auto" w:fill="E7E6E6" w:themeFill="background2"/>
          </w:tcPr>
          <w:p w14:paraId="28ED7448" w14:textId="77777777" w:rsidR="00EE2FFA" w:rsidRPr="005103FB" w:rsidRDefault="00EE2FFA" w:rsidP="00EE2FFA">
            <w:pPr>
              <w:rPr>
                <w:ins w:id="279" w:author="Jonáš Gaigr2" w:date="2022-09-30T17:27:00Z"/>
                <w:rFonts w:ascii="Arial" w:hAnsi="Arial" w:cs="Arial"/>
              </w:rPr>
            </w:pPr>
            <w:proofErr w:type="spellStart"/>
            <w:ins w:id="280" w:author="Jonáš Gaigr2" w:date="2022-09-30T17:27:00Z">
              <w:r w:rsidRPr="005103FB">
                <w:rPr>
                  <w:rFonts w:ascii="Arial" w:hAnsi="Arial" w:cs="Arial"/>
                </w:rPr>
                <w:t>Realtive</w:t>
              </w:r>
              <w:proofErr w:type="spellEnd"/>
              <w:r w:rsidRPr="005103FB">
                <w:rPr>
                  <w:rFonts w:ascii="Arial" w:hAnsi="Arial" w:cs="Arial"/>
                </w:rPr>
                <w:t xml:space="preserve"> </w:t>
              </w:r>
              <w:proofErr w:type="spellStart"/>
              <w:r w:rsidRPr="005103FB">
                <w:rPr>
                  <w:rFonts w:ascii="Arial" w:hAnsi="Arial" w:cs="Arial"/>
                </w:rPr>
                <w:t>surface</w:t>
              </w:r>
              <w:proofErr w:type="spellEnd"/>
            </w:ins>
          </w:p>
        </w:tc>
        <w:tc>
          <w:tcPr>
            <w:tcW w:w="4713" w:type="pct"/>
            <w:gridSpan w:val="7"/>
          </w:tcPr>
          <w:p w14:paraId="6DC736A7" w14:textId="2DF703F0" w:rsidR="00EE2FFA" w:rsidRPr="006A1E79" w:rsidRDefault="00EE2FFA" w:rsidP="00EE2FFA">
            <w:pPr>
              <w:rPr>
                <w:ins w:id="281" w:author="Jonáš Gaigr2" w:date="2022-09-30T17:27:00Z"/>
                <w:rFonts w:ascii="Arial" w:hAnsi="Arial" w:cs="Arial"/>
                <w:color w:val="FF0000"/>
                <w:szCs w:val="28"/>
              </w:rPr>
            </w:pPr>
            <w:ins w:id="282" w:author="Jonáš Gaigr2" w:date="2022-09-30T17:28:00Z">
              <w:r>
                <w:rPr>
                  <w:rFonts w:ascii="Arial" w:hAnsi="Arial" w:cs="Arial"/>
                </w:rPr>
                <w:t xml:space="preserve">Přepočítat při započítání W a pasek </w:t>
              </w:r>
            </w:ins>
            <w:ins w:id="283" w:author="Jonáš Gaigr2" w:date="2022-09-30T17:29:00Z">
              <w:r>
                <w:rPr>
                  <w:rFonts w:ascii="Arial" w:hAnsi="Arial" w:cs="Arial"/>
                </w:rPr>
                <w:t>na celém území</w:t>
              </w:r>
              <w:r w:rsidR="00AC3B3C">
                <w:rPr>
                  <w:rFonts w:ascii="Arial" w:hAnsi="Arial" w:cs="Arial"/>
                </w:rPr>
                <w:t>.</w:t>
              </w:r>
            </w:ins>
          </w:p>
          <w:p w14:paraId="0E889045" w14:textId="77777777" w:rsidR="00EE2FFA" w:rsidRPr="005103FB" w:rsidRDefault="00EE2FFA" w:rsidP="00EE2FFA">
            <w:pPr>
              <w:rPr>
                <w:ins w:id="284" w:author="Jonáš Gaigr2" w:date="2022-09-30T17:27:00Z"/>
                <w:rFonts w:ascii="Arial" w:hAnsi="Arial" w:cs="Arial"/>
              </w:rPr>
            </w:pPr>
          </w:p>
        </w:tc>
      </w:tr>
    </w:tbl>
    <w:p w14:paraId="3752DBE7" w14:textId="1C3A1D2F" w:rsidR="00A77FDF" w:rsidRDefault="00A77FDF" w:rsidP="006315DD"/>
    <w:sectPr w:rsidR="00A77FDF" w:rsidSect="0076121C">
      <w:headerReference w:type="default" r:id="rId10"/>
      <w:pgSz w:w="16838" w:h="11906" w:orient="landscape" w:code="9"/>
      <w:pgMar w:top="992" w:right="964" w:bottom="113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6680A0" w14:textId="77777777" w:rsidR="00120468" w:rsidRDefault="00120468" w:rsidP="001C70E5">
      <w:pPr>
        <w:spacing w:after="0" w:line="240" w:lineRule="auto"/>
      </w:pPr>
      <w:r>
        <w:separator/>
      </w:r>
    </w:p>
  </w:endnote>
  <w:endnote w:type="continuationSeparator" w:id="0">
    <w:p w14:paraId="0552E7C9" w14:textId="77777777" w:rsidR="00120468" w:rsidRDefault="00120468" w:rsidP="001C7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AFF" w:usb1="C0007843" w:usb2="00000009" w:usb3="00000000" w:csb0="000001FF" w:csb1="00000000"/>
  </w:font>
  <w:font w:name="Calibri">
    <w:panose1 w:val="020F0502020204030204"/>
    <w:charset w:val="EE"/>
    <w:family w:val="swiss"/>
    <w:pitch w:val="variable"/>
    <w:sig w:usb0="E0002AFF" w:usb1="4000ACFF" w:usb2="00000001"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AFF" w:usb1="C0007843"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B0FD98" w14:textId="77777777" w:rsidR="00120468" w:rsidRDefault="00120468" w:rsidP="001C70E5">
      <w:pPr>
        <w:spacing w:after="0" w:line="240" w:lineRule="auto"/>
      </w:pPr>
      <w:r>
        <w:separator/>
      </w:r>
    </w:p>
  </w:footnote>
  <w:footnote w:type="continuationSeparator" w:id="0">
    <w:p w14:paraId="76CF1F59" w14:textId="77777777" w:rsidR="00120468" w:rsidRDefault="00120468" w:rsidP="001C7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8E18C8" w14:textId="77777777" w:rsidR="00AE049D" w:rsidRPr="005B5E0B" w:rsidRDefault="00AE049D" w:rsidP="005B5E0B">
    <w:r>
      <w:t xml:space="preserve">Stanoviště – stanovení kvalitativních a </w:t>
    </w:r>
    <w:proofErr w:type="spellStart"/>
    <w:r>
      <w:t>kvantitavních</w:t>
    </w:r>
    <w:proofErr w:type="spellEnd"/>
    <w:r>
      <w:t xml:space="preserve"> parametrů pro různé účely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9A0E0A"/>
    <w:multiLevelType w:val="hybridMultilevel"/>
    <w:tmpl w:val="F2286AD2"/>
    <w:lvl w:ilvl="0" w:tplc="0C347CEC">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B951DD"/>
    <w:multiLevelType w:val="hybridMultilevel"/>
    <w:tmpl w:val="15D04F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A6237D0"/>
    <w:multiLevelType w:val="hybridMultilevel"/>
    <w:tmpl w:val="E238166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 w15:restartNumberingAfterBreak="0">
    <w:nsid w:val="620104F7"/>
    <w:multiLevelType w:val="hybridMultilevel"/>
    <w:tmpl w:val="566280A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D92406D"/>
    <w:multiLevelType w:val="hybridMultilevel"/>
    <w:tmpl w:val="9E7ED79C"/>
    <w:lvl w:ilvl="0" w:tplc="5D7A732A">
      <w:start w:val="1"/>
      <w:numFmt w:val="bullet"/>
      <w:lvlText w:val=""/>
      <w:lvlJc w:val="left"/>
      <w:pPr>
        <w:ind w:left="720" w:hanging="360"/>
      </w:pPr>
      <w:rPr>
        <w:rFonts w:ascii="Symbol" w:hAnsi="Symbol" w:hint="default"/>
      </w:rPr>
    </w:lvl>
    <w:lvl w:ilvl="1" w:tplc="B75CEEF8" w:tentative="1">
      <w:start w:val="1"/>
      <w:numFmt w:val="bullet"/>
      <w:lvlText w:val="o"/>
      <w:lvlJc w:val="left"/>
      <w:pPr>
        <w:ind w:left="1440" w:hanging="360"/>
      </w:pPr>
      <w:rPr>
        <w:rFonts w:ascii="Courier New" w:hAnsi="Courier New" w:cs="Courier New" w:hint="default"/>
      </w:rPr>
    </w:lvl>
    <w:lvl w:ilvl="2" w:tplc="6A026AAA" w:tentative="1">
      <w:start w:val="1"/>
      <w:numFmt w:val="bullet"/>
      <w:lvlText w:val=""/>
      <w:lvlJc w:val="left"/>
      <w:pPr>
        <w:ind w:left="2160" w:hanging="360"/>
      </w:pPr>
      <w:rPr>
        <w:rFonts w:ascii="Wingdings" w:hAnsi="Wingdings" w:hint="default"/>
      </w:rPr>
    </w:lvl>
    <w:lvl w:ilvl="3" w:tplc="877C166A" w:tentative="1">
      <w:start w:val="1"/>
      <w:numFmt w:val="bullet"/>
      <w:lvlText w:val=""/>
      <w:lvlJc w:val="left"/>
      <w:pPr>
        <w:ind w:left="2880" w:hanging="360"/>
      </w:pPr>
      <w:rPr>
        <w:rFonts w:ascii="Symbol" w:hAnsi="Symbol" w:hint="default"/>
      </w:rPr>
    </w:lvl>
    <w:lvl w:ilvl="4" w:tplc="3406598C" w:tentative="1">
      <w:start w:val="1"/>
      <w:numFmt w:val="bullet"/>
      <w:lvlText w:val="o"/>
      <w:lvlJc w:val="left"/>
      <w:pPr>
        <w:ind w:left="3600" w:hanging="360"/>
      </w:pPr>
      <w:rPr>
        <w:rFonts w:ascii="Courier New" w:hAnsi="Courier New" w:cs="Courier New" w:hint="default"/>
      </w:rPr>
    </w:lvl>
    <w:lvl w:ilvl="5" w:tplc="DAE89DE0" w:tentative="1">
      <w:start w:val="1"/>
      <w:numFmt w:val="bullet"/>
      <w:lvlText w:val=""/>
      <w:lvlJc w:val="left"/>
      <w:pPr>
        <w:ind w:left="4320" w:hanging="360"/>
      </w:pPr>
      <w:rPr>
        <w:rFonts w:ascii="Wingdings" w:hAnsi="Wingdings" w:hint="default"/>
      </w:rPr>
    </w:lvl>
    <w:lvl w:ilvl="6" w:tplc="186AE0C8" w:tentative="1">
      <w:start w:val="1"/>
      <w:numFmt w:val="bullet"/>
      <w:lvlText w:val=""/>
      <w:lvlJc w:val="left"/>
      <w:pPr>
        <w:ind w:left="5040" w:hanging="360"/>
      </w:pPr>
      <w:rPr>
        <w:rFonts w:ascii="Symbol" w:hAnsi="Symbol" w:hint="default"/>
      </w:rPr>
    </w:lvl>
    <w:lvl w:ilvl="7" w:tplc="04740E8A" w:tentative="1">
      <w:start w:val="1"/>
      <w:numFmt w:val="bullet"/>
      <w:lvlText w:val="o"/>
      <w:lvlJc w:val="left"/>
      <w:pPr>
        <w:ind w:left="5760" w:hanging="360"/>
      </w:pPr>
      <w:rPr>
        <w:rFonts w:ascii="Courier New" w:hAnsi="Courier New" w:cs="Courier New" w:hint="default"/>
      </w:rPr>
    </w:lvl>
    <w:lvl w:ilvl="8" w:tplc="1C240CCC" w:tentative="1">
      <w:start w:val="1"/>
      <w:numFmt w:val="bullet"/>
      <w:lvlText w:val=""/>
      <w:lvlJc w:val="left"/>
      <w:pPr>
        <w:ind w:left="6480" w:hanging="360"/>
      </w:pPr>
      <w:rPr>
        <w:rFonts w:ascii="Wingdings" w:hAnsi="Wingdings" w:hint="default"/>
      </w:rPr>
    </w:lvl>
  </w:abstractNum>
  <w:abstractNum w:abstractNumId="5" w15:restartNumberingAfterBreak="0">
    <w:nsid w:val="71C55561"/>
    <w:multiLevelType w:val="hybridMultilevel"/>
    <w:tmpl w:val="E6781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0"/>
  </w:num>
  <w:num w:numId="5">
    <w:abstractNumId w:val="3"/>
  </w:num>
  <w:num w:numId="6">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náš Gaigr2">
    <w15:presenceInfo w15:providerId="None" w15:userId="Jonáš Gaigr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DAzNTMxMDEwNzKwtDBQ0lEKTi0uzszPAykwrAUAj6IoIywAAAA="/>
  </w:docVars>
  <w:rsids>
    <w:rsidRoot w:val="005D1E16"/>
    <w:rsid w:val="00020440"/>
    <w:rsid w:val="00044B06"/>
    <w:rsid w:val="0006757B"/>
    <w:rsid w:val="00071E8A"/>
    <w:rsid w:val="000A0E66"/>
    <w:rsid w:val="000A3CB4"/>
    <w:rsid w:val="000B33F0"/>
    <w:rsid w:val="000C4ECB"/>
    <w:rsid w:val="00101FCE"/>
    <w:rsid w:val="001049D6"/>
    <w:rsid w:val="00114EDD"/>
    <w:rsid w:val="00120468"/>
    <w:rsid w:val="00143003"/>
    <w:rsid w:val="00197F68"/>
    <w:rsid w:val="001A2055"/>
    <w:rsid w:val="001C70E5"/>
    <w:rsid w:val="001D3632"/>
    <w:rsid w:val="001D7AC2"/>
    <w:rsid w:val="001F1070"/>
    <w:rsid w:val="0024334E"/>
    <w:rsid w:val="00275B5F"/>
    <w:rsid w:val="00281588"/>
    <w:rsid w:val="00281C28"/>
    <w:rsid w:val="00283BF8"/>
    <w:rsid w:val="002A0B01"/>
    <w:rsid w:val="002A12A2"/>
    <w:rsid w:val="002B66BE"/>
    <w:rsid w:val="002D7821"/>
    <w:rsid w:val="002E6000"/>
    <w:rsid w:val="00306BCF"/>
    <w:rsid w:val="003104E2"/>
    <w:rsid w:val="00347E50"/>
    <w:rsid w:val="003866E7"/>
    <w:rsid w:val="003946C1"/>
    <w:rsid w:val="003D09DE"/>
    <w:rsid w:val="004125B8"/>
    <w:rsid w:val="00424DAF"/>
    <w:rsid w:val="00434D4C"/>
    <w:rsid w:val="00472FE9"/>
    <w:rsid w:val="00491D76"/>
    <w:rsid w:val="00492FE9"/>
    <w:rsid w:val="004E2B95"/>
    <w:rsid w:val="004F1909"/>
    <w:rsid w:val="004F4BFC"/>
    <w:rsid w:val="005103FB"/>
    <w:rsid w:val="00540542"/>
    <w:rsid w:val="00551544"/>
    <w:rsid w:val="00552F7A"/>
    <w:rsid w:val="0055530C"/>
    <w:rsid w:val="00563C50"/>
    <w:rsid w:val="00581E55"/>
    <w:rsid w:val="00593752"/>
    <w:rsid w:val="005B5E0B"/>
    <w:rsid w:val="005D1E16"/>
    <w:rsid w:val="00607161"/>
    <w:rsid w:val="006315DD"/>
    <w:rsid w:val="00635E74"/>
    <w:rsid w:val="0064185F"/>
    <w:rsid w:val="0069436B"/>
    <w:rsid w:val="006A1E79"/>
    <w:rsid w:val="006A697E"/>
    <w:rsid w:val="006D4A3A"/>
    <w:rsid w:val="006E0001"/>
    <w:rsid w:val="006E396C"/>
    <w:rsid w:val="00711620"/>
    <w:rsid w:val="00725C20"/>
    <w:rsid w:val="00746A92"/>
    <w:rsid w:val="0076121C"/>
    <w:rsid w:val="00785597"/>
    <w:rsid w:val="007A4D79"/>
    <w:rsid w:val="007B0F91"/>
    <w:rsid w:val="007C45EF"/>
    <w:rsid w:val="007D0883"/>
    <w:rsid w:val="007D2F23"/>
    <w:rsid w:val="007D35E4"/>
    <w:rsid w:val="00810188"/>
    <w:rsid w:val="00812345"/>
    <w:rsid w:val="00871E9E"/>
    <w:rsid w:val="00884ABD"/>
    <w:rsid w:val="008A5542"/>
    <w:rsid w:val="008C2445"/>
    <w:rsid w:val="008C6216"/>
    <w:rsid w:val="008D0286"/>
    <w:rsid w:val="008D2212"/>
    <w:rsid w:val="008D72F9"/>
    <w:rsid w:val="008F5151"/>
    <w:rsid w:val="00942DBE"/>
    <w:rsid w:val="00976944"/>
    <w:rsid w:val="00985D43"/>
    <w:rsid w:val="009C3ACE"/>
    <w:rsid w:val="009F4BF2"/>
    <w:rsid w:val="00A16B71"/>
    <w:rsid w:val="00A320D8"/>
    <w:rsid w:val="00A45B57"/>
    <w:rsid w:val="00A5775D"/>
    <w:rsid w:val="00A637AA"/>
    <w:rsid w:val="00A63E34"/>
    <w:rsid w:val="00A77FDF"/>
    <w:rsid w:val="00A956D9"/>
    <w:rsid w:val="00AC3B3C"/>
    <w:rsid w:val="00AE049D"/>
    <w:rsid w:val="00B053D7"/>
    <w:rsid w:val="00B24DAB"/>
    <w:rsid w:val="00B36CBB"/>
    <w:rsid w:val="00B56B69"/>
    <w:rsid w:val="00B87470"/>
    <w:rsid w:val="00BE6F5F"/>
    <w:rsid w:val="00C230D9"/>
    <w:rsid w:val="00C27094"/>
    <w:rsid w:val="00C41579"/>
    <w:rsid w:val="00C54F9B"/>
    <w:rsid w:val="00C90F9E"/>
    <w:rsid w:val="00C9197A"/>
    <w:rsid w:val="00CD5727"/>
    <w:rsid w:val="00CE48F2"/>
    <w:rsid w:val="00D11D6F"/>
    <w:rsid w:val="00D20E13"/>
    <w:rsid w:val="00D349BB"/>
    <w:rsid w:val="00D76463"/>
    <w:rsid w:val="00D861A7"/>
    <w:rsid w:val="00DE546E"/>
    <w:rsid w:val="00DE58CD"/>
    <w:rsid w:val="00E33A6E"/>
    <w:rsid w:val="00E417B5"/>
    <w:rsid w:val="00E67F38"/>
    <w:rsid w:val="00E710C0"/>
    <w:rsid w:val="00E720E8"/>
    <w:rsid w:val="00E83CE9"/>
    <w:rsid w:val="00E85BBF"/>
    <w:rsid w:val="00ED74A5"/>
    <w:rsid w:val="00EE2FFA"/>
    <w:rsid w:val="00EF48AD"/>
    <w:rsid w:val="00F10529"/>
    <w:rsid w:val="00F220B2"/>
    <w:rsid w:val="00F45E52"/>
    <w:rsid w:val="00F5650A"/>
    <w:rsid w:val="00FC462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1F78E"/>
  <w15:chartTrackingRefBased/>
  <w15:docId w15:val="{B7A88F8B-3499-4FCF-9916-72BF08B56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styleId="Mkatabulky">
    <w:name w:val="Table Grid"/>
    <w:basedOn w:val="Normlntabulka"/>
    <w:uiPriority w:val="59"/>
    <w:rsid w:val="005D1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ln1">
    <w:name w:val="Normální1"/>
    <w:basedOn w:val="Normln"/>
    <w:rsid w:val="0002044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textovodkaz">
    <w:name w:val="Hyperlink"/>
    <w:basedOn w:val="Standardnpsmoodstavce"/>
    <w:uiPriority w:val="99"/>
    <w:unhideWhenUsed/>
    <w:rsid w:val="00020440"/>
    <w:rPr>
      <w:color w:val="0563C1" w:themeColor="hyperlink"/>
      <w:u w:val="single"/>
    </w:rPr>
  </w:style>
  <w:style w:type="paragraph" w:styleId="Textpoznpodarou">
    <w:name w:val="footnote text"/>
    <w:basedOn w:val="Normln"/>
    <w:link w:val="TextpoznpodarouChar"/>
    <w:uiPriority w:val="99"/>
    <w:unhideWhenUsed/>
    <w:rsid w:val="001C70E5"/>
    <w:pPr>
      <w:spacing w:after="0" w:line="240" w:lineRule="auto"/>
    </w:pPr>
    <w:rPr>
      <w:rFonts w:eastAsiaTheme="minorEastAsia"/>
      <w:sz w:val="20"/>
      <w:szCs w:val="20"/>
      <w:lang w:eastAsia="cs-CZ"/>
    </w:rPr>
  </w:style>
  <w:style w:type="character" w:customStyle="1" w:styleId="TextpoznpodarouChar">
    <w:name w:val="Text pozn. pod čarou Char"/>
    <w:basedOn w:val="Standardnpsmoodstavce"/>
    <w:link w:val="Textpoznpodarou"/>
    <w:uiPriority w:val="99"/>
    <w:rsid w:val="001C70E5"/>
    <w:rPr>
      <w:rFonts w:eastAsiaTheme="minorEastAsia"/>
      <w:sz w:val="20"/>
      <w:szCs w:val="20"/>
      <w:lang w:eastAsia="cs-CZ"/>
    </w:rPr>
  </w:style>
  <w:style w:type="character" w:styleId="Znakapoznpodarou">
    <w:name w:val="footnote reference"/>
    <w:basedOn w:val="Standardnpsmoodstavce"/>
    <w:uiPriority w:val="99"/>
    <w:semiHidden/>
    <w:unhideWhenUsed/>
    <w:rsid w:val="001C70E5"/>
    <w:rPr>
      <w:vertAlign w:val="superscript"/>
    </w:rPr>
  </w:style>
  <w:style w:type="paragraph" w:styleId="Odstavecseseznamem">
    <w:name w:val="List Paragraph"/>
    <w:basedOn w:val="Normln"/>
    <w:uiPriority w:val="34"/>
    <w:qFormat/>
    <w:rsid w:val="001C70E5"/>
    <w:pPr>
      <w:ind w:left="720"/>
      <w:contextualSpacing/>
    </w:pPr>
  </w:style>
  <w:style w:type="table" w:styleId="Svtlstnovn">
    <w:name w:val="Light Shading"/>
    <w:basedOn w:val="Normlntabulka"/>
    <w:uiPriority w:val="60"/>
    <w:rsid w:val="00071E8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Zhlav">
    <w:name w:val="header"/>
    <w:basedOn w:val="Normln"/>
    <w:link w:val="ZhlavChar"/>
    <w:uiPriority w:val="99"/>
    <w:unhideWhenUsed/>
    <w:rsid w:val="00071E8A"/>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071E8A"/>
  </w:style>
  <w:style w:type="paragraph" w:styleId="Zpat">
    <w:name w:val="footer"/>
    <w:basedOn w:val="Normln"/>
    <w:link w:val="ZpatChar"/>
    <w:uiPriority w:val="99"/>
    <w:unhideWhenUsed/>
    <w:rsid w:val="00071E8A"/>
    <w:pPr>
      <w:tabs>
        <w:tab w:val="center" w:pos="4536"/>
        <w:tab w:val="right" w:pos="9072"/>
      </w:tabs>
      <w:spacing w:after="0" w:line="240" w:lineRule="auto"/>
    </w:pPr>
  </w:style>
  <w:style w:type="character" w:customStyle="1" w:styleId="ZpatChar">
    <w:name w:val="Zápatí Char"/>
    <w:basedOn w:val="Standardnpsmoodstavce"/>
    <w:link w:val="Zpat"/>
    <w:uiPriority w:val="99"/>
    <w:rsid w:val="00071E8A"/>
  </w:style>
  <w:style w:type="paragraph" w:customStyle="1" w:styleId="Default">
    <w:name w:val="Default"/>
    <w:rsid w:val="00347E50"/>
    <w:pPr>
      <w:autoSpaceDE w:val="0"/>
      <w:autoSpaceDN w:val="0"/>
      <w:adjustRightInd w:val="0"/>
      <w:spacing w:after="0" w:line="240" w:lineRule="auto"/>
    </w:pPr>
    <w:rPr>
      <w:rFonts w:ascii="Times New Roman" w:hAnsi="Times New Roman" w:cs="Times New Roman"/>
      <w:color w:val="000000"/>
      <w:sz w:val="24"/>
      <w:szCs w:val="24"/>
      <w:lang w:val="en-GB"/>
    </w:rPr>
  </w:style>
  <w:style w:type="character" w:styleId="Zstupntext">
    <w:name w:val="Placeholder Text"/>
    <w:basedOn w:val="Standardnpsmoodstavce"/>
    <w:uiPriority w:val="99"/>
    <w:semiHidden/>
    <w:rsid w:val="00A16B71"/>
    <w:rPr>
      <w:color w:val="808080"/>
    </w:rPr>
  </w:style>
  <w:style w:type="character" w:customStyle="1" w:styleId="UnresolvedMention">
    <w:name w:val="Unresolved Mention"/>
    <w:basedOn w:val="Standardnpsmoodstavce"/>
    <w:uiPriority w:val="99"/>
    <w:semiHidden/>
    <w:unhideWhenUsed/>
    <w:rsid w:val="002D7821"/>
    <w:rPr>
      <w:color w:val="605E5C"/>
      <w:shd w:val="clear" w:color="auto" w:fill="E1DFDD"/>
    </w:rPr>
  </w:style>
  <w:style w:type="paragraph" w:styleId="Textbubliny">
    <w:name w:val="Balloon Text"/>
    <w:basedOn w:val="Normln"/>
    <w:link w:val="TextbublinyChar"/>
    <w:uiPriority w:val="99"/>
    <w:semiHidden/>
    <w:unhideWhenUsed/>
    <w:rsid w:val="000C4ECB"/>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C4EC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645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r.eionet.europa.eu/help/habitats_art1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ortal.nature.cz/publik_syst/files/metodika_aktualizace_2020_05.pdf"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D8BA4-847A-4055-8674-54D2C136D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14</Pages>
  <Words>3590</Words>
  <Characters>21184</Characters>
  <Application>Microsoft Office Word</Application>
  <DocSecurity>0</DocSecurity>
  <Lines>176</Lines>
  <Paragraphs>49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Tereza Kušnírová2</dc:creator>
  <cp:keywords/>
  <dc:description/>
  <cp:lastModifiedBy>Jonáš Gaigr2</cp:lastModifiedBy>
  <cp:revision>13</cp:revision>
  <dcterms:created xsi:type="dcterms:W3CDTF">2022-09-30T14:53:00Z</dcterms:created>
  <dcterms:modified xsi:type="dcterms:W3CDTF">2022-09-30T16:13:00Z</dcterms:modified>
</cp:coreProperties>
</file>