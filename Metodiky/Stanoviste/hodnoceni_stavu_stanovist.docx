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word/fontTable.xml" ContentType="application/vnd.openxmlformats-officedocument.wordprocessingml.fontTable+xml"/>
  <Override PartName="/word/commentsExtended.xml" ContentType="application/vnd.openxmlformats-officedocument.wordprocessingml.commentsExtended+xml"/>
  <Override PartName="/word/numbering.xml" ContentType="application/vnd.openxmlformats-officedocument.wordprocessingml.numbering+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sz w:val="28"/>
          <w:szCs w:val="28"/>
        </w:rPr>
      </w:pPr>
      <w:r>
        <w:rPr>
          <w:rFonts w:cs="Times New Roman" w:ascii="Times New Roman" w:hAnsi="Times New Roman"/>
          <w:sz w:val="32"/>
        </w:rPr>
        <w:t>Metodika sledování stavu EVL: typy přírodních stanovišť</w:t>
      </w:r>
    </w:p>
    <w:p>
      <w:pPr>
        <w:pStyle w:val="Normal"/>
        <w:rPr>
          <w:rFonts w:ascii="Times New Roman" w:hAnsi="Times New Roman"/>
        </w:rPr>
      </w:pPr>
      <w:r>
        <w:rPr>
          <w:rFonts w:ascii="Times New Roman" w:hAnsi="Times New Roman"/>
        </w:rPr>
        <w:t>Autoři: Jonáš Gaigr, Martin Vojík</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Metodika vychází z práce Kučery a kol. (2016)</w:t>
      </w:r>
      <w:r>
        <w:rPr>
          <w:rStyle w:val="FootnoteAnchor"/>
          <w:rFonts w:ascii="Times New Roman" w:hAnsi="Times New Roman"/>
        </w:rPr>
        <w:footnoteReference w:id="2"/>
      </w:r>
      <w:r>
        <w:rPr>
          <w:rFonts w:ascii="Times New Roman" w:hAnsi="Times New Roman"/>
        </w:rPr>
        <w:t>, která byla revidována za účelem optimalizace interního využití AOPK ČR. Mnohé části byly z metodiky přejaty a využity pro účely obecného úvodu pro sledování stavu.</w:t>
      </w:r>
    </w:p>
    <w:p>
      <w:pPr>
        <w:pStyle w:val="Normal"/>
        <w:jc w:val="both"/>
        <w:rPr>
          <w:rFonts w:ascii="Times New Roman" w:hAnsi="Times New Roman"/>
          <w:sz w:val="24"/>
          <w:szCs w:val="24"/>
        </w:rPr>
      </w:pPr>
      <w:r>
        <w:rPr>
          <w:rFonts w:ascii="Times New Roman" w:hAnsi="Times New Roman"/>
          <w:sz w:val="24"/>
        </w:rPr>
        <w:t xml:space="preserve">Metodika se týká těch typů přírodních stanovišť, které jsou předmětem ochrany v EVL a jsou formované a indikované vyššími cévnatými rostlinami. Tato metodika se nevztahuje na </w:t>
      </w:r>
      <w:r>
        <w:rPr>
          <w:rFonts w:ascii="Times New Roman" w:hAnsi="Times New Roman"/>
          <w:sz w:val="24"/>
          <w:szCs w:val="24"/>
        </w:rPr>
        <w:t>stanoviště, pro jejichž sledování je nezbytný odlišný postup s indikací pomocí diagnostických druhů jiných taxonomických skupin: 3140 Tvrdé oligo-mezotrofní vody s bentickou vegetací parožnatek, 91T0 Středoevropské lišejníkové bory. Stanoviště 8310 Jeskyně nepřístupné veřejnosti podléhá zcela odlišným postupům a tato metodika je neřeší.</w:t>
      </w:r>
    </w:p>
    <w:p>
      <w:pPr>
        <w:pStyle w:val="Normal"/>
        <w:jc w:val="both"/>
        <w:rPr>
          <w:rFonts w:ascii="Times New Roman" w:hAnsi="Times New Roman"/>
          <w:sz w:val="24"/>
        </w:rPr>
      </w:pPr>
      <w:r>
        <w:rPr>
          <w:rFonts w:ascii="Times New Roman" w:hAnsi="Times New Roman"/>
          <w:sz w:val="24"/>
          <w:szCs w:val="24"/>
        </w:rPr>
        <w:t xml:space="preserve">Metodika sledování stavu vychází při hodnocení stavu z hodnocení většího počtu parametrů, které jsou důležitými indikátory stavu konkrétních lokalit a současně je možné je pro každou konkrétní lokalitu zjistit z údajů pořizovaných při aktualizaci mapování biotopů. Metodika v současném stavu nezahrnuje další důležité parametry související s kvalitou konkrétních lokalit typů přírodních stanovišť (např. hodnocení stavu abiotických podmínek prostředí), jejichž sledování však v současné době není reálné provádět v rozsahu pokrývajícím všechny lokality příslušného typu přírodního stanoviště. V případech, kdy tyto údaje budou pro konkrétní lokality k dispozici je velmi vhodné je využít při závěrečném expertním ověření a hodnocení stavu lokalit příslušného typu přírodního stanoviště, které by celý proces sledování stavu měl být zakončen a v případě potřeby i ke korekci výsledného hodnocení.  </w:t>
      </w:r>
      <w:r>
        <w:rPr>
          <w:rFonts w:ascii="Times New Roman" w:hAnsi="Times New Roman"/>
          <w:sz w:val="24"/>
        </w:rPr>
        <w:t xml:space="preserve"> </w:t>
      </w:r>
    </w:p>
    <w:p>
      <w:pPr>
        <w:pStyle w:val="Normal"/>
        <w:rPr>
          <w:rFonts w:ascii="Times New Roman" w:hAnsi="Times New Roman"/>
          <w:sz w:val="24"/>
        </w:rPr>
      </w:pPr>
      <w:r>
        <w:rPr>
          <w:rFonts w:ascii="Times New Roman" w:hAnsi="Times New Roman"/>
          <w:b/>
          <w:sz w:val="24"/>
        </w:rPr>
        <w:t>Seznam zkratek a termínů</w:t>
      </w:r>
      <w:r>
        <w:rPr>
          <w:rFonts w:ascii="Times New Roman" w:hAnsi="Times New Roman"/>
          <w:sz w:val="24"/>
        </w:rPr>
        <w:t xml:space="preserve"> (upraveno podle Dostálová 2012)</w:t>
      </w:r>
    </w:p>
    <w:p>
      <w:pPr>
        <w:pStyle w:val="Normal"/>
        <w:spacing w:lineRule="auto" w:line="240" w:before="120" w:after="0"/>
        <w:jc w:val="both"/>
        <w:rPr>
          <w:rFonts w:ascii="Times New Roman" w:hAnsi="Times New Roman"/>
        </w:rPr>
      </w:pPr>
      <w:r>
        <w:rPr>
          <w:rFonts w:ascii="Times New Roman" w:hAnsi="Times New Roman"/>
          <w:b/>
        </w:rPr>
        <w:t xml:space="preserve">AOPK ČR - </w:t>
      </w:r>
      <w:r>
        <w:rPr>
          <w:rFonts w:ascii="Times New Roman" w:hAnsi="Times New Roman"/>
        </w:rPr>
        <w:t>Agentura ochrany přírody a krajiny ČR</w:t>
      </w:r>
    </w:p>
    <w:p>
      <w:pPr>
        <w:pStyle w:val="Normal"/>
        <w:spacing w:lineRule="auto" w:line="240" w:before="120" w:after="0"/>
        <w:jc w:val="both"/>
        <w:rPr>
          <w:rFonts w:ascii="Times New Roman" w:hAnsi="Times New Roman"/>
        </w:rPr>
      </w:pPr>
      <w:r>
        <w:rPr>
          <w:rFonts w:ascii="Times New Roman" w:hAnsi="Times New Roman"/>
          <w:b/>
        </w:rPr>
        <w:t>a</w:t>
      </w:r>
      <w:bookmarkStart w:id="0" w:name="_GoBack"/>
      <w:bookmarkEnd w:id="0"/>
      <w:r>
        <w:rPr>
          <w:rFonts w:ascii="Times New Roman" w:hAnsi="Times New Roman"/>
          <w:b/>
        </w:rPr>
        <w:t xml:space="preserve">VMB </w:t>
      </w:r>
      <w:r>
        <w:rPr>
          <w:rFonts w:ascii="Times New Roman" w:hAnsi="Times New Roman"/>
        </w:rPr>
        <w:t>- aktualizovaná vrstva mapování biotopů, blíže viz metodika (Lustyk 2024a)</w:t>
      </w:r>
    </w:p>
    <w:p>
      <w:pPr>
        <w:pStyle w:val="Normal"/>
        <w:spacing w:lineRule="auto" w:line="240" w:before="120" w:after="0"/>
        <w:ind w:left="850" w:hanging="850"/>
        <w:jc w:val="both"/>
        <w:rPr>
          <w:rFonts w:ascii="Times New Roman" w:hAnsi="Times New Roman"/>
        </w:rPr>
      </w:pPr>
      <w:r>
        <w:rPr>
          <w:rFonts w:ascii="Times New Roman" w:hAnsi="Times New Roman"/>
          <w:b/>
        </w:rPr>
        <w:t xml:space="preserve">Biotop </w:t>
      </w:r>
      <w:r>
        <w:rPr>
          <w:rFonts w:ascii="Times New Roman" w:hAnsi="Times New Roman"/>
        </w:rPr>
        <w:t>– základní klasifikační jednotka popsaná v Katalogu biotopů (Chytrý a kol. 2010), jeden či více biotopů tvoří tzv. typ přírodního stanoviště, zkráceně stanoviště (anglicky habitat) podle Přílohy 1 Směrnice 92/43/EHS o ochraně přírodních stanovišť, volně žijících živočichů a planě rostoucích rostlin.</w:t>
      </w:r>
    </w:p>
    <w:p>
      <w:pPr>
        <w:pStyle w:val="Normal"/>
        <w:spacing w:lineRule="auto" w:line="240" w:before="120" w:after="0"/>
        <w:ind w:left="850" w:hanging="850"/>
        <w:jc w:val="both"/>
        <w:rPr>
          <w:rFonts w:ascii="Times New Roman" w:hAnsi="Times New Roman"/>
        </w:rPr>
      </w:pPr>
      <w:r>
        <w:rPr>
          <w:rFonts w:ascii="Times New Roman" w:hAnsi="Times New Roman"/>
          <w:b/>
        </w:rPr>
        <w:t xml:space="preserve">EVL - </w:t>
      </w:r>
      <w:r>
        <w:rPr>
          <w:rFonts w:ascii="Times New Roman" w:hAnsi="Times New Roman"/>
        </w:rPr>
        <w:t>evropsky významná lokalita</w:t>
      </w:r>
    </w:p>
    <w:p>
      <w:pPr>
        <w:pStyle w:val="Normal"/>
        <w:spacing w:lineRule="auto" w:line="240" w:before="120" w:after="0"/>
        <w:ind w:left="850" w:hanging="850"/>
        <w:jc w:val="both"/>
        <w:rPr>
          <w:rFonts w:ascii="Times New Roman" w:hAnsi="Times New Roman"/>
        </w:rPr>
      </w:pPr>
      <w:r>
        <w:rPr>
          <w:rFonts w:ascii="Times New Roman" w:hAnsi="Times New Roman"/>
          <w:b/>
        </w:rPr>
        <w:t>Kvalita stanoviště</w:t>
      </w:r>
      <w:r>
        <w:rPr>
          <w:rFonts w:ascii="Times New Roman" w:hAnsi="Times New Roman"/>
        </w:rPr>
        <w:t xml:space="preserve"> – kvalita stanoviště popisuje stav předmětu ochrany. Převod kvalitativních charakteristik aktualizace mapování biotopů na kvalitu stanoviště je součástí této metodiky. </w:t>
      </w:r>
    </w:p>
    <w:p>
      <w:pPr>
        <w:pStyle w:val="Normal"/>
        <w:spacing w:lineRule="auto" w:line="240" w:before="120" w:after="0"/>
        <w:ind w:left="850" w:hanging="850"/>
        <w:jc w:val="both"/>
        <w:rPr>
          <w:rFonts w:ascii="Times New Roman" w:hAnsi="Times New Roman"/>
        </w:rPr>
      </w:pPr>
      <w:r>
        <w:rPr>
          <w:rFonts w:ascii="Times New Roman" w:hAnsi="Times New Roman"/>
          <w:b/>
        </w:rPr>
        <w:t>Limitní hodnota</w:t>
      </w:r>
      <w:r>
        <w:rPr>
          <w:rFonts w:ascii="Times New Roman" w:hAnsi="Times New Roman"/>
        </w:rPr>
        <w:t xml:space="preserve"> – hranice, jejíž překročení indikuje významné zhoršení stavu předmětu ochrany, a tedy klasifikaci stavu předmětu ochrany jako „špatný“.</w:t>
      </w:r>
    </w:p>
    <w:p>
      <w:pPr>
        <w:pStyle w:val="Normal"/>
        <w:spacing w:lineRule="auto" w:line="240" w:before="120" w:after="0"/>
        <w:jc w:val="both"/>
        <w:rPr>
          <w:rFonts w:ascii="Times New Roman" w:hAnsi="Times New Roman"/>
        </w:rPr>
      </w:pPr>
      <w:r>
        <w:rPr>
          <w:rFonts w:ascii="Times New Roman" w:hAnsi="Times New Roman"/>
          <w:b/>
        </w:rPr>
        <w:t>PHB</w:t>
      </w:r>
      <w:r>
        <w:rPr>
          <w:rFonts w:ascii="Times New Roman" w:hAnsi="Times New Roman"/>
        </w:rPr>
        <w:t xml:space="preserve"> - Příručka hodnocení biotopů (Lustyk 2024b)</w:t>
      </w:r>
    </w:p>
    <w:p>
      <w:pPr>
        <w:pStyle w:val="Normal"/>
        <w:spacing w:lineRule="auto" w:line="240" w:before="120" w:after="0"/>
        <w:ind w:left="850" w:hanging="850"/>
        <w:jc w:val="both"/>
        <w:rPr>
          <w:rFonts w:ascii="Times New Roman" w:hAnsi="Times New Roman"/>
        </w:rPr>
      </w:pPr>
      <w:r>
        <w:rPr>
          <w:rFonts w:ascii="Times New Roman" w:hAnsi="Times New Roman"/>
          <w:b/>
        </w:rPr>
        <w:t>Předmět ochrany EVL</w:t>
      </w:r>
      <w:r>
        <w:rPr>
          <w:rFonts w:ascii="Times New Roman" w:hAnsi="Times New Roman"/>
        </w:rPr>
        <w:t xml:space="preserve"> – typ evropsky významného stanoviště, který je v nařízení vlády č. 318/2013 Sb., v platném znění definován jako předmět ochrany. Tato specifikace slouží k určení, uplatňuje-li se požadavek splnění minimálního areálu pro hodnocení stavu předmětu ochrany pro daný biotop.</w:t>
      </w:r>
    </w:p>
    <w:p>
      <w:pPr>
        <w:pStyle w:val="Normal"/>
        <w:spacing w:lineRule="auto" w:line="240" w:before="120" w:after="0"/>
        <w:ind w:left="850" w:hanging="850"/>
        <w:jc w:val="both"/>
        <w:rPr>
          <w:rFonts w:ascii="Times New Roman" w:hAnsi="Times New Roman"/>
        </w:rPr>
      </w:pPr>
      <w:r>
        <w:rPr>
          <w:rFonts w:ascii="Times New Roman" w:hAnsi="Times New Roman"/>
          <w:b/>
        </w:rPr>
        <w:t>Rozloha stanoviště</w:t>
      </w:r>
      <w:r>
        <w:rPr>
          <w:rFonts w:ascii="Times New Roman" w:hAnsi="Times New Roman"/>
        </w:rPr>
        <w:t xml:space="preserve"> - součet rozloh všech mapovaných biotopů, které jsou řazeny do daného stanoviště. Rozloha biotopu odpovídá součtu rozloh segmentů a příslušného podílu rozloh segmentů mapovaných v mozaice (podíl se stanoví na základě procentického zastoupení biotopu v mozaice).</w:t>
      </w:r>
    </w:p>
    <w:p>
      <w:pPr>
        <w:pStyle w:val="Normal"/>
        <w:spacing w:lineRule="auto" w:line="240" w:before="120" w:after="0"/>
        <w:ind w:left="850" w:hanging="850"/>
        <w:jc w:val="both"/>
        <w:rPr>
          <w:rFonts w:ascii="Times New Roman" w:hAnsi="Times New Roman"/>
        </w:rPr>
      </w:pPr>
      <w:r>
        <w:rPr>
          <w:rFonts w:ascii="Times New Roman" w:hAnsi="Times New Roman"/>
          <w:b/>
        </w:rPr>
        <w:t>Sledování stavu stanovišť</w:t>
      </w:r>
      <w:r>
        <w:rPr>
          <w:rFonts w:ascii="Times New Roman" w:hAnsi="Times New Roman"/>
        </w:rPr>
        <w:t xml:space="preserve"> – činnost daná jako povinnost členským státům Evropské unie Směrnicí o stanovištích (čl. 11, resp. 17). Sledování stavu může mít rozmanitou podobu, obecně jde o systematický sběr dat o stanovištích zaměřený na celé území státu, nebo v případě EVL na plochu EVL. </w:t>
      </w:r>
    </w:p>
    <w:p>
      <w:pPr>
        <w:pStyle w:val="Normal"/>
        <w:spacing w:lineRule="auto" w:line="240" w:before="120" w:after="0"/>
        <w:ind w:left="850" w:hanging="850"/>
        <w:jc w:val="both"/>
        <w:rPr>
          <w:rFonts w:ascii="Times New Roman" w:hAnsi="Times New Roman"/>
        </w:rPr>
      </w:pPr>
      <w:r>
        <w:rPr>
          <w:rFonts w:ascii="Times New Roman" w:hAnsi="Times New Roman"/>
          <w:b/>
        </w:rPr>
        <w:t>Stav předmětu ochrany –</w:t>
      </w:r>
      <w:r>
        <w:rPr>
          <w:rFonts w:ascii="Times New Roman" w:hAnsi="Times New Roman"/>
        </w:rPr>
        <w:t xml:space="preserve"> výsledek hodnocení sledování stavu předmětu ochrany. Nabývá hodnot: dobrý, zhoršený, špatný, neznámý. Vztahuje se k hodnoceným charakteristikám (např. k rozloze a kvalitě stanoviště) a vývoji těchto charakteristik v čase – trendům.</w:t>
      </w:r>
    </w:p>
    <w:p>
      <w:pPr>
        <w:pStyle w:val="Normal"/>
        <w:spacing w:lineRule="auto" w:line="240" w:before="120" w:after="0"/>
        <w:ind w:left="850" w:hanging="850"/>
        <w:jc w:val="both"/>
        <w:rPr>
          <w:rFonts w:ascii="Times New Roman" w:hAnsi="Times New Roman"/>
        </w:rPr>
      </w:pPr>
      <w:r>
        <w:rPr>
          <w:rFonts w:ascii="Times New Roman" w:hAnsi="Times New Roman"/>
          <w:b/>
        </w:rPr>
        <w:t xml:space="preserve">Trend stavu předmětu ochrany – </w:t>
      </w:r>
      <w:r>
        <w:rPr>
          <w:rFonts w:ascii="Times New Roman" w:hAnsi="Times New Roman"/>
        </w:rPr>
        <w:t>změna hodnot hodnocených charakteristik v čase. Dochází-li ke zhoršování, je trend označován jako negativní, dochází-li ke zlepšování, je trend označován jako pozitivní. Trend je součástí hodnocení stavu předmětu ochrany za více hodnotících období.</w:t>
      </w:r>
    </w:p>
    <w:p>
      <w:pPr>
        <w:pStyle w:val="Normal"/>
        <w:rPr>
          <w:rFonts w:ascii="Times New Roman" w:hAnsi="Times New Roman"/>
          <w:sz w:val="24"/>
        </w:rPr>
      </w:pPr>
      <w:r>
        <w:rPr>
          <w:rFonts w:ascii="Times New Roman" w:hAnsi="Times New Roman"/>
          <w:sz w:val="24"/>
        </w:rPr>
      </w:r>
    </w:p>
    <w:p>
      <w:pPr>
        <w:pStyle w:val="Normal"/>
        <w:numPr>
          <w:ilvl w:val="0"/>
          <w:numId w:val="4"/>
        </w:numPr>
        <w:spacing w:lineRule="auto" w:line="276" w:before="0" w:after="0"/>
        <w:ind w:left="272" w:hanging="272"/>
        <w:rPr>
          <w:rFonts w:ascii="Times New Roman" w:hAnsi="Times New Roman"/>
          <w:b/>
          <w:b/>
          <w:sz w:val="24"/>
          <w:szCs w:val="24"/>
        </w:rPr>
      </w:pPr>
      <w:r>
        <w:rPr>
          <w:rFonts w:ascii="Times New Roman" w:hAnsi="Times New Roman"/>
          <w:b/>
          <w:sz w:val="24"/>
          <w:szCs w:val="24"/>
        </w:rPr>
        <w:t>Cíl sledování a metodika</w:t>
      </w:r>
    </w:p>
    <w:p>
      <w:pPr>
        <w:pStyle w:val="Normal"/>
        <w:spacing w:before="0" w:after="0"/>
        <w:jc w:val="both"/>
        <w:rPr>
          <w:rFonts w:ascii="Times New Roman" w:hAnsi="Times New Roman"/>
          <w:sz w:val="24"/>
        </w:rPr>
      </w:pPr>
      <w:r>
        <w:rPr>
          <w:rFonts w:ascii="Times New Roman" w:hAnsi="Times New Roman"/>
          <w:sz w:val="24"/>
        </w:rPr>
        <w:t>Cílem předkládané metodiky je poskytnout jednotný návod pro systematické vyhodnocení dat o rozšíření, aktuálním stavu a trendech typů přírodních stanovišť, péče o lokality s výskytem stanovišť a vlivu ohrožujících faktorů v rámci EVL důležitých pro posouzení jejich stavu z hlediska ochrany. Výsledky jsou dílčím podkladem pro vyhotovení Hodnotících zpráv podle článku 17 Směrnice o stanovištích (92/43/EEC).</w:t>
      </w:r>
    </w:p>
    <w:p>
      <w:pPr>
        <w:pStyle w:val="Nadpis1"/>
        <w:rPr/>
      </w:pPr>
      <w:r>
        <w:rPr/>
      </w:r>
    </w:p>
    <w:p>
      <w:pPr>
        <w:pStyle w:val="Nadpis1"/>
        <w:rPr/>
      </w:pPr>
      <w:r>
        <w:rPr/>
        <w:t>2. Výběr reprezentativních ploch pro monitoring předmětu ochrany v EVL</w:t>
      </w:r>
    </w:p>
    <w:p>
      <w:pPr>
        <w:pStyle w:val="Normal"/>
        <w:spacing w:before="0" w:after="0"/>
        <w:jc w:val="both"/>
        <w:rPr>
          <w:rFonts w:ascii="Times New Roman" w:hAnsi="Times New Roman"/>
          <w:sz w:val="24"/>
          <w:szCs w:val="24"/>
        </w:rPr>
      </w:pPr>
      <w:r>
        <w:rPr>
          <w:rFonts w:ascii="Times New Roman" w:hAnsi="Times New Roman"/>
          <w:sz w:val="24"/>
          <w:szCs w:val="24"/>
        </w:rPr>
        <w:t xml:space="preserve">Předmětem sledování stavu dle této metodiky jsou všechny plochy s výskytem těch typů přírodních stanovišť, které jsou v těchto EVL předmětem ochrany, a jsou formované a diagnostikované cévnatými rostlinami. Hodnocení stavu se provádí samostatně pro každé stanoviště, které je předmětem ochrany v dané EVL. </w:t>
      </w:r>
    </w:p>
    <w:p>
      <w:pPr>
        <w:pStyle w:val="Nadpis2"/>
        <w:rPr>
          <w:b/>
          <w:b/>
          <w:i w:val="false"/>
          <w:i w:val="false"/>
        </w:rPr>
      </w:pPr>
      <w:r>
        <w:rPr>
          <w:b/>
          <w:i w:val="false"/>
        </w:rPr>
      </w:r>
    </w:p>
    <w:p>
      <w:pPr>
        <w:pStyle w:val="Nadpis2"/>
        <w:rPr>
          <w:b/>
          <w:b/>
          <w:i w:val="false"/>
          <w:i w:val="false"/>
        </w:rPr>
      </w:pPr>
      <w:r>
        <w:rPr>
          <w:b/>
          <w:i w:val="false"/>
        </w:rPr>
        <w:t>3. Terénní metodika</w:t>
      </w:r>
    </w:p>
    <w:p>
      <w:pPr>
        <w:pStyle w:val="Normal"/>
        <w:jc w:val="both"/>
        <w:rPr>
          <w:rFonts w:ascii="Times New Roman" w:hAnsi="Times New Roman"/>
          <w:sz w:val="24"/>
        </w:rPr>
      </w:pPr>
      <w:r>
        <w:rPr>
          <w:rFonts w:ascii="Times New Roman" w:hAnsi="Times New Roman"/>
          <w:sz w:val="24"/>
        </w:rPr>
        <w:t>Metodika sledování stavu předmětů ochrany vychází z terénních dat pořízených při aktualizacích vrstvy mapování biotopů (aVMB k roku 2022). Podrobný postup sběru dat v terénu, jakož i specifika mapování v různých formačních skupinách jsou popsány (a) v Metodice 2. vlny aktualizace vrstvy mapování biotopů (Lustyk 2024a</w:t>
      </w:r>
      <w:r>
        <w:rPr>
          <w:rStyle w:val="FootnoteAnchor"/>
          <w:rFonts w:ascii="Times New Roman" w:hAnsi="Times New Roman"/>
          <w:sz w:val="24"/>
        </w:rPr>
        <w:footnoteReference w:id="3"/>
      </w:r>
      <w:r>
        <w:rPr>
          <w:rFonts w:ascii="Times New Roman" w:hAnsi="Times New Roman"/>
          <w:sz w:val="24"/>
        </w:rPr>
        <w:t xml:space="preserve">) a (b) v Příručce hodnocení biotopů (Lustyk 2024b, dále </w:t>
      </w:r>
      <w:del w:id="0" w:author="Jakub Rataj" w:date="2026-02-13T11:49:30Z">
        <w:r>
          <w:rPr>
            <w:rFonts w:ascii="Times New Roman" w:hAnsi="Times New Roman"/>
            <w:sz w:val="24"/>
          </w:rPr>
          <w:delText xml:space="preserve">jen </w:delText>
        </w:r>
      </w:del>
      <w:r>
        <w:rPr>
          <w:rFonts w:ascii="Times New Roman" w:hAnsi="Times New Roman"/>
          <w:sz w:val="24"/>
        </w:rPr>
        <w:t xml:space="preserve">PHB). </w:t>
      </w:r>
    </w:p>
    <w:p>
      <w:pPr>
        <w:pStyle w:val="Normal"/>
        <w:jc w:val="both"/>
        <w:rPr>
          <w:rFonts w:ascii="Times New Roman" w:hAnsi="Times New Roman"/>
          <w:sz w:val="24"/>
        </w:rPr>
      </w:pPr>
      <w:r>
        <w:rPr>
          <w:rFonts w:ascii="Times New Roman" w:hAnsi="Times New Roman"/>
          <w:sz w:val="24"/>
        </w:rPr>
        <w:t xml:space="preserve">Metodika sledování stavu stanovišť v EVL je navržena jednotným způsobem pro všechny typy přírodních stanovišť formovaných a indikovaných cévnatými rostlinami. Metodika vychází z aktualizované vrstvy mapování biotopů (aVMB) a předpokládá vysokou kvalitu těchto dat. Hodnocení stavu se neliší mezi stanovišti různých formačních skupin. Dílčí specifika spojená s pořizováním dat na některých stanovištích a jejich vyhodnocením jsou podrobně komentována v PHB (to se týká zejména heterogenních stanovišť sestávajících z více různých biotopů, kde je třeba zohlednit dílčí informace pro tyto biotopy). Všechny postupy, které upravují limitní parametry hodnocení, musí být podrobně zdokumentovány, neboť stav aktualizací vrstvy mapování biotopů se bude dále vyvíjet a hodnoty limitních parametrů se budou měnit v závislosti na míře aktualizace vrstvy mapování biotopů. Teprve s dokončením aktualizace vrstvy mapování biotopů lze předpokládat, že parametrické hodnoty budou ustálené a budou plně odpovídat potřebám této metodiky. </w:t>
      </w:r>
    </w:p>
    <w:p>
      <w:pPr>
        <w:pStyle w:val="Normal"/>
        <w:spacing w:before="0" w:after="0"/>
        <w:jc w:val="both"/>
        <w:rPr>
          <w:rFonts w:ascii="Times New Roman" w:hAnsi="Times New Roman"/>
        </w:rPr>
      </w:pPr>
      <w:r>
        <w:rPr>
          <w:rFonts w:ascii="Times New Roman" w:hAnsi="Times New Roman"/>
        </w:rPr>
      </w:r>
    </w:p>
    <w:p>
      <w:pPr>
        <w:pStyle w:val="Normal"/>
        <w:spacing w:before="0" w:after="0"/>
        <w:jc w:val="both"/>
        <w:rPr>
          <w:rFonts w:ascii="Times New Roman" w:hAnsi="Times New Roman"/>
          <w:b/>
          <w:b/>
          <w:sz w:val="24"/>
          <w:szCs w:val="24"/>
        </w:rPr>
      </w:pPr>
      <w:r>
        <w:rPr>
          <w:rFonts w:ascii="Times New Roman" w:hAnsi="Times New Roman"/>
          <w:b/>
          <w:sz w:val="24"/>
          <w:szCs w:val="24"/>
        </w:rPr>
        <w:t>4. Klíčové sledované parametry pro hodnocení stavu a indikátory jeho vývoje</w:t>
      </w:r>
    </w:p>
    <w:p>
      <w:pPr>
        <w:pStyle w:val="Annotationtext"/>
        <w:jc w:val="both"/>
        <w:rPr>
          <w:rFonts w:ascii="Times New Roman" w:hAnsi="Times New Roman"/>
          <w:sz w:val="24"/>
        </w:rPr>
      </w:pPr>
      <w:r>
        <w:rPr>
          <w:rFonts w:ascii="Times New Roman" w:hAnsi="Times New Roman"/>
          <w:sz w:val="24"/>
        </w:rPr>
        <w:t xml:space="preserve">Metodika sledování stavu přírodních stanovišť vychází z principů moderní biologie ochrany přírody a zohledňuje parametry, které se běžně používají v druhové ochraně, ovšem s mírnou modifikací na ty parametry, které lze sledovat pro stanoviště. Zahrnuty jsou jak kvalitativní ukazatele (zejména výskyt druhů), které indikují stav stanoviště, tak i kvantitativní plošné ukazatele, které vycházejí z moderních principů navrhování chráněných území. </w:t>
      </w:r>
    </w:p>
    <w:p>
      <w:pPr>
        <w:pStyle w:val="Annotationtext"/>
        <w:jc w:val="both"/>
        <w:rPr>
          <w:rFonts w:ascii="Times New Roman" w:hAnsi="Times New Roman"/>
        </w:rPr>
      </w:pPr>
      <w:r>
        <w:rPr>
          <w:rFonts w:ascii="Times New Roman" w:hAnsi="Times New Roman"/>
        </w:rPr>
        <w:t>Před započetím prací na metodice byla provedena rešerše a byly zpracovány podkladové a podpůrné analýzy stavu vybraných stanovišť. Zejména se jedná o následující dokumenty a metodické přístupy:</w:t>
      </w:r>
    </w:p>
    <w:p>
      <w:pPr>
        <w:pStyle w:val="ListParagraph"/>
        <w:numPr>
          <w:ilvl w:val="0"/>
          <w:numId w:val="3"/>
        </w:numPr>
        <w:spacing w:before="0" w:after="200"/>
        <w:contextualSpacing/>
        <w:jc w:val="both"/>
        <w:rPr>
          <w:rFonts w:ascii="Times New Roman" w:hAnsi="Times New Roman"/>
          <w:sz w:val="20"/>
        </w:rPr>
      </w:pPr>
      <w:r>
        <w:rPr>
          <w:rFonts w:ascii="Times New Roman" w:hAnsi="Times New Roman"/>
          <w:sz w:val="20"/>
        </w:rPr>
        <w:t>Rešerše všech dostupných podkladů k hodnocení kvality stanovišť, zejména metodik AOPK ČR a dalších dokumentů používaných v ochraně přírody (rešerše zahrnuje základní parametry a metodiky pro hodnocení kvality biotopů ve vrstvě mapování biotopů po aktualizacích, dále postupy při navrhování EVL, hodnocení stavu stanovišť na celostátní úrovni, regionální přístupy ke stanovení limitů a konečně hodnocení kvality stanovišť / stavu z hlediska ochrany (FCS) v Dánsku, jehož metodiku lze považovat za příkladnou</w:t>
      </w:r>
      <w:ins w:id="1" w:author="Martin Vojík" w:date="2024-09-04T13:17:00Z">
        <w:r>
          <w:rPr>
            <w:rFonts w:ascii="Times New Roman" w:hAnsi="Times New Roman"/>
            <w:sz w:val="20"/>
          </w:rPr>
          <w:t xml:space="preserve"> (Sogaard</w:t>
        </w:r>
      </w:ins>
      <w:ins w:id="2" w:author="Martin Vojík" w:date="2024-09-04T13:17:00Z">
        <w:r>
          <w:rPr>
            <w:rStyle w:val="FootnoteCharacters"/>
            <w:rFonts w:ascii="Times New Roman" w:hAnsi="Times New Roman"/>
            <w:position w:val="0"/>
            <w:sz w:val="20"/>
            <w:sz w:val="20"/>
            <w:vertAlign w:val="baseline"/>
          </w:rPr>
          <w:t xml:space="preserve"> a kol. 2007)</w:t>
        </w:r>
      </w:ins>
      <w:del w:id="3" w:author="Martin Vojík" w:date="2024-09-04T13:17:00Z">
        <w:r>
          <w:rPr>
            <w:rStyle w:val="FootnoteAnchor"/>
            <w:rFonts w:ascii="Times New Roman" w:hAnsi="Times New Roman"/>
            <w:sz w:val="20"/>
          </w:rPr>
          <w:footnoteReference w:id="4"/>
        </w:r>
      </w:del>
      <w:r>
        <w:rPr>
          <w:rFonts w:ascii="Times New Roman" w:hAnsi="Times New Roman"/>
          <w:sz w:val="20"/>
        </w:rPr>
        <w:t xml:space="preserve">. </w:t>
      </w:r>
      <w:commentRangeStart w:id="0"/>
      <w:commentRangeStart w:id="1"/>
      <w:r>
        <w:rPr>
          <w:rFonts w:ascii="Times New Roman" w:hAnsi="Times New Roman"/>
          <w:sz w:val="20"/>
        </w:rPr>
        <w:t>Pro účely hodnocení stavu v ČR byly excerpovány červený seznam rostlin (stav 2001)</w:t>
      </w:r>
      <w:r>
        <w:rPr>
          <w:rStyle w:val="FootnoteAnchor"/>
          <w:rFonts w:ascii="Times New Roman" w:hAnsi="Times New Roman"/>
          <w:sz w:val="20"/>
        </w:rPr>
        <w:footnoteReference w:id="5"/>
      </w:r>
      <w:r>
        <w:rPr>
          <w:rFonts w:ascii="Times New Roman" w:hAnsi="Times New Roman"/>
          <w:sz w:val="20"/>
        </w:rPr>
        <w:t xml:space="preserve">, </w:t>
      </w:r>
      <w:r>
        <w:rPr>
          <w:rFonts w:ascii="Times New Roman" w:hAnsi="Times New Roman"/>
          <w:sz w:val="20"/>
        </w:rPr>
      </w:r>
      <w:commentRangeEnd w:id="1"/>
      <w:r>
        <w:commentReference w:id="1"/>
      </w:r>
      <w:r>
        <w:rPr>
          <w:rFonts w:ascii="Times New Roman" w:hAnsi="Times New Roman"/>
          <w:sz w:val="20"/>
        </w:rPr>
      </w:r>
      <w:ins w:id="4" w:author="Jakub Rataj" w:date="2026-02-05T12:35:29Z">
        <w:commentRangeEnd w:id="0"/>
        <w:r>
          <w:commentReference w:id="0"/>
        </w:r>
        <w:r>
          <w:rPr/>
          <w:commentReference w:id="2"/>
        </w:r>
      </w:ins>
      <w:r>
        <w:rPr>
          <w:rFonts w:ascii="Times New Roman" w:hAnsi="Times New Roman"/>
          <w:sz w:val="20"/>
        </w:rPr>
        <w:t>červená kniha rostlinných společenstev ČR (stav 1995)</w:t>
      </w:r>
      <w:ins w:id="5" w:author="Martin Vojík" w:date="2024-09-04T13:20:00Z">
        <w:r>
          <w:rPr>
            <w:rFonts w:ascii="Times New Roman" w:hAnsi="Times New Roman"/>
            <w:sz w:val="20"/>
          </w:rPr>
          <w:t xml:space="preserve"> (Moravec 1995)</w:t>
        </w:r>
      </w:ins>
      <w:del w:id="6" w:author="Martin Vojík" w:date="2024-09-04T13:20:00Z">
        <w:r>
          <w:rPr>
            <w:rStyle w:val="FootnoteAnchor"/>
            <w:rFonts w:ascii="Times New Roman" w:hAnsi="Times New Roman"/>
            <w:sz w:val="20"/>
          </w:rPr>
          <w:footnoteReference w:id="6"/>
        </w:r>
      </w:del>
      <w:r>
        <w:rPr>
          <w:rFonts w:ascii="Times New Roman" w:hAnsi="Times New Roman"/>
          <w:sz w:val="20"/>
        </w:rPr>
        <w:t xml:space="preserve"> a červená kniha biotopů (</w:t>
      </w:r>
      <w:ins w:id="7" w:author="Martin Vojík" w:date="2024-09-04T13:21:00Z">
        <w:r>
          <w:rPr>
            <w:rFonts w:ascii="Times New Roman" w:hAnsi="Times New Roman"/>
            <w:sz w:val="20"/>
          </w:rPr>
          <w:t>Härtel a kol. 2009</w:t>
        </w:r>
      </w:ins>
      <w:del w:id="8" w:author="Martin Vojík" w:date="2024-09-04T13:21:00Z">
        <w:r>
          <w:rPr>
            <w:rFonts w:ascii="Times New Roman" w:hAnsi="Times New Roman"/>
            <w:sz w:val="20"/>
          </w:rPr>
          <w:delText>stav 2005</w:delText>
        </w:r>
      </w:del>
      <w:r>
        <w:rPr>
          <w:rFonts w:ascii="Times New Roman" w:hAnsi="Times New Roman"/>
          <w:sz w:val="20"/>
        </w:rPr>
        <w:t>)</w:t>
      </w:r>
      <w:del w:id="9" w:author="Martin Vojík" w:date="2024-09-04T13:23:00Z">
        <w:r>
          <w:rPr>
            <w:rStyle w:val="FootnoteAnchor"/>
            <w:rFonts w:ascii="Times New Roman" w:hAnsi="Times New Roman"/>
            <w:sz w:val="20"/>
          </w:rPr>
          <w:footnoteReference w:id="7"/>
        </w:r>
      </w:del>
      <w:r>
        <w:rPr>
          <w:rFonts w:ascii="Times New Roman" w:hAnsi="Times New Roman"/>
          <w:sz w:val="20"/>
        </w:rPr>
        <w:t>.</w:t>
      </w:r>
    </w:p>
    <w:p>
      <w:pPr>
        <w:pStyle w:val="ListParagraph"/>
        <w:numPr>
          <w:ilvl w:val="0"/>
          <w:numId w:val="3"/>
        </w:numPr>
        <w:spacing w:before="0" w:after="200"/>
        <w:ind w:left="360" w:hanging="360"/>
        <w:contextualSpacing/>
        <w:jc w:val="both"/>
        <w:rPr>
          <w:rFonts w:ascii="Times New Roman" w:hAnsi="Times New Roman"/>
          <w:sz w:val="20"/>
        </w:rPr>
      </w:pPr>
      <w:r>
        <w:rPr>
          <w:rFonts w:ascii="Times New Roman" w:hAnsi="Times New Roman"/>
          <w:sz w:val="20"/>
        </w:rPr>
        <w:t>Individuální hodnocení kvality biotopů jako podkladu pro sledování stavu stanoviště v EVL bylo modelově zpracované pro dvě stanoviště: (a) s běžným výskytem (biotop T1.1, 6510) a (b) regionálně omezeným výskytem (T1.2, 6520) s cílem zjistit použitelnost prostorových a kvalitativních parametrů pro individualizaci hodnocení kvality stanoviště v EVL, konkrétně především pro stanovení hodnoty minimiareálu. Použitelnost tohoto přístupu k prostorové analýze kvality je problematická u vzácných výskytů, zatímco u hojného stanoviště hodnoty poměrně dobře validují expertní stanovení minimiareálu.</w:t>
      </w:r>
    </w:p>
    <w:p>
      <w:pPr>
        <w:pStyle w:val="Normal"/>
        <w:jc w:val="both"/>
        <w:rPr>
          <w:rFonts w:ascii="Times New Roman" w:hAnsi="Times New Roman"/>
          <w:b/>
          <w:b/>
          <w:sz w:val="24"/>
        </w:rPr>
      </w:pPr>
      <w:r>
        <w:rPr>
          <w:rFonts w:ascii="Times New Roman" w:hAnsi="Times New Roman"/>
          <w:b/>
          <w:sz w:val="24"/>
        </w:rPr>
        <w:t xml:space="preserve">Dosažení cílového stavu ochrany stanovišť se měří a vyhodnocuje pomocí sledování rozlohy a průměrné kvality stanoviště v rámci EVL. K nastavení péče za účelem dosažení cílového stavu slouží indikátory vývoje stanoviště (typické druhy, minimiareál, mozaika, druhy čeveného seznamu, invazní druhy, expanzivní druhy a pro lesní stanoviště mrtvé dřevo). </w:t>
      </w:r>
    </w:p>
    <w:p>
      <w:pPr>
        <w:pStyle w:val="Normal"/>
        <w:jc w:val="both"/>
        <w:rPr>
          <w:rFonts w:ascii="Times New Roman" w:hAnsi="Times New Roman"/>
          <w:sz w:val="24"/>
        </w:rPr>
      </w:pPr>
      <w:r>
        <w:rPr>
          <w:rFonts w:ascii="Times New Roman" w:hAnsi="Times New Roman"/>
          <w:sz w:val="24"/>
        </w:rPr>
        <w:t>Zdrojem dat pro výpočet parametrů jsou aktualizovaná vrstva mapování biotopů a databáze NDOP.</w:t>
      </w:r>
    </w:p>
    <w:p>
      <w:pPr>
        <w:pStyle w:val="ListParagraph"/>
        <w:ind w:left="0" w:hanging="0"/>
        <w:jc w:val="both"/>
        <w:rPr>
          <w:rFonts w:ascii="Times New Roman" w:hAnsi="Times New Roman"/>
          <w:sz w:val="24"/>
          <w:szCs w:val="24"/>
        </w:rPr>
      </w:pPr>
      <w:commentRangeStart w:id="3"/>
      <w:r>
        <w:rPr>
          <w:rFonts w:ascii="Times New Roman" w:hAnsi="Times New Roman"/>
          <w:sz w:val="24"/>
          <w:szCs w:val="24"/>
        </w:rPr>
        <w:t xml:space="preserve">Metodické postupy zpracování prostorových dat v prostředí R jsou dostupné na </w:t>
      </w:r>
      <w:hyperlink r:id="rId2">
        <w:r>
          <w:rPr>
            <w:rStyle w:val="InternetLink"/>
            <w:rFonts w:ascii="Times New Roman" w:hAnsi="Times New Roman"/>
            <w:b/>
            <w:sz w:val="24"/>
            <w:szCs w:val="24"/>
          </w:rPr>
          <w:t>github.com/jonasgaigr/N2K.CZ</w:t>
        </w:r>
      </w:hyperlink>
      <w:r>
        <w:rPr>
          <w:rFonts w:ascii="Times New Roman" w:hAnsi="Times New Roman"/>
          <w:sz w:val="24"/>
          <w:szCs w:val="24"/>
        </w:rPr>
        <w:t xml:space="preserve">, skript na zpracování dat obsažených ve VMB je dostupný na </w:t>
      </w:r>
      <w:hyperlink r:id="rId3">
        <w:r>
          <w:rPr>
            <w:rStyle w:val="InternetLink"/>
            <w:rFonts w:ascii="Times New Roman" w:hAnsi="Times New Roman"/>
            <w:sz w:val="24"/>
            <w:szCs w:val="24"/>
          </w:rPr>
          <w:t>github.com/jonasgaigr/N2K.CZ/blob/main/n2k_hvezdice_auto.R</w:t>
        </w:r>
      </w:hyperlink>
      <w:r>
        <w:rPr>
          <w:rFonts w:ascii="Times New Roman" w:hAnsi="Times New Roman"/>
          <w:sz w:val="24"/>
          <w:szCs w:val="24"/>
        </w:rPr>
        <w:t>.</w:t>
      </w:r>
      <w:del w:id="10" w:author="Unknown Author" w:date="2026-01-07T14:46:52Z">
        <w:r>
          <w:rPr>
            <w:rFonts w:ascii="Times New Roman" w:hAnsi="Times New Roman"/>
            <w:sz w:val="24"/>
            <w:szCs w:val="24"/>
          </w:rPr>
          <w:delText xml:space="preserve"> </w:delText>
        </w:r>
      </w:del>
      <w:r>
        <w:rPr>
          <w:rFonts w:ascii="Times New Roman" w:hAnsi="Times New Roman"/>
          <w:sz w:val="24"/>
          <w:szCs w:val="24"/>
        </w:rPr>
      </w:r>
      <w:del w:id="11" w:author="Unknown Author" w:date="2026-01-07T14:46:52Z">
        <w:commentRangeEnd w:id="3"/>
        <w:r>
          <w:commentReference w:id="3"/>
        </w:r>
        <w:r>
          <w:rPr>
            <w:rFonts w:ascii="Times New Roman" w:hAnsi="Times New Roman"/>
            <w:sz w:val="24"/>
            <w:szCs w:val="24"/>
          </w:rPr>
          <w:delText xml:space="preserve"> </w:delText>
        </w:r>
      </w:del>
    </w:p>
    <w:p>
      <w:pPr>
        <w:pStyle w:val="Normal"/>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b/>
          <w:b/>
          <w:sz w:val="20"/>
        </w:rPr>
      </w:pPr>
      <w:r>
        <w:rPr>
          <w:rFonts w:ascii="Times New Roman" w:hAnsi="Times New Roman"/>
          <w:b/>
          <w:i/>
          <w:sz w:val="24"/>
          <w:szCs w:val="28"/>
        </w:rPr>
        <w:t>Rozloha</w:t>
      </w:r>
    </w:p>
    <w:p>
      <w:pPr>
        <w:pStyle w:val="Normal"/>
        <w:jc w:val="both"/>
        <w:rPr>
          <w:rFonts w:ascii="Times New Roman" w:hAnsi="Times New Roman"/>
          <w:sz w:val="24"/>
        </w:rPr>
      </w:pPr>
      <w:r>
        <w:rPr>
          <w:rFonts w:ascii="Times New Roman" w:hAnsi="Times New Roman"/>
          <w:sz w:val="24"/>
          <w:szCs w:val="28"/>
        </w:rPr>
        <w:t>Celková rozloha stanoviště včetně degradované plochy (</w:t>
      </w:r>
      <w:r>
        <w:rPr>
          <w:rFonts w:ascii="Times New Roman" w:hAnsi="Times New Roman"/>
          <w:sz w:val="24"/>
        </w:rPr>
        <w:t xml:space="preserve">reprezentativnost/degradace „W“) a plochy pasek. Hodnota rozlohy je porovnávána s hodnotou stanovenou jako cílový stav na lokalitě a je hodnoceno její dosažení. </w:t>
      </w:r>
      <w:commentRangeStart w:id="4"/>
      <w:r>
        <w:rPr>
          <w:rFonts w:ascii="Times New Roman" w:hAnsi="Times New Roman"/>
          <w:sz w:val="24"/>
        </w:rPr>
        <w:t xml:space="preserve">Zároveň je sledována její změna oproti předešlému hodnocení a parametr je hodnocen negativně, pokud úbytek rozlohy přesáhne 5 %. </w:t>
      </w:r>
      <w:r>
        <w:rPr>
          <w:rFonts w:ascii="Times New Roman" w:hAnsi="Times New Roman"/>
          <w:sz w:val="24"/>
        </w:rPr>
      </w:r>
      <w:ins w:id="12" w:author="Jakub Rataj" w:date="2026-02-04T15:14:28Z">
        <w:commentRangeEnd w:id="4"/>
        <w:r>
          <w:commentReference w:id="4"/>
        </w:r>
        <w:r>
          <w:rPr/>
          <w:commentReference w:id="5"/>
        </w:r>
      </w:ins>
      <w:r>
        <w:rPr>
          <w:rFonts w:ascii="Times New Roman" w:hAnsi="Times New Roman"/>
          <w:sz w:val="24"/>
        </w:rPr>
        <w:t>Parametr doplňuje informace o procentu plochy vyskytujícím se v degradovaném stavu (W) nebo ve formě pasek.</w:t>
      </w:r>
    </w:p>
    <w:p>
      <w:pPr>
        <w:pStyle w:val="Normal"/>
        <w:jc w:val="both"/>
        <w:rPr>
          <w:rFonts w:ascii="Times New Roman" w:hAnsi="Times New Roman"/>
          <w:sz w:val="24"/>
          <w:szCs w:val="28"/>
        </w:rPr>
      </w:pPr>
      <w:r>
        <w:rPr>
          <w:rFonts w:ascii="Times New Roman" w:hAnsi="Times New Roman"/>
          <w:sz w:val="24"/>
          <w:szCs w:val="28"/>
        </w:rPr>
      </w:r>
    </w:p>
    <w:p>
      <w:pPr>
        <w:pStyle w:val="Normal"/>
        <w:spacing w:before="0" w:after="0"/>
        <w:jc w:val="both"/>
        <w:rPr>
          <w:rFonts w:ascii="Times New Roman" w:hAnsi="Times New Roman"/>
          <w:b/>
          <w:b/>
          <w:sz w:val="20"/>
        </w:rPr>
      </w:pPr>
      <w:r>
        <w:rPr>
          <w:rFonts w:ascii="Times New Roman" w:hAnsi="Times New Roman"/>
          <w:b/>
          <w:i/>
          <w:sz w:val="24"/>
          <w:szCs w:val="28"/>
        </w:rPr>
        <w:t>Kvalita</w:t>
      </w:r>
    </w:p>
    <w:p>
      <w:pPr>
        <w:pStyle w:val="Normal"/>
        <w:jc w:val="both"/>
        <w:rPr>
          <w:rFonts w:ascii="Times New Roman" w:hAnsi="Times New Roman"/>
          <w:sz w:val="24"/>
        </w:rPr>
      </w:pPr>
      <w:r>
        <w:rPr>
          <w:rFonts w:ascii="Times New Roman" w:hAnsi="Times New Roman"/>
          <w:sz w:val="24"/>
        </w:rPr>
        <w:t xml:space="preserve">Parametr kvality ukazuje průměrnou kvalitu stanoviště váženou plochou. Obecně je žádoucí, a to i z hlediska perspektivy vývoje, usilovat ochranářským managementem a lidskými zásahy o maximální navýšení poměrného zastoupení ploch s kvalitou 1. </w:t>
      </w:r>
    </w:p>
    <w:p>
      <w:pPr>
        <w:pStyle w:val="Normal"/>
        <w:spacing w:before="120" w:after="120"/>
        <w:jc w:val="both"/>
        <w:rPr>
          <w:rFonts w:ascii="Times New Roman" w:hAnsi="Times New Roman"/>
          <w:sz w:val="24"/>
        </w:rPr>
      </w:pPr>
      <w:commentRangeStart w:id="6"/>
      <w:r>
        <w:rPr>
          <w:rFonts w:ascii="Times New Roman" w:hAnsi="Times New Roman"/>
          <w:b/>
          <w:sz w:val="24"/>
        </w:rPr>
        <w:t xml:space="preserve">Popis </w:t>
      </w:r>
      <w:r>
        <w:rPr>
          <w:rFonts w:ascii="Times New Roman" w:hAnsi="Times New Roman"/>
          <w:b/>
          <w:sz w:val="24"/>
        </w:rPr>
      </w:r>
      <w:commentRangeEnd w:id="6"/>
      <w:r>
        <w:commentReference w:id="6"/>
      </w:r>
      <w:r>
        <w:rPr>
          <w:rFonts w:ascii="Times New Roman" w:hAnsi="Times New Roman"/>
          <w:b/>
          <w:sz w:val="24"/>
        </w:rPr>
        <w:t>parametru</w:t>
      </w:r>
      <w:r>
        <w:rPr>
          <w:rFonts w:ascii="Times New Roman" w:hAnsi="Times New Roman"/>
          <w:sz w:val="24"/>
        </w:rPr>
        <w:t xml:space="preserve"> – průměr hodnocení segmentů daného typu stanoviště vážený rozlohou příslušného segmentu, hodnota pro stanoviště na území EVL je na původní škále 1-4. Do výpočtu parametru vstupuje plocha stanoviště v degradovaném stavu (W) a pasek, kterým je automaticky přiřazena nejhorší hodnota 4.</w:t>
      </w:r>
    </w:p>
    <w:p>
      <w:pPr>
        <w:pStyle w:val="Normal"/>
        <w:jc w:val="center"/>
        <w:rPr>
          <w:rFonts w:ascii="Times New Roman" w:hAnsi="Times New Roman" w:eastAsia="" w:eastAsiaTheme="minorEastAsia"/>
        </w:rPr>
      </w:pPr>
      <w:r>
        <w:rPr/>
      </w:r>
      <m:oMathPara xmlns:m="http://schemas.openxmlformats.org/officeDocument/2006/math">
        <m:oMathParaPr>
          <m:jc m:val="center"/>
        </m:oMathParaPr>
        <m:oMath>
          <m:nary>
            <m:naryPr>
              <m:chr m:val="∑"/>
              <m:subHide m:val="1"/>
              <m:supHide m:val="1"/>
            </m:naryPr>
            <m:sub/>
            <m:sup/>
            <m:e>
              <m:r>
                <w:rPr>
                  <w:rFonts w:ascii="Cambria Math" w:hAnsi="Cambria Math"/>
                </w:rPr>
                <m:t xml:space="preserve">hodnocení</m:t>
              </m:r>
              <m:r>
                <w:rPr>
                  <w:rFonts w:ascii="Cambria Math" w:hAnsi="Cambria Math"/>
                </w:rPr>
                <m:t xml:space="preserve">segmentu</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v</m:t>
                      </m:r>
                      <m:r>
                        <w:rPr>
                          <w:rFonts w:ascii="Cambria Math" w:hAnsi="Cambria Math"/>
                        </w:rPr>
                        <m:t xml:space="preserve">segmentu</m:t>
                      </m:r>
                    </m:sub>
                  </m:sSub>
                </m:num>
                <m:den>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v</m:t>
                      </m:r>
                      <m:r>
                        <w:rPr>
                          <w:rFonts w:ascii="Cambria Math" w:hAnsi="Cambria Math"/>
                        </w:rPr>
                        <m:t xml:space="preserve">EVL</m:t>
                      </m:r>
                    </m:sub>
                  </m:sSub>
                </m:den>
              </m:f>
            </m:e>
          </m:nary>
        </m:oMath>
      </m:oMathPara>
    </w:p>
    <w:p>
      <w:pPr>
        <w:pStyle w:val="Normal"/>
        <w:jc w:val="both"/>
        <w:rPr>
          <w:rFonts w:ascii="Times New Roman" w:hAnsi="Times New Roman" w:eastAsia="" w:eastAsiaTheme="minorEastAsia"/>
          <w:b/>
          <w:b/>
          <w:sz w:val="24"/>
        </w:rPr>
      </w:pPr>
      <w:r>
        <w:rPr>
          <w:rFonts w:ascii="Times New Roman" w:hAnsi="Times New Roman"/>
          <w:sz w:val="24"/>
        </w:rPr>
        <w:t>Výpočet kvality polygonů příslušného stanoviště vychází z kombinace parametrů „degradace“ a „struktura a funkce“ v aktualizované VMB</w:t>
      </w:r>
      <w:commentRangeStart w:id="7"/>
      <w:r>
        <w:rPr>
          <w:rFonts w:ascii="Times New Roman" w:hAnsi="Times New Roman"/>
          <w:sz w:val="24"/>
        </w:rPr>
        <w:t xml:space="preserve">. Definice je odvozena z metodiky </w:t>
      </w:r>
      <w:r>
        <w:rPr>
          <w:rFonts w:eastAsia="SimSun" w:ascii="Times New Roman" w:hAnsi="Times New Roman"/>
          <w:sz w:val="24"/>
          <w:szCs w:val="24"/>
          <w:lang w:eastAsia="hi-IN" w:bidi="hi-IN"/>
        </w:rPr>
        <w:t>Lustyka a Ouškové (2011</w:t>
      </w:r>
      <w:r>
        <w:rPr>
          <w:rFonts w:ascii="Times New Roman" w:hAnsi="Times New Roman"/>
          <w:sz w:val="24"/>
        </w:rPr>
        <w:t xml:space="preserve">). </w:t>
      </w:r>
      <w:r>
        <w:rPr>
          <w:rFonts w:ascii="Times New Roman" w:hAnsi="Times New Roman"/>
          <w:sz w:val="24"/>
        </w:rPr>
      </w:r>
      <w:commentRangeEnd w:id="7"/>
      <w:r>
        <w:commentReference w:id="7"/>
      </w:r>
      <w:r>
        <w:rPr>
          <w:rFonts w:ascii="Times New Roman" w:hAnsi="Times New Roman"/>
          <w:sz w:val="24"/>
        </w:rPr>
        <w:t>Parametr doplňuje informace o procentu plochy vyskytujícím se v degradovaném stavu (W) nebo ve  formě pasek.</w:t>
      </w:r>
    </w:p>
    <w:p>
      <w:pPr>
        <w:pStyle w:val="Normal"/>
        <w:jc w:val="both"/>
        <w:rPr>
          <w:rFonts w:ascii="Times New Roman" w:hAnsi="Times New Roman"/>
          <w:b/>
          <w:b/>
          <w:sz w:val="24"/>
        </w:rPr>
      </w:pPr>
      <w:r>
        <w:rPr>
          <w:rFonts w:ascii="Times New Roman" w:hAnsi="Times New Roman"/>
          <w:b/>
          <w:sz w:val="24"/>
        </w:rPr>
        <w:t>Zdroj dat</w:t>
      </w:r>
      <w:r>
        <w:rPr>
          <w:rFonts w:ascii="Times New Roman" w:hAnsi="Times New Roman"/>
          <w:sz w:val="24"/>
        </w:rPr>
        <w:t xml:space="preserve"> – aktualizovaná vrstva mapování biotopů</w:t>
      </w:r>
    </w:p>
    <w:p>
      <w:pPr>
        <w:pStyle w:val="Normal"/>
        <w:spacing w:before="0" w:after="0"/>
        <w:jc w:val="both"/>
        <w:rPr>
          <w:rFonts w:ascii="Times New Roman" w:hAnsi="Times New Roman"/>
          <w:sz w:val="24"/>
        </w:rPr>
      </w:pPr>
      <w:r>
        <w:rPr>
          <w:rFonts w:ascii="Times New Roman" w:hAnsi="Times New Roman"/>
          <w:sz w:val="24"/>
        </w:rPr>
      </w:r>
    </w:p>
    <w:p>
      <w:pPr>
        <w:pStyle w:val="Normal"/>
        <w:spacing w:before="0" w:after="0"/>
        <w:jc w:val="both"/>
        <w:rPr>
          <w:rFonts w:ascii="Times New Roman" w:hAnsi="Times New Roman"/>
          <w:b/>
          <w:b/>
          <w:i/>
          <w:i/>
          <w:sz w:val="24"/>
          <w:szCs w:val="28"/>
        </w:rPr>
      </w:pPr>
      <w:r>
        <w:rPr>
          <w:rFonts w:ascii="Times New Roman" w:hAnsi="Times New Roman"/>
          <w:b/>
          <w:i/>
          <w:sz w:val="24"/>
          <w:szCs w:val="28"/>
        </w:rPr>
        <w:t>Typické druhy</w:t>
      </w:r>
    </w:p>
    <w:p>
      <w:pPr>
        <w:pStyle w:val="Normal"/>
        <w:spacing w:before="0" w:after="0"/>
        <w:jc w:val="both"/>
        <w:rPr>
          <w:rFonts w:ascii="Times New Roman" w:hAnsi="Times New Roman"/>
          <w:sz w:val="24"/>
        </w:rPr>
      </w:pPr>
      <w:r>
        <w:rPr>
          <w:rFonts w:ascii="Times New Roman" w:hAnsi="Times New Roman"/>
          <w:sz w:val="24"/>
        </w:rPr>
        <w:t>Parametr ukazuje plochou vážené zastoupení typických druhů na úz</w:t>
      </w:r>
      <w:ins w:id="13" w:author="Unknown Author" w:date="2026-01-07T15:02:07Z">
        <w:del w:id="14" w:author="Jakub Rataj" w:date="2026-01-20T11:37:13Z">
          <w:r>
            <w:rPr/>
            <w:commentReference w:id="8"/>
          </w:r>
        </w:del>
      </w:ins>
      <w:ins w:id="15" w:author="Jakub Rataj" w:date="2026-02-05T12:43:20Z">
        <w:r>
          <w:rPr/>
          <w:t>emí</w:t>
        </w:r>
      </w:ins>
      <w:del w:id="16" w:author="Jakub Rataj" w:date="2026-01-20T11:37:42Z">
        <w:r>
          <w:rPr/>
          <w:commentReference w:id="9"/>
        </w:r>
      </w:del>
      <w:r>
        <w:rPr>
          <w:rFonts w:ascii="Times New Roman" w:hAnsi="Times New Roman"/>
          <w:sz w:val="24"/>
        </w:rPr>
        <w:t>. Typické druhy charakterizují stav a vývoj stanoviště, jeho zachovalost a reprezentativnost. Zároveň dokládají stanovištní poměry a to, nakolik je dané stanoviště typické ve srovnání s poměry v širším regionu. Úbytek typických druhů je pak zpravidla známkou degradace či nějaké změny ekologických podmínek, k níž na stanovišti dochází. Parametr vychází z Příručky hodnocení biotopů (Lustyk 2024b). Bodové hodnoty jsou odvozené ze tří stupňů stavu segmentu.</w:t>
      </w:r>
    </w:p>
    <w:p>
      <w:pPr>
        <w:pStyle w:val="Normal"/>
        <w:spacing w:before="120" w:after="0"/>
        <w:jc w:val="both"/>
        <w:rPr>
          <w:rFonts w:ascii="Times New Roman" w:hAnsi="Times New Roman"/>
          <w:sz w:val="24"/>
        </w:rPr>
      </w:pPr>
      <w:r>
        <w:rPr>
          <w:rFonts w:ascii="Times New Roman" w:hAnsi="Times New Roman"/>
          <w:b/>
          <w:sz w:val="24"/>
        </w:rPr>
        <w:t>Popis parametru</w:t>
      </w:r>
      <w:r>
        <w:rPr>
          <w:rFonts w:ascii="Times New Roman" w:hAnsi="Times New Roman"/>
          <w:sz w:val="24"/>
        </w:rPr>
        <w:t xml:space="preserve"> – průměr hodnocení segmentů daného typu stanoviště vážený rozlohou příslušného segmentu, přičemž hodnocení je na původní škále 1-3. Do výpočtu parametru vstupuje plocha stanoviště v degradovaném stavu (W) a pasek, jejich ploše je automaticky přiřazena hodnota 3. Parametr doplňuje informace o procentu plochy vyskytujícím se v degradovaném stavu (W) nebo ve  formě pasek.</w:t>
      </w:r>
    </w:p>
    <w:p>
      <w:pPr>
        <w:pStyle w:val="Normal"/>
        <w:spacing w:before="120" w:after="120"/>
        <w:jc w:val="center"/>
        <w:rPr>
          <w:rFonts w:ascii="Times New Roman" w:hAnsi="Times New Roman" w:eastAsia="" w:eastAsiaTheme="minorEastAsia"/>
        </w:rPr>
      </w:pPr>
      <w:r>
        <w:rPr/>
      </w:r>
      <m:oMathPara xmlns:m="http://schemas.openxmlformats.org/officeDocument/2006/math">
        <m:oMathParaPr>
          <m:jc m:val="center"/>
        </m:oMathParaPr>
        <m:oMath>
          <m:nary>
            <m:naryPr>
              <m:chr m:val="∑"/>
              <m:subHide m:val="1"/>
              <m:supHide m:val="1"/>
            </m:naryPr>
            <m:sub/>
            <m:sup/>
            <m:e>
              <m:r>
                <w:rPr>
                  <w:rFonts w:ascii="Cambria Math" w:hAnsi="Cambria Math"/>
                </w:rPr>
                <m:t xml:space="preserve">hodnocení</m:t>
              </m:r>
              <m:r>
                <w:rPr>
                  <w:rFonts w:ascii="Cambria Math" w:hAnsi="Cambria Math"/>
                </w:rPr>
                <m:t xml:space="preserve">segmentu</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v</m:t>
                      </m:r>
                      <m:r>
                        <w:rPr>
                          <w:rFonts w:ascii="Cambria Math" w:hAnsi="Cambria Math"/>
                        </w:rPr>
                        <m:t xml:space="preserve">segmentu</m:t>
                      </m:r>
                    </m:sub>
                  </m:sSub>
                </m:num>
                <m:den>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v</m:t>
                      </m:r>
                      <m:r>
                        <w:rPr>
                          <w:rFonts w:ascii="Cambria Math" w:hAnsi="Cambria Math"/>
                        </w:rPr>
                        <m:t xml:space="preserve">EVL</m:t>
                      </m:r>
                    </m:sub>
                  </m:sSub>
                </m:den>
              </m:f>
            </m:e>
          </m:nary>
        </m:oMath>
      </m:oMathPara>
    </w:p>
    <w:p>
      <w:pPr>
        <w:pStyle w:val="Normal"/>
        <w:spacing w:before="120" w:after="120"/>
        <w:jc w:val="both"/>
        <w:rPr>
          <w:rFonts w:ascii="Times New Roman" w:hAnsi="Times New Roman" w:eastAsia="" w:eastAsiaTheme="minorEastAsia"/>
          <w:sz w:val="24"/>
        </w:rPr>
      </w:pPr>
      <w:r>
        <w:rPr>
          <w:rFonts w:ascii="Times New Roman" w:hAnsi="Times New Roman"/>
          <w:b/>
          <w:sz w:val="24"/>
        </w:rPr>
        <w:t xml:space="preserve">Očekávané problémy </w:t>
      </w:r>
      <w:r>
        <w:rPr>
          <w:rFonts w:ascii="Times New Roman" w:hAnsi="Times New Roman"/>
          <w:sz w:val="24"/>
        </w:rPr>
        <w:t>mohou nastat u těch stanovišť, která mají málo typických druhů cévnatých rostlin, nebo typické druhy mají nepravidelný výskyt s vazbou životního cyklu na jedinečnou událost (typicky se jedná o vodní biotopy). Hodnocení parametru v těchto případech je popsáno individuálně v PHB (Lustyk 2024b) a musí být podrobně zdokumentováno.</w:t>
      </w:r>
    </w:p>
    <w:p>
      <w:pPr>
        <w:pStyle w:val="Normal"/>
        <w:jc w:val="both"/>
        <w:rPr>
          <w:rFonts w:ascii="Times New Roman" w:hAnsi="Times New Roman"/>
          <w:sz w:val="24"/>
        </w:rPr>
      </w:pPr>
      <w:r>
        <w:rPr>
          <w:rFonts w:ascii="Times New Roman" w:hAnsi="Times New Roman"/>
          <w:b/>
          <w:sz w:val="24"/>
        </w:rPr>
        <w:t xml:space="preserve">Potenciál rozšíření </w:t>
      </w:r>
      <w:r>
        <w:rPr>
          <w:rFonts w:ascii="Times New Roman" w:hAnsi="Times New Roman"/>
          <w:sz w:val="24"/>
        </w:rPr>
        <w:t>umožňuje v návaznosti na problémy popsané v předchozím odstavci zapracovat typické, resp. významné indikační druhy živočichů a hub, pokud bude vhodným způsobem upraveno jejich sledování a numerické vyhodnocení. Pak bude možné tento parametr příslušným způsobem aktualizovat.</w:t>
      </w:r>
    </w:p>
    <w:p>
      <w:pPr>
        <w:pStyle w:val="Normal"/>
        <w:jc w:val="both"/>
        <w:rPr>
          <w:rFonts w:ascii="Times New Roman" w:hAnsi="Times New Roman"/>
          <w:b/>
          <w:b/>
          <w:sz w:val="24"/>
        </w:rPr>
      </w:pPr>
      <w:r>
        <w:rPr>
          <w:rFonts w:ascii="Times New Roman" w:hAnsi="Times New Roman"/>
          <w:b/>
          <w:sz w:val="24"/>
        </w:rPr>
        <w:t>Zdroj dat</w:t>
      </w:r>
      <w:r>
        <w:rPr>
          <w:rFonts w:ascii="Times New Roman" w:hAnsi="Times New Roman"/>
          <w:sz w:val="24"/>
        </w:rPr>
        <w:t xml:space="preserve"> – aktualizovaná vrstva mapování biotopů</w:t>
      </w:r>
    </w:p>
    <w:p>
      <w:pPr>
        <w:pStyle w:val="Normal"/>
        <w:jc w:val="both"/>
        <w:rPr>
          <w:rFonts w:ascii="Times New Roman" w:hAnsi="Times New Roman"/>
          <w:b/>
          <w:b/>
          <w:i/>
          <w:i/>
          <w:sz w:val="24"/>
          <w:szCs w:val="28"/>
        </w:rPr>
      </w:pPr>
      <w:r>
        <w:rPr>
          <w:rFonts w:ascii="Times New Roman" w:hAnsi="Times New Roman"/>
          <w:b/>
          <w:i/>
          <w:sz w:val="24"/>
          <w:szCs w:val="28"/>
        </w:rPr>
      </w:r>
    </w:p>
    <w:p>
      <w:pPr>
        <w:pStyle w:val="Normal"/>
        <w:spacing w:before="0" w:after="0"/>
        <w:jc w:val="both"/>
        <w:rPr>
          <w:rFonts w:ascii="Times New Roman" w:hAnsi="Times New Roman"/>
          <w:b/>
          <w:b/>
          <w:sz w:val="20"/>
        </w:rPr>
      </w:pPr>
      <w:r>
        <w:rPr>
          <w:rFonts w:ascii="Times New Roman" w:hAnsi="Times New Roman"/>
          <w:b/>
          <w:i/>
          <w:sz w:val="24"/>
          <w:szCs w:val="28"/>
        </w:rPr>
        <w:t>Minimiareál</w:t>
      </w:r>
    </w:p>
    <w:p>
      <w:pPr>
        <w:pStyle w:val="Normal"/>
        <w:jc w:val="both"/>
        <w:rPr>
          <w:rFonts w:ascii="Times New Roman" w:hAnsi="Times New Roman"/>
          <w:sz w:val="24"/>
        </w:rPr>
      </w:pPr>
      <w:r>
        <w:rPr>
          <w:rFonts w:ascii="Times New Roman" w:hAnsi="Times New Roman"/>
          <w:sz w:val="24"/>
        </w:rPr>
        <w:t>Parametr minimiareál</w:t>
      </w:r>
      <w:r>
        <w:rPr>
          <w:rStyle w:val="FootnoteAnchor"/>
          <w:rFonts w:ascii="Times New Roman" w:hAnsi="Times New Roman"/>
          <w:sz w:val="24"/>
        </w:rPr>
        <w:footnoteReference w:id="8"/>
      </w:r>
      <w:r>
        <w:rPr>
          <w:rFonts w:ascii="Times New Roman" w:hAnsi="Times New Roman"/>
          <w:sz w:val="24"/>
        </w:rPr>
        <w:t xml:space="preserve"> zastupuje celkovou rozlohu stanoviště v celistvém stavu a má ukázat, nakolik je zastoupení stanoviště na lokalitě dostatečné a jakou má perspektivu do budoucna (obecně platí, že čím je plocha větší, tím je perspektiva lepší). Do výpočtu plochy stanoviště v celistvém uspořádání (čitatele výpočtu) nevstupují segmenty s výskytem degradovaného stanoviště (reprezentativnost/degradace „W“) a paseky, jejich plocha je ale součástí celkové plochy stanoviště (jmenovatele). Parametr doplňuje informace o procentu plochy vyskytujícím se v degradovaném stavu (W) nebo ve formě pasek.</w:t>
      </w:r>
    </w:p>
    <w:p>
      <w:pPr>
        <w:pStyle w:val="Normal"/>
        <w:jc w:val="both"/>
        <w:rPr>
          <w:rFonts w:ascii="Times New Roman" w:hAnsi="Times New Roman"/>
          <w:sz w:val="24"/>
        </w:rPr>
      </w:pPr>
      <w:r>
        <w:rPr>
          <w:rFonts w:ascii="Times New Roman" w:hAnsi="Times New Roman"/>
          <w:b/>
          <w:sz w:val="24"/>
        </w:rPr>
        <w:t>Popis parametru</w:t>
      </w:r>
      <w:r>
        <w:rPr>
          <w:rFonts w:ascii="Times New Roman" w:hAnsi="Times New Roman"/>
          <w:sz w:val="24"/>
        </w:rPr>
        <w:t xml:space="preserve"> – procento rozlohy všech polygonů daného stanoviště, které v celistvém prostorovém uspořádání dosahují alespoň hodnoty minimiareálu. Jako plocha v rámci celistvého stanoviště jsou vnímány segmenty vzdálené od zbytku stejného typu stanoviště maximálně 50 m.</w:t>
      </w:r>
    </w:p>
    <w:p>
      <w:pPr>
        <w:pStyle w:val="Normal"/>
        <w:jc w:val="center"/>
        <w:rPr>
          <w:rFonts w:ascii="Times New Roman" w:hAnsi="Times New Roman"/>
          <w:sz w:val="24"/>
        </w:rPr>
      </w:pPr>
      <w:r>
        <w:rPr/>
      </w:r>
      <m:oMathPara xmlns:m="http://schemas.openxmlformats.org/officeDocument/2006/math">
        <m:oMathParaPr>
          <m:jc m:val="center"/>
        </m:oMathParaPr>
        <m:oMath>
          <m:r>
            <w:rPr>
              <w:rFonts w:ascii="Cambria Math" w:hAnsi="Cambria Math"/>
            </w:rPr>
            <m:t xml:space="preserve">minimiareál</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celistvé</m:t>
                  </m:r>
                  <m:r>
                    <w:rPr>
                      <w:rFonts w:ascii="Cambria Math" w:hAnsi="Cambria Math"/>
                    </w:rPr>
                    <m:t xml:space="preserve">stanoviště</m:t>
                  </m:r>
                  <m:r>
                    <w:rPr>
                      <w:rFonts w:ascii="Cambria Math" w:hAnsi="Cambria Math"/>
                    </w:rPr>
                    <m:t xml:space="preserve">≥</m:t>
                  </m:r>
                  <m:r>
                    <w:rPr>
                      <w:rFonts w:ascii="Cambria Math" w:hAnsi="Cambria Math"/>
                    </w:rPr>
                    <m:t xml:space="preserve">minimiareál</m:t>
                  </m:r>
                </m:sub>
              </m:sSub>
            </m:num>
            <m:den>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celkem</m:t>
                  </m:r>
                </m:sub>
              </m:sSub>
            </m:den>
          </m:f>
          <m:r>
            <w:rPr>
              <w:rFonts w:ascii="Cambria Math" w:hAnsi="Cambria Math"/>
            </w:rPr>
            <m:t xml:space="preserve">×</m:t>
          </m:r>
          <m:r>
            <w:rPr>
              <w:rFonts w:ascii="Cambria Math" w:hAnsi="Cambria Math"/>
            </w:rPr>
            <m:t xml:space="preserve">100</m:t>
          </m:r>
        </m:oMath>
      </m:oMathPara>
    </w:p>
    <w:p>
      <w:pPr>
        <w:pStyle w:val="Normal"/>
        <w:jc w:val="both"/>
        <w:rPr>
          <w:rFonts w:ascii="Times New Roman" w:hAnsi="Times New Roman"/>
          <w:b/>
          <w:b/>
          <w:sz w:val="24"/>
        </w:rPr>
      </w:pPr>
      <w:r>
        <w:rPr>
          <w:rFonts w:ascii="Times New Roman" w:hAnsi="Times New Roman"/>
          <w:b/>
          <w:sz w:val="24"/>
        </w:rPr>
        <w:t>Zdroj dat</w:t>
      </w:r>
      <w:r>
        <w:rPr>
          <w:rFonts w:ascii="Times New Roman" w:hAnsi="Times New Roman"/>
          <w:sz w:val="24"/>
        </w:rPr>
        <w:t xml:space="preserve"> – sloučená (50m buffer) aktualizovaná vrstva mapování biotopů</w:t>
      </w:r>
    </w:p>
    <w:p>
      <w:pPr>
        <w:pStyle w:val="Normal"/>
        <w:jc w:val="both"/>
        <w:rPr>
          <w:rFonts w:ascii="Times New Roman" w:hAnsi="Times New Roman"/>
          <w:sz w:val="24"/>
        </w:rPr>
      </w:pPr>
      <w:r>
        <w:rPr>
          <w:rFonts w:ascii="Times New Roman" w:hAnsi="Times New Roman"/>
          <w:b/>
          <w:sz w:val="24"/>
        </w:rPr>
        <w:t>Hodnota minimiareálu</w:t>
      </w:r>
      <w:r>
        <w:rPr>
          <w:rFonts w:ascii="Times New Roman" w:hAnsi="Times New Roman"/>
          <w:sz w:val="24"/>
        </w:rPr>
        <w:t xml:space="preserve"> - hodnota vzešlá původně z expertního posouzení byla korigována na základě srovnání reálné rozlohy polygonů kvality 1 a 2 oproti polygonům kvality 3 a 4 v EVL a mimo EVL na pozadí údajů uvedených v pracích Seják a Dejmal (2003; kapitola 4.2.3.1.– Minimální rozlohy přírodních typů biotopů) a Dostálová (2012; tab. 9). Nově byly stanoveny hodnoty minimiareálů na základě srovnání s konkrétními hodnotami excerpovanými z aktualizované VMB. Tabulka s hodnotami minimareálů je v </w:t>
      </w:r>
      <w:commentRangeStart w:id="10"/>
      <w:r>
        <w:rPr>
          <w:rFonts w:ascii="Times New Roman" w:hAnsi="Times New Roman"/>
          <w:sz w:val="24"/>
        </w:rPr>
        <w:t>Příloze 2</w:t>
      </w:r>
      <w:r>
        <w:rPr>
          <w:rFonts w:ascii="Times New Roman" w:hAnsi="Times New Roman"/>
          <w:sz w:val="24"/>
        </w:rPr>
      </w:r>
      <w:commentRangeEnd w:id="10"/>
      <w:r>
        <w:commentReference w:id="10"/>
      </w:r>
      <w:r>
        <w:rPr>
          <w:rFonts w:ascii="Times New Roman" w:hAnsi="Times New Roman"/>
          <w:sz w:val="24"/>
        </w:rPr>
        <w:t>. V případě, že se stanovište v EVL vyskytuje ve více biotopech s různými hodnotami minimiareálu, je využita vždy vyšší hodnota.</w:t>
      </w:r>
    </w:p>
    <w:p>
      <w:pPr>
        <w:pStyle w:val="Normal"/>
        <w:jc w:val="both"/>
        <w:rPr>
          <w:rFonts w:ascii="Times New Roman" w:hAnsi="Times New Roman"/>
          <w:b/>
          <w:b/>
          <w:i/>
          <w:i/>
          <w:sz w:val="24"/>
          <w:szCs w:val="28"/>
        </w:rPr>
      </w:pPr>
      <w:r>
        <w:rPr/>
        <w:drawing>
          <wp:inline distT="0" distB="0" distL="0" distR="0">
            <wp:extent cx="5746750" cy="28321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rcRect l="0" t="0" r="0" b="8033"/>
                    <a:stretch>
                      <a:fillRect/>
                    </a:stretch>
                  </pic:blipFill>
                  <pic:spPr bwMode="auto">
                    <a:xfrm>
                      <a:off x="0" y="0"/>
                      <a:ext cx="5746750" cy="2832100"/>
                    </a:xfrm>
                    <a:prstGeom prst="rect">
                      <a:avLst/>
                    </a:prstGeom>
                  </pic:spPr>
                </pic:pic>
              </a:graphicData>
            </a:graphic>
          </wp:inline>
        </w:drawing>
      </w:r>
    </w:p>
    <w:p>
      <w:pPr>
        <w:pStyle w:val="Normal"/>
        <w:spacing w:lineRule="auto" w:line="240"/>
        <w:jc w:val="both"/>
        <w:rPr/>
      </w:pPr>
      <w:commentRangeStart w:id="11"/>
      <w:r>
        <w:rPr/>
        <w:t xml:space="preserve">Obr. 3.  Schéma znázorňující segmenty dotčeného typu přírodního stanoviště sloučené s využitím 50m bufferu (modře) ve vztahu  k velikosti minimiareálu. Výpočet probíhá ve dvou krocích. Nejdříve </w:t>
      </w:r>
      <w:commentRangeStart w:id="12"/>
      <w:r>
        <w:rPr/>
        <w:t>(</w:t>
      </w:r>
      <w:ins w:id="17" w:author="Martin Vojík" w:date="2024-09-04T09:09:00Z">
        <w:r>
          <w:rPr/>
          <w:t>a</w:t>
        </w:r>
      </w:ins>
      <w:del w:id="18" w:author="Martin Vojík" w:date="2024-09-04T09:09:00Z">
        <w:r>
          <w:rPr/>
          <w:delText>1</w:delText>
        </w:r>
      </w:del>
      <w:r>
        <w:rPr/>
        <w:t xml:space="preserve">) </w:t>
      </w:r>
      <w:r>
        <w:rPr/>
      </w:r>
      <w:commentRangeEnd w:id="12"/>
      <w:r>
        <w:commentReference w:id="12"/>
      </w:r>
      <w:r>
        <w:rPr/>
        <w:t>jsou vytvořeny skupiny segmentů s výskytem, které od sebe nejsou vzdáleny více jak 50 m (červená linie). Následně (b) je součet plochy stanoviště pro každou skupinu porovnán s hodnotou minimiareálu. Definici stanoviště v celistvém uspořádání alespoň o rozloze minimiareálu tak splňují segmenty v rámci skupiny C a D.</w:t>
      </w:r>
      <w:commentRangeEnd w:id="11"/>
      <w:r>
        <w:commentReference w:id="11"/>
      </w:r>
      <w:r>
        <w:rPr/>
      </w:r>
    </w:p>
    <w:p>
      <w:pPr>
        <w:pStyle w:val="Normal"/>
        <w:jc w:val="both"/>
        <w:rPr>
          <w:rFonts w:ascii="Times New Roman" w:hAnsi="Times New Roman"/>
          <w:sz w:val="24"/>
        </w:rPr>
      </w:pPr>
      <w:r>
        <w:rPr>
          <w:rFonts w:ascii="Times New Roman" w:hAnsi="Times New Roman"/>
          <w:sz w:val="24"/>
        </w:rPr>
      </w:r>
    </w:p>
    <w:p>
      <w:pPr>
        <w:pStyle w:val="Normal"/>
        <w:spacing w:before="0" w:after="0"/>
        <w:jc w:val="both"/>
        <w:rPr>
          <w:rFonts w:ascii="Times New Roman" w:hAnsi="Times New Roman"/>
          <w:b/>
          <w:b/>
          <w:sz w:val="20"/>
        </w:rPr>
      </w:pPr>
      <w:r>
        <w:rPr>
          <w:rFonts w:ascii="Times New Roman" w:hAnsi="Times New Roman"/>
          <w:b/>
          <w:i/>
          <w:sz w:val="24"/>
          <w:szCs w:val="28"/>
        </w:rPr>
        <w:t>Mozaika</w:t>
      </w:r>
    </w:p>
    <w:p>
      <w:pPr>
        <w:pStyle w:val="Normal"/>
        <w:jc w:val="both"/>
        <w:rPr>
          <w:rFonts w:ascii="Times New Roman" w:hAnsi="Times New Roman"/>
          <w:sz w:val="24"/>
        </w:rPr>
      </w:pPr>
      <w:r>
        <w:rPr>
          <w:rFonts w:ascii="Times New Roman" w:hAnsi="Times New Roman"/>
          <w:sz w:val="24"/>
        </w:rPr>
        <w:t>Parametr mozaikovitosti</w:t>
      </w:r>
      <w:r>
        <w:rPr>
          <w:rStyle w:val="FootnoteAnchor"/>
          <w:rFonts w:ascii="Times New Roman" w:hAnsi="Times New Roman"/>
          <w:sz w:val="24"/>
        </w:rPr>
        <w:footnoteReference w:id="9"/>
      </w:r>
      <w:r>
        <w:rPr>
          <w:rFonts w:ascii="Times New Roman" w:hAnsi="Times New Roman"/>
          <w:sz w:val="24"/>
        </w:rPr>
        <w:t xml:space="preserve"> postihuje míru, nakolik tvoří přirozená mozaika přírodních biotopů souvislé celky a nakolik jsou tyto celky ovlivněné okrajovým efektem nepřirozeného charakteru (sousedstvím nepřírodních biotopů). Čím vyšší je tento okrajový efekt, tím větší lze očekávat problémy v podobě degradace a ruderalizace zájmových stanovišť z jejich bezprostředního okolí.</w:t>
      </w:r>
    </w:p>
    <w:tbl>
      <w:tblPr>
        <w:tblStyle w:val="Mkatabulky"/>
        <w:tblpPr w:bottomFromText="0" w:horzAnchor="text" w:leftFromText="141" w:rightFromText="141" w:tblpX="0" w:tblpXSpec="center" w:tblpY="1848" w:topFromText="0" w:vertAnchor="text"/>
        <w:tblW w:w="864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96"/>
        <w:gridCol w:w="7244"/>
      </w:tblGrid>
      <w:tr>
        <w:trPr>
          <w:trHeight w:val="19" w:hRule="atLeast"/>
        </w:trPr>
        <w:tc>
          <w:tcPr>
            <w:tcW w:w="1396" w:type="dxa"/>
            <w:tcBorders/>
            <w:vAlign w:val="center"/>
          </w:tcPr>
          <w:p>
            <w:pPr>
              <w:pStyle w:val="Normal"/>
              <w:widowControl w:val="false"/>
              <w:suppressAutoHyphens w:val="true"/>
              <w:spacing w:lineRule="auto" w:line="240" w:before="0" w:after="0"/>
              <w:jc w:val="center"/>
              <w:rPr>
                <w:rFonts w:ascii="Times New Roman" w:hAnsi="Times New Roman"/>
                <w:b/>
                <w:b/>
              </w:rPr>
            </w:pPr>
            <w:r>
              <w:rPr>
                <w:rFonts w:eastAsia="Calibri" w:cs="" w:ascii="Times New Roman" w:hAnsi="Times New Roman"/>
                <w:b/>
                <w:kern w:val="0"/>
                <w:sz w:val="22"/>
                <w:szCs w:val="22"/>
                <w:lang w:val="cs-CZ" w:eastAsia="en-US" w:bidi="ar-SA"/>
              </w:rPr>
              <w:t>typ výpočtu</w:t>
            </w:r>
          </w:p>
        </w:tc>
        <w:tc>
          <w:tcPr>
            <w:tcW w:w="7244" w:type="dxa"/>
            <w:tcBorders/>
            <w:vAlign w:val="center"/>
          </w:tcPr>
          <w:p>
            <w:pPr>
              <w:pStyle w:val="Normal"/>
              <w:widowControl w:val="false"/>
              <w:suppressAutoHyphens w:val="true"/>
              <w:spacing w:lineRule="auto" w:line="240" w:before="0" w:after="0"/>
              <w:jc w:val="center"/>
              <w:rPr>
                <w:rFonts w:ascii="Times New Roman" w:hAnsi="Times New Roman"/>
                <w:b/>
                <w:b/>
              </w:rPr>
            </w:pPr>
            <w:r>
              <w:rPr>
                <w:rFonts w:eastAsia="Calibri" w:cs="" w:ascii="Times New Roman" w:hAnsi="Times New Roman"/>
                <w:b/>
                <w:kern w:val="0"/>
                <w:sz w:val="22"/>
                <w:szCs w:val="22"/>
                <w:lang w:val="cs-CZ" w:eastAsia="en-US" w:bidi="ar-SA"/>
              </w:rPr>
              <w:t>procento plochy stanoviště vyskytujícího se v mozaikách se zastoupením nepřírodních biotopů pod 50 %</w:t>
            </w:r>
          </w:p>
        </w:tc>
      </w:tr>
      <w:tr>
        <w:trPr>
          <w:trHeight w:val="19" w:hRule="atLeast"/>
        </w:trPr>
        <w:tc>
          <w:tcPr>
            <w:tcW w:w="1396" w:type="dxa"/>
            <w:tcBorders/>
            <w:vAlign w:val="center"/>
          </w:tcPr>
          <w:p>
            <w:pPr>
              <w:pStyle w:val="Normal"/>
              <w:widowControl w:val="false"/>
              <w:suppressAutoHyphens w:val="true"/>
              <w:spacing w:lineRule="auto" w:line="240" w:before="0" w:after="0"/>
              <w:jc w:val="center"/>
              <w:rPr>
                <w:rFonts w:ascii="Times New Roman" w:hAnsi="Times New Roman"/>
              </w:rPr>
            </w:pPr>
            <w:r>
              <w:rPr>
                <w:rFonts w:eastAsia="Calibri" w:cs="" w:ascii="Times New Roman" w:hAnsi="Times New Roman"/>
                <w:kern w:val="0"/>
                <w:sz w:val="22"/>
                <w:szCs w:val="22"/>
                <w:lang w:val="cs-CZ" w:eastAsia="en-US" w:bidi="ar-SA"/>
              </w:rPr>
              <w:t>vnější mozaika</w:t>
            </w:r>
          </w:p>
        </w:tc>
        <w:tc>
          <w:tcPr>
            <w:tcW w:w="7244" w:type="dxa"/>
            <w:tcBorders/>
            <w:vAlign w:val="center"/>
          </w:tcPr>
          <w:p>
            <w:pPr>
              <w:pStyle w:val="Normal"/>
              <w:widowControl w:val="false"/>
              <w:suppressAutoHyphens w:val="true"/>
              <w:spacing w:lineRule="auto" w:line="240" w:before="0" w:after="0"/>
              <w:jc w:val="center"/>
              <w:rPr>
                <w:rFonts w:ascii="Times New Roman" w:hAnsi="Times New Roman"/>
              </w:rPr>
            </w:pPr>
            <w:r>
              <w:rPr>
                <w:rFonts w:eastAsia="Calibri" w:cs="" w:ascii="Times New Roman" w:hAnsi="Times New Roman"/>
                <w:kern w:val="0"/>
                <w:sz w:val="22"/>
                <w:szCs w:val="22"/>
                <w:lang w:val="cs-CZ" w:eastAsia="en-US" w:bidi="ar-SA"/>
              </w:rPr>
              <w:t xml:space="preserve">≥ </w:t>
            </w:r>
            <w:r>
              <w:rPr>
                <w:rFonts w:eastAsia="Calibri" w:cs="" w:ascii="Times New Roman" w:hAnsi="Times New Roman"/>
                <w:kern w:val="0"/>
                <w:sz w:val="22"/>
                <w:szCs w:val="22"/>
                <w:lang w:val="cs-CZ" w:eastAsia="en-US" w:bidi="ar-SA"/>
              </w:rPr>
              <w:t>25 %</w:t>
            </w:r>
          </w:p>
        </w:tc>
      </w:tr>
      <w:tr>
        <w:trPr>
          <w:trHeight w:val="19" w:hRule="atLeast"/>
        </w:trPr>
        <w:tc>
          <w:tcPr>
            <w:tcW w:w="1396" w:type="dxa"/>
            <w:tcBorders/>
            <w:vAlign w:val="center"/>
          </w:tcPr>
          <w:p>
            <w:pPr>
              <w:pStyle w:val="Normal"/>
              <w:widowControl w:val="false"/>
              <w:suppressAutoHyphens w:val="true"/>
              <w:spacing w:lineRule="auto" w:line="240" w:before="0" w:after="0"/>
              <w:jc w:val="center"/>
              <w:rPr>
                <w:rFonts w:ascii="Times New Roman" w:hAnsi="Times New Roman"/>
              </w:rPr>
            </w:pPr>
            <w:r>
              <w:rPr>
                <w:rFonts w:eastAsia="Calibri" w:cs="" w:ascii="Times New Roman" w:hAnsi="Times New Roman"/>
                <w:kern w:val="0"/>
                <w:sz w:val="22"/>
                <w:szCs w:val="22"/>
                <w:lang w:val="cs-CZ" w:eastAsia="en-US" w:bidi="ar-SA"/>
              </w:rPr>
              <w:t>vnitřní mozaika</w:t>
            </w:r>
          </w:p>
        </w:tc>
        <w:tc>
          <w:tcPr>
            <w:tcW w:w="7244" w:type="dxa"/>
            <w:tcBorders/>
            <w:vAlign w:val="center"/>
          </w:tcPr>
          <w:p>
            <w:pPr>
              <w:pStyle w:val="Normal"/>
              <w:widowControl w:val="false"/>
              <w:suppressAutoHyphens w:val="true"/>
              <w:spacing w:lineRule="auto" w:line="240" w:before="0" w:after="0"/>
              <w:jc w:val="center"/>
              <w:rPr>
                <w:rFonts w:ascii="Times New Roman" w:hAnsi="Times New Roman"/>
              </w:rPr>
            </w:pPr>
            <w:r>
              <w:rPr>
                <w:rFonts w:eastAsia="Calibri" w:cs="" w:ascii="Times New Roman" w:hAnsi="Times New Roman"/>
                <w:kern w:val="0"/>
                <w:sz w:val="22"/>
                <w:szCs w:val="22"/>
                <w:lang w:val="cs-CZ" w:eastAsia="en-US" w:bidi="ar-SA"/>
              </w:rPr>
              <w:t>&lt; 25 %</w:t>
            </w:r>
          </w:p>
        </w:tc>
      </w:tr>
    </w:tbl>
    <w:p>
      <w:pPr>
        <w:pStyle w:val="Normal"/>
        <w:jc w:val="both"/>
        <w:rPr>
          <w:rFonts w:ascii="Times New Roman" w:hAnsi="Times New Roman"/>
          <w:sz w:val="24"/>
        </w:rPr>
      </w:pPr>
      <w:r>
        <w:rPr>
          <w:rFonts w:ascii="Times New Roman" w:hAnsi="Times New Roman"/>
          <w:b/>
          <w:sz w:val="24"/>
        </w:rPr>
        <w:t xml:space="preserve">Popis parametru </w:t>
      </w:r>
      <w:r>
        <w:rPr>
          <w:rFonts w:ascii="Times New Roman" w:hAnsi="Times New Roman"/>
          <w:sz w:val="24"/>
        </w:rPr>
        <w:t>– parametr je počítán 2 různými způsoby podle procenta plochy stanoviště vyskytujícího se v rámci sledované EVL v mozaikách se zastoupením pod 50 % (viz tabulka). Rozdílný postup je aplikován vhledem k vysoké nejistotě uspořádání členů v mozaice při nízkém zastoupení sledovaného typu stanoviště. Nízká hranice pro způsob výpočtu vnější mozaikou (25 %) byla zvolena vzhledem k předpokládanému snižování zastoupení mozaik.</w:t>
      </w:r>
    </w:p>
    <w:p>
      <w:pPr>
        <w:pStyle w:val="Normal"/>
        <w:jc w:val="both"/>
        <w:rPr>
          <w:rFonts w:ascii="Times New Roman" w:hAnsi="Times New Roman"/>
          <w:sz w:val="24"/>
        </w:rPr>
      </w:pPr>
      <w:r>
        <w:rPr>
          <w:rFonts w:ascii="Times New Roman" w:hAnsi="Times New Roman"/>
          <w:b/>
          <w:sz w:val="24"/>
        </w:rPr>
        <w:t>Vnější mozaika</w:t>
      </w:r>
      <w:r>
        <w:rPr>
          <w:rFonts w:ascii="Times New Roman" w:hAnsi="Times New Roman"/>
          <w:sz w:val="24"/>
        </w:rPr>
        <w:t xml:space="preserve"> vyjadřuje míru ovlivnění stanoviště okrajovým efektem a je definována jako podíl délky hranice daného typu přírodního stanoviště v dané EVL s ostatními přírodními biotopy (</w:t>
      </w:r>
      <w:r>
        <w:rPr>
          <w:rFonts w:ascii="Times New Roman" w:hAnsi="Times New Roman"/>
          <w:i/>
          <w:sz w:val="24"/>
        </w:rPr>
        <w:t>d</w:t>
      </w:r>
      <w:r>
        <w:rPr>
          <w:rFonts w:ascii="Times New Roman" w:hAnsi="Times New Roman"/>
          <w:i/>
          <w:sz w:val="24"/>
          <w:vertAlign w:val="subscript"/>
        </w:rPr>
        <w:t>b</w:t>
      </w:r>
      <w:r>
        <w:rPr>
          <w:rFonts w:ascii="Times New Roman" w:hAnsi="Times New Roman"/>
          <w:sz w:val="24"/>
        </w:rPr>
        <w:t>) vztažený k celkové délce hranice daného typu přírodního stanoviště v dané EVL (d</w:t>
      </w:r>
      <w:r>
        <w:rPr>
          <w:rFonts w:ascii="Times New Roman" w:hAnsi="Times New Roman"/>
          <w:sz w:val="24"/>
          <w:vertAlign w:val="subscript"/>
        </w:rPr>
        <w:t>c</w:t>
      </w:r>
      <w:r>
        <w:rPr>
          <w:rFonts w:ascii="Times New Roman" w:hAnsi="Times New Roman"/>
          <w:sz w:val="24"/>
        </w:rPr>
        <w:t>), násobený koeficientem 100. Výpočet využívá pouze segemty stanoviště vyskytujícího se v mozaikách se zastoupením pod 50 %. Pro polygony, jejichž okraj je shodný s hranicí ČR, je předpokládaný poměr dopočítán na základě dostupných dat z české strany.</w:t>
      </w:r>
    </w:p>
    <w:p>
      <w:pPr>
        <w:pStyle w:val="Normal"/>
        <w:jc w:val="center"/>
        <w:rPr>
          <w:rFonts w:ascii="Times New Roman" w:hAnsi="Times New Roman" w:eastAsia="" w:eastAsiaTheme="minorEastAsia"/>
        </w:rPr>
      </w:pPr>
      <w:r>
        <w:rPr/>
      </w:r>
      <m:oMathPara xmlns:m="http://schemas.openxmlformats.org/officeDocument/2006/math">
        <m:oMathParaPr>
          <m:jc m:val="center"/>
        </m:oMathParaPr>
        <m:oMath>
          <m:r>
            <w:rPr>
              <w:rFonts w:ascii="Cambria Math" w:hAnsi="Cambria Math"/>
            </w:rPr>
            <m:t xml:space="preserve">vnější</m:t>
          </m:r>
          <m:r>
            <w:rPr>
              <w:rFonts w:ascii="Cambria Math" w:hAnsi="Cambria Math"/>
            </w:rPr>
            <m:t xml:space="preserve">mozaika</m:t>
          </m:r>
          <m:r>
            <w:rPr>
              <w:rFonts w:ascii="Cambria Math" w:hAnsi="Cambria Math"/>
            </w:rPr>
            <m:t xml:space="preserve">=</m:t>
          </m:r>
          <m:f>
            <m:num>
              <m:sSub>
                <m:e>
                  <m:r>
                    <w:rPr>
                      <w:rFonts w:ascii="Cambria Math" w:hAnsi="Cambria Math"/>
                    </w:rPr>
                    <m:t xml:space="preserve">d</m:t>
                  </m:r>
                </m:e>
                <m:sub>
                  <m:r>
                    <w:rPr>
                      <w:rFonts w:ascii="Cambria Math" w:hAnsi="Cambria Math"/>
                    </w:rPr>
                    <m:t xml:space="preserve">b</m:t>
                  </m:r>
                </m:sub>
              </m:sSub>
            </m:num>
            <m:den>
              <m:sSub>
                <m:e>
                  <m:r>
                    <w:rPr>
                      <w:rFonts w:ascii="Cambria Math" w:hAnsi="Cambria Math"/>
                    </w:rPr>
                    <m:t xml:space="preserve">d</m:t>
                  </m:r>
                </m:e>
                <m:sub>
                  <m:r>
                    <w:rPr>
                      <w:rFonts w:ascii="Cambria Math" w:hAnsi="Cambria Math"/>
                    </w:rPr>
                    <m:t xml:space="preserve">c</m:t>
                  </m:r>
                </m:sub>
              </m:sSub>
            </m:den>
          </m:f>
          <m:r>
            <w:rPr>
              <w:rFonts w:ascii="Cambria Math" w:hAnsi="Cambria Math"/>
            </w:rPr>
            <m:t xml:space="preserve">×</m:t>
          </m:r>
          <m:r>
            <w:rPr>
              <w:rFonts w:ascii="Cambria Math" w:hAnsi="Cambria Math"/>
            </w:rPr>
            <m:t xml:space="preserve">100</m:t>
          </m:r>
        </m:oMath>
      </m:oMathPara>
    </w:p>
    <w:p>
      <w:pPr>
        <w:pStyle w:val="Normal"/>
        <w:jc w:val="center"/>
        <w:rPr>
          <w:rFonts w:ascii="Times New Roman" w:hAnsi="Times New Roman"/>
          <w:b/>
          <w:b/>
          <w:i/>
          <w:i/>
          <w:sz w:val="24"/>
          <w:szCs w:val="28"/>
        </w:rPr>
      </w:pPr>
      <w:r>
        <w:rPr/>
        <w:drawing>
          <wp:inline distT="0" distB="0" distL="0" distR="0">
            <wp:extent cx="4504690" cy="2345690"/>
            <wp:effectExtent l="0" t="0" r="0" b="0"/>
            <wp:docPr id="2" name="Obrázek 59" descr="P:\Projekt TAČR Monitoring EVL\2016\úpravy po připomínkách MŽP\stanoviště\Mozai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59" descr="P:\Projekt TAČR Monitoring EVL\2016\úpravy po připomínkách MŽP\stanoviště\Mozaika.jpg"/>
                    <pic:cNvPicPr>
                      <a:picLocks noChangeAspect="1" noChangeArrowheads="1"/>
                    </pic:cNvPicPr>
                  </pic:nvPicPr>
                  <pic:blipFill>
                    <a:blip r:embed="rId5"/>
                    <a:stretch>
                      <a:fillRect/>
                    </a:stretch>
                  </pic:blipFill>
                  <pic:spPr bwMode="auto">
                    <a:xfrm>
                      <a:off x="0" y="0"/>
                      <a:ext cx="4504690" cy="2345690"/>
                    </a:xfrm>
                    <a:prstGeom prst="rect">
                      <a:avLst/>
                    </a:prstGeom>
                  </pic:spPr>
                </pic:pic>
              </a:graphicData>
            </a:graphic>
          </wp:inline>
        </w:drawing>
      </w:r>
    </w:p>
    <w:p>
      <w:pPr>
        <w:pStyle w:val="Normal"/>
        <w:spacing w:lineRule="auto" w:line="240"/>
        <w:jc w:val="both"/>
        <w:rPr/>
      </w:pPr>
      <w:r>
        <w:rPr/>
        <w:t xml:space="preserve">Obr. 2.  Schéma znázorňující polygony dotčeného typu přírodního stanoviště (modře) v matrici ostatních přírodních (zeleně) a nepřírodních (červeně). Příklad a) znázorňuje stav s nízkou hodnotou parametru vnější mozaika, b) stav s vysokou hodnotou parametru vnější mozaika. </w:t>
      </w:r>
    </w:p>
    <w:p>
      <w:pPr>
        <w:pStyle w:val="Normal"/>
        <w:jc w:val="both"/>
        <w:rPr>
          <w:rFonts w:ascii="Times New Roman" w:hAnsi="Times New Roman" w:eastAsia="" w:eastAsiaTheme="minorEastAsia"/>
        </w:rPr>
      </w:pPr>
      <w:r>
        <w:rPr>
          <w:rFonts w:eastAsia="" w:eastAsiaTheme="minorEastAsia" w:ascii="Times New Roman" w:hAnsi="Times New Roman"/>
        </w:rPr>
      </w:r>
    </w:p>
    <w:p>
      <w:pPr>
        <w:pStyle w:val="Normal"/>
        <w:jc w:val="both"/>
        <w:rPr>
          <w:rFonts w:ascii="Times New Roman" w:hAnsi="Times New Roman" w:eastAsia="" w:eastAsiaTheme="minorEastAsia"/>
          <w:sz w:val="24"/>
        </w:rPr>
      </w:pPr>
      <w:r>
        <w:rPr>
          <w:rFonts w:eastAsia="" w:ascii="Times New Roman" w:hAnsi="Times New Roman" w:eastAsiaTheme="minorEastAsia"/>
          <w:b/>
          <w:sz w:val="24"/>
        </w:rPr>
        <w:t xml:space="preserve">Vnitřní mozaika </w:t>
      </w:r>
      <w:r>
        <w:rPr>
          <w:rFonts w:eastAsia="" w:ascii="Times New Roman" w:hAnsi="Times New Roman" w:eastAsiaTheme="minorEastAsia"/>
          <w:sz w:val="24"/>
        </w:rPr>
        <w:t>vyjadřuje procento plochy stanoviště zastoupené v mozaikách (</w:t>
      </w:r>
      <w:r>
        <w:rPr>
          <w:rFonts w:eastAsia="" w:ascii="Times New Roman" w:hAnsi="Times New Roman" w:eastAsiaTheme="minorEastAsia"/>
          <w:i/>
          <w:sz w:val="24"/>
        </w:rPr>
        <w:t>plocha</w:t>
      </w:r>
      <w:r>
        <w:rPr>
          <w:rFonts w:eastAsia="" w:ascii="Times New Roman" w:hAnsi="Times New Roman" w:eastAsiaTheme="minorEastAsia"/>
          <w:i/>
          <w:sz w:val="24"/>
          <w:vertAlign w:val="subscript"/>
        </w:rPr>
        <w:t>X</w:t>
      </w:r>
      <w:r>
        <w:rPr>
          <w:rFonts w:eastAsia="" w:ascii="Times New Roman" w:hAnsi="Times New Roman" w:eastAsiaTheme="minorEastAsia"/>
          <w:sz w:val="24"/>
        </w:rPr>
        <w:t xml:space="preserve">) společně s nepřírodními biotopy (vnitřní mozaika) k celkové ploše stanoviště. </w:t>
      </w:r>
      <w:r>
        <w:rPr>
          <w:rFonts w:ascii="Times New Roman" w:hAnsi="Times New Roman"/>
          <w:sz w:val="24"/>
        </w:rPr>
        <w:t>Do výpočtu celkové plochy stanoviště vstupují segmenty s výskytem degradovaného stanoviště (reprezentativnost/degradace „W“) a paseky.</w:t>
      </w:r>
    </w:p>
    <w:p>
      <w:pPr>
        <w:pStyle w:val="Normal"/>
        <w:jc w:val="center"/>
        <w:rPr>
          <w:rFonts w:ascii="Times New Roman" w:hAnsi="Times New Roman"/>
          <w:sz w:val="28"/>
        </w:rPr>
      </w:pPr>
      <w:r>
        <w:rPr/>
      </w:r>
      <m:oMathPara xmlns:m="http://schemas.openxmlformats.org/officeDocument/2006/math">
        <m:oMathParaPr>
          <m:jc m:val="center"/>
        </m:oMathParaPr>
        <m:oMath>
          <m:r>
            <w:rPr>
              <w:rFonts w:ascii="Cambria Math" w:hAnsi="Cambria Math"/>
            </w:rPr>
            <m:t xml:space="preserve">vnitřní</m:t>
          </m:r>
          <m:r>
            <w:rPr>
              <w:rFonts w:ascii="Cambria Math" w:hAnsi="Cambria Math"/>
            </w:rPr>
            <m:t xml:space="preserve">mozaika</m:t>
          </m:r>
          <m:r>
            <w:rPr>
              <w:rFonts w:ascii="Cambria Math" w:hAnsi="Cambria Math"/>
            </w:rPr>
            <m:t xml:space="preserve">=</m:t>
          </m:r>
          <m:r>
            <w:rPr>
              <w:rFonts w:ascii="Cambria Math" w:hAnsi="Cambria Math"/>
            </w:rPr>
            <m:t xml:space="preserve">100</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X</m:t>
                  </m:r>
                </m:sub>
              </m:sSub>
            </m:num>
            <m:den>
              <m:sSub>
                <m:e>
                  <m:r>
                    <w:rPr>
                      <w:rFonts w:ascii="Cambria Math" w:hAnsi="Cambria Math"/>
                    </w:rPr>
                    <m:t xml:space="preserve">plocha</m:t>
                  </m:r>
                </m:e>
                <m:sub>
                  <m:r>
                    <w:rPr>
                      <w:rFonts w:ascii="Cambria Math" w:hAnsi="Cambria Math"/>
                    </w:rPr>
                    <m:t xml:space="preserve">celkem</m:t>
                  </m:r>
                </m:sub>
              </m:sSub>
            </m:den>
          </m:f>
          <m:r>
            <w:rPr>
              <w:rFonts w:ascii="Cambria Math" w:hAnsi="Cambria Math"/>
            </w:rPr>
            <m:t xml:space="preserve">×</m:t>
          </m:r>
          <m:r>
            <w:rPr>
              <w:rFonts w:ascii="Cambria Math" w:hAnsi="Cambria Math"/>
            </w:rPr>
            <m:t xml:space="preserve">100</m:t>
          </m:r>
        </m:oMath>
      </m:oMathPara>
    </w:p>
    <w:p>
      <w:pPr>
        <w:pStyle w:val="Normal"/>
        <w:jc w:val="both"/>
        <w:rPr>
          <w:rFonts w:ascii="Times New Roman" w:hAnsi="Times New Roman"/>
          <w:sz w:val="24"/>
          <w:u w:val="single"/>
        </w:rPr>
      </w:pPr>
      <w:r>
        <w:rPr>
          <w:rFonts w:ascii="Times New Roman" w:hAnsi="Times New Roman"/>
          <w:b/>
          <w:sz w:val="24"/>
        </w:rPr>
        <w:t>Zdroj dat</w:t>
      </w:r>
      <w:r>
        <w:rPr>
          <w:rFonts w:ascii="Times New Roman" w:hAnsi="Times New Roman"/>
          <w:sz w:val="24"/>
        </w:rPr>
        <w:t xml:space="preserve"> – sloučená aktualizovaná vrstva mapování biotopů</w:t>
      </w:r>
    </w:p>
    <w:p>
      <w:pPr>
        <w:pStyle w:val="Normal"/>
        <w:jc w:val="both"/>
        <w:rPr>
          <w:rFonts w:ascii="Times New Roman" w:hAnsi="Times New Roman"/>
          <w:sz w:val="24"/>
        </w:rPr>
      </w:pPr>
      <w:r>
        <w:rPr>
          <w:rFonts w:ascii="Times New Roman" w:hAnsi="Times New Roman"/>
          <w:sz w:val="24"/>
        </w:rPr>
        <w:t>V rámci parametru nastává výjimečný případ, kdy jsou pro okrajové polygony zahrnuty do hodnocení i segmenty mimo EVL, jinak by tato část hranice v hodnocení neodůvodněně chyběla. Zároveň řada EVL leží na hranici ČR a zahraniční data o výskytu přírodních biotopů nejsou pro výpočet k dispozici. Pro polygony, jejichž okraj je shodný s hranicí ČR, je předpokládaný poměr dopočítán na základě dostupných dat z české strany.</w:t>
      </w:r>
    </w:p>
    <w:p>
      <w:pPr>
        <w:pStyle w:val="Normal"/>
        <w:jc w:val="both"/>
        <w:rPr>
          <w:rFonts w:ascii="Times New Roman" w:hAnsi="Times New Roman"/>
          <w:sz w:val="24"/>
          <w:szCs w:val="28"/>
        </w:rPr>
      </w:pPr>
      <w:r>
        <w:rPr>
          <w:rFonts w:ascii="Times New Roman" w:hAnsi="Times New Roman"/>
          <w:sz w:val="24"/>
          <w:szCs w:val="28"/>
        </w:rPr>
      </w:r>
    </w:p>
    <w:p>
      <w:pPr>
        <w:pStyle w:val="Normal"/>
        <w:spacing w:before="0" w:after="0"/>
        <w:jc w:val="both"/>
        <w:rPr>
          <w:rFonts w:ascii="Times New Roman" w:hAnsi="Times New Roman"/>
          <w:b/>
          <w:b/>
          <w:sz w:val="20"/>
        </w:rPr>
      </w:pPr>
      <w:r>
        <w:rPr>
          <w:rFonts w:ascii="Times New Roman" w:hAnsi="Times New Roman"/>
          <w:b/>
          <w:i/>
          <w:sz w:val="24"/>
          <w:szCs w:val="28"/>
        </w:rPr>
        <w:t>Ohrožené druhy z červeného seznamu</w:t>
      </w:r>
    </w:p>
    <w:p>
      <w:pPr>
        <w:pStyle w:val="Normal"/>
        <w:jc w:val="both"/>
        <w:rPr>
          <w:rFonts w:ascii="Times New Roman" w:hAnsi="Times New Roman"/>
          <w:sz w:val="24"/>
        </w:rPr>
      </w:pPr>
      <w:r>
        <w:rPr>
          <w:rFonts w:ascii="Times New Roman" w:hAnsi="Times New Roman"/>
          <w:sz w:val="24"/>
        </w:rPr>
        <w:t xml:space="preserve">Parametr výskytu druhů červeného seznamu vyjadřuje celkový počet druhů červeného seznamu na daném typu přírodního stanoviště v dané EVL. Tento parametr má význam pro stanovení vývoje v čase a určení možných příčin degradace. Právě úbytek ohrožených druhů indikuje nepříznivý vývoj (resp. vývoj k špatnému stavu). Limitní hodnoty tohoto parametru nelze použít pro hodnocení stavu, protože vždy záleží na výchozím stavu lokality a přítomnost ohrožených druhů není nutnou podmínkou dobrého stavu. </w:t>
      </w:r>
    </w:p>
    <w:p>
      <w:pPr>
        <w:pStyle w:val="Normal"/>
        <w:jc w:val="both"/>
        <w:rPr>
          <w:rFonts w:ascii="Times New Roman" w:hAnsi="Times New Roman"/>
          <w:sz w:val="24"/>
        </w:rPr>
      </w:pPr>
      <w:r>
        <w:rPr>
          <w:rFonts w:ascii="Times New Roman" w:hAnsi="Times New Roman"/>
          <w:b/>
          <w:sz w:val="24"/>
        </w:rPr>
        <w:t>Popis parametru –</w:t>
      </w:r>
      <w:r>
        <w:rPr>
          <w:rFonts w:ascii="Times New Roman" w:hAnsi="Times New Roman"/>
          <w:i/>
          <w:color w:val="4F81BD"/>
          <w:sz w:val="24"/>
        </w:rPr>
        <w:t xml:space="preserve"> </w:t>
      </w:r>
      <w:r>
        <w:rPr>
          <w:rFonts w:ascii="Times New Roman" w:hAnsi="Times New Roman"/>
          <w:sz w:val="24"/>
        </w:rPr>
        <w:t xml:space="preserve">počet druhů červeného seznamu s výjimkou C4 (Grulich, 2012) </w:t>
      </w:r>
      <w:commentRangeStart w:id="13"/>
      <w:r>
        <w:rPr>
          <w:rFonts w:ascii="Times New Roman" w:hAnsi="Times New Roman"/>
          <w:sz w:val="24"/>
        </w:rPr>
        <w:t>v EVL</w:t>
      </w:r>
      <w:r>
        <w:rPr>
          <w:rFonts w:ascii="Times New Roman" w:hAnsi="Times New Roman"/>
          <w:sz w:val="24"/>
        </w:rPr>
      </w:r>
      <w:commentRangeEnd w:id="13"/>
      <w:r>
        <w:commentReference w:id="13"/>
      </w:r>
      <w:r>
        <w:rPr>
          <w:rFonts w:ascii="Times New Roman" w:hAnsi="Times New Roman"/>
          <w:sz w:val="24"/>
        </w:rPr>
        <w:t xml:space="preserve"> vážený celkovou rozlohou daného typu přírodního stanoviště v EVL včetně degradovaných segmentů a pasek (logaritmicky transformované). Z důvodu optimálního pokrytí desetibodové stupnice je výsledná hodnota vynásobena hodnotou 4. Je-li násobek výsledného parametru vyšší než 10, nahradí se jeho hodnota číslem 10 (maximum). </w:t>
      </w:r>
    </w:p>
    <w:p>
      <w:pPr>
        <w:pStyle w:val="Normal"/>
        <w:jc w:val="center"/>
        <w:rPr>
          <w:rFonts w:ascii="Times New Roman" w:hAnsi="Times New Roman"/>
          <w:b/>
          <w:b/>
          <w:sz w:val="24"/>
        </w:rPr>
      </w:pPr>
      <w:r>
        <w:rPr/>
      </w:r>
      <m:oMathPara xmlns:m="http://schemas.openxmlformats.org/officeDocument/2006/math">
        <m:oMathParaPr>
          <m:jc m:val="center"/>
        </m:oMathParaPr>
        <m:oMath>
          <m:r>
            <w:rPr>
              <w:rFonts w:ascii="Cambria Math" w:hAnsi="Cambria Math"/>
            </w:rPr>
            <m:t xml:space="preserve">ohrožené</m:t>
          </m:r>
          <m:r>
            <w:rPr>
              <w:rFonts w:ascii="Cambria Math" w:hAnsi="Cambria Math"/>
            </w:rPr>
            <m:t xml:space="preserve">druhy</m:t>
          </m:r>
          <m:r>
            <w:rPr>
              <w:rFonts w:ascii="Cambria Math" w:hAnsi="Cambria Math"/>
            </w:rPr>
            <m:t xml:space="preserve">=</m:t>
          </m:r>
          <m:f>
            <m:num>
              <m:sSub>
                <m:e>
                  <m:r>
                    <w:rPr>
                      <w:rFonts w:ascii="Cambria Math" w:hAnsi="Cambria Math"/>
                    </w:rPr>
                    <m:t xml:space="preserve">RL</m:t>
                  </m:r>
                </m:e>
                <m:sub>
                  <m:r>
                    <w:rPr>
                      <w:rFonts w:ascii="Cambria Math" w:hAnsi="Cambria Math"/>
                    </w:rPr>
                    <m:t xml:space="preserve">b</m:t>
                  </m:r>
                </m:sub>
              </m:sSub>
            </m:num>
            <m:den>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plocha</m:t>
              </m:r>
              <m:r>
                <w:rPr>
                  <w:rFonts w:ascii="Cambria Math" w:hAnsi="Cambria Math"/>
                </w:rPr>
                <m:t xml:space="preserve">stanoviště</m:t>
              </m:r>
            </m:den>
          </m:f>
          <m:r>
            <w:rPr>
              <w:rFonts w:ascii="Cambria Math" w:hAnsi="Cambria Math"/>
            </w:rPr>
            <m:t xml:space="preserve">×</m:t>
          </m:r>
          <m:r>
            <w:rPr>
              <w:rFonts w:ascii="Cambria Math" w:hAnsi="Cambria Math"/>
            </w:rPr>
            <m:t xml:space="preserve">4</m:t>
          </m:r>
        </m:oMath>
      </m:oMathPara>
    </w:p>
    <w:p>
      <w:pPr>
        <w:pStyle w:val="Normal"/>
        <w:jc w:val="both"/>
        <w:rPr>
          <w:rFonts w:ascii="Times New Roman" w:hAnsi="Times New Roman"/>
          <w:sz w:val="24"/>
        </w:rPr>
      </w:pPr>
      <w:r>
        <w:rPr>
          <w:rFonts w:ascii="Times New Roman" w:hAnsi="Times New Roman"/>
          <w:sz w:val="24"/>
        </w:rPr>
        <w:t xml:space="preserve">kde </w:t>
      </w:r>
      <w:r>
        <w:rPr>
          <w:rFonts w:ascii="Times New Roman" w:hAnsi="Times New Roman"/>
          <w:i/>
          <w:sz w:val="24"/>
        </w:rPr>
        <w:t>RL</w:t>
      </w:r>
      <w:r>
        <w:rPr>
          <w:rFonts w:ascii="Times New Roman" w:hAnsi="Times New Roman"/>
          <w:i/>
          <w:sz w:val="24"/>
          <w:vertAlign w:val="subscript"/>
        </w:rPr>
        <w:t>b</w:t>
      </w:r>
      <w:r>
        <w:rPr>
          <w:rFonts w:ascii="Times New Roman" w:hAnsi="Times New Roman"/>
          <w:sz w:val="24"/>
        </w:rPr>
        <w:t xml:space="preserve"> je počet druhů červeného seznamu (kategorií C1, C2 a C3) zaznamenaných v daném typu přírodního stanoviště v dané EVL a </w:t>
      </w:r>
      <w:commentRangeStart w:id="14"/>
      <w:r>
        <w:rPr>
          <w:rFonts w:ascii="Times New Roman" w:hAnsi="Times New Roman"/>
          <w:i/>
          <w:sz w:val="24"/>
        </w:rPr>
        <w:t>V</w:t>
      </w:r>
      <w:r>
        <w:rPr>
          <w:rFonts w:ascii="Times New Roman" w:hAnsi="Times New Roman"/>
          <w:i/>
          <w:sz w:val="24"/>
          <w:vertAlign w:val="subscript"/>
        </w:rPr>
        <w:t>b</w:t>
      </w:r>
      <w:r>
        <w:rPr>
          <w:rFonts w:ascii="Times New Roman" w:hAnsi="Times New Roman"/>
          <w:sz w:val="24"/>
        </w:rPr>
        <w:t xml:space="preserve"> celková rozloha všech polygonů daného typu přírodního stanoviště</w:t>
      </w:r>
      <w:r>
        <w:rPr>
          <w:rFonts w:ascii="Times New Roman" w:hAnsi="Times New Roman"/>
          <w:sz w:val="24"/>
        </w:rPr>
      </w:r>
      <w:commentRangeEnd w:id="14"/>
      <w:r>
        <w:commentReference w:id="14"/>
      </w:r>
      <w:r>
        <w:rPr>
          <w:rFonts w:ascii="Times New Roman" w:hAnsi="Times New Roman"/>
          <w:sz w:val="24"/>
        </w:rPr>
        <w:t xml:space="preserve">. </w:t>
      </w:r>
    </w:p>
    <w:p>
      <w:pPr>
        <w:pStyle w:val="Normal"/>
        <w:jc w:val="both"/>
        <w:rPr>
          <w:rFonts w:ascii="Times New Roman" w:hAnsi="Times New Roman"/>
          <w:sz w:val="24"/>
        </w:rPr>
      </w:pPr>
      <w:r>
        <w:rPr>
          <w:rFonts w:ascii="Times New Roman" w:hAnsi="Times New Roman"/>
          <w:b/>
          <w:sz w:val="24"/>
        </w:rPr>
        <w:t>Zdroj dat</w:t>
      </w:r>
      <w:r>
        <w:rPr>
          <w:rFonts w:ascii="Times New Roman" w:hAnsi="Times New Roman"/>
          <w:sz w:val="24"/>
        </w:rPr>
        <w:t xml:space="preserve"> – aktualizovaná vrstva mapování biotopů, nálezová databáze (NDOP).</w:t>
      </w:r>
    </w:p>
    <w:p>
      <w:pPr>
        <w:pStyle w:val="Normal"/>
        <w:jc w:val="both"/>
        <w:rPr>
          <w:rFonts w:ascii="Times New Roman" w:hAnsi="Times New Roman"/>
          <w:sz w:val="24"/>
        </w:rPr>
      </w:pPr>
      <w:r>
        <w:rPr>
          <w:rFonts w:ascii="Times New Roman" w:hAnsi="Times New Roman"/>
          <w:b/>
          <w:sz w:val="24"/>
        </w:rPr>
        <w:t>Očekávané problémy</w:t>
      </w:r>
      <w:r>
        <w:rPr>
          <w:rFonts w:ascii="Times New Roman" w:hAnsi="Times New Roman"/>
          <w:sz w:val="24"/>
        </w:rPr>
        <w:t xml:space="preserve"> – Dosud ne zcela provázané číselníky ve zdrojových databázích by měly být sjednoceny podle nomenklatury použité v novém klíči (měla by být blízká poslední verzi červeného seznamu, Grulich 2012). </w:t>
      </w:r>
    </w:p>
    <w:p>
      <w:pPr>
        <w:pStyle w:val="Normal"/>
        <w:jc w:val="both"/>
        <w:rPr>
          <w:rFonts w:ascii="Times New Roman" w:hAnsi="Times New Roman"/>
          <w:b/>
          <w:b/>
          <w:i/>
          <w:i/>
          <w:sz w:val="24"/>
          <w:szCs w:val="28"/>
        </w:rPr>
      </w:pPr>
      <w:r>
        <w:rPr>
          <w:rFonts w:ascii="Times New Roman" w:hAnsi="Times New Roman"/>
          <w:b/>
          <w:i/>
          <w:sz w:val="24"/>
          <w:szCs w:val="28"/>
        </w:rPr>
      </w:r>
    </w:p>
    <w:p>
      <w:pPr>
        <w:pStyle w:val="Normal"/>
        <w:spacing w:before="0" w:after="0"/>
        <w:jc w:val="both"/>
        <w:rPr>
          <w:rFonts w:ascii="Times New Roman" w:hAnsi="Times New Roman"/>
          <w:b/>
          <w:b/>
          <w:sz w:val="20"/>
        </w:rPr>
      </w:pPr>
      <w:r>
        <w:rPr>
          <w:rFonts w:ascii="Times New Roman" w:hAnsi="Times New Roman"/>
          <w:b/>
          <w:i/>
          <w:sz w:val="24"/>
          <w:szCs w:val="28"/>
        </w:rPr>
        <w:t>Invazní druhy</w:t>
      </w:r>
      <w:r>
        <w:rPr/>
        <w:t xml:space="preserve"> </w:t>
      </w:r>
      <w:r>
        <w:rPr>
          <w:rFonts w:ascii="Times New Roman" w:hAnsi="Times New Roman"/>
          <w:b/>
          <w:i/>
          <w:sz w:val="24"/>
          <w:szCs w:val="28"/>
        </w:rPr>
        <w:t xml:space="preserve">cévnatých rostlin </w:t>
      </w:r>
    </w:p>
    <w:p>
      <w:pPr>
        <w:pStyle w:val="Normal"/>
        <w:jc w:val="both"/>
        <w:rPr>
          <w:rFonts w:ascii="Times New Roman" w:hAnsi="Times New Roman"/>
          <w:sz w:val="24"/>
        </w:rPr>
      </w:pPr>
      <w:r>
        <w:rPr>
          <w:rFonts w:ascii="Times New Roman" w:hAnsi="Times New Roman"/>
          <w:sz w:val="24"/>
        </w:rPr>
        <w:t xml:space="preserve">Parametr výskytu invazních druhů, z nichž se část povinně zaznamenává při aktualizaci vrstvy mapování biotopů (Lustyk 2024a), indikuje míru narušení a degradace stanoviště. </w:t>
      </w:r>
    </w:p>
    <w:p>
      <w:pPr>
        <w:pStyle w:val="Normal"/>
        <w:jc w:val="both"/>
        <w:rPr>
          <w:rFonts w:ascii="Times New Roman" w:hAnsi="Times New Roman"/>
          <w:i/>
          <w:i/>
          <w:sz w:val="24"/>
        </w:rPr>
      </w:pPr>
      <w:commentRangeStart w:id="15"/>
      <w:r>
        <w:rPr>
          <w:rFonts w:ascii="Times New Roman" w:hAnsi="Times New Roman"/>
          <w:b/>
          <w:sz w:val="24"/>
        </w:rPr>
        <w:t>Popis parametru –</w:t>
      </w:r>
      <w:r>
        <w:rPr>
          <w:rFonts w:ascii="Times New Roman" w:hAnsi="Times New Roman"/>
          <w:i/>
          <w:color w:val="4F81BD"/>
          <w:sz w:val="24"/>
        </w:rPr>
        <w:t xml:space="preserve"> </w:t>
      </w:r>
      <w:r>
        <w:rPr>
          <w:rFonts w:ascii="Times New Roman" w:hAnsi="Times New Roman"/>
          <w:sz w:val="24"/>
        </w:rPr>
        <w:t>předmětem hodnocení je procento plochy s výskytem invazních druhů cévnatých rostlin uvedených v příloze 2 Metodiky aktualizace vrstvy mapování biotopů (Lustyk, 2024</w:t>
      </w:r>
      <w:ins w:id="19" w:author="Jakub Rataj" w:date="2026-02-13T11:40:27Z">
        <w:r>
          <w:rPr>
            <w:rFonts w:ascii="Times New Roman" w:hAnsi="Times New Roman"/>
            <w:sz w:val="24"/>
          </w:rPr>
          <w:t>a</w:t>
        </w:r>
      </w:ins>
      <w:r>
        <w:rPr>
          <w:rFonts w:ascii="Times New Roman" w:hAnsi="Times New Roman"/>
          <w:sz w:val="24"/>
        </w:rPr>
        <w:t>) a zároveň dalších nepůvodních druhů, které jsou součástí Černého, šedého a varovného seznamu (Pergl et al. 2016). Výsledná hodnota pro daný typ stanoviště se rovná maximální hodnotě škály (= 100 %) snížené o plochu stanoviště v dané EVL, dle vzorce:</w:t>
      </w:r>
      <w:commentRangeEnd w:id="15"/>
      <w:r>
        <w:commentReference w:id="15"/>
      </w:r>
      <w:r>
        <w:rPr>
          <w:rFonts w:ascii="Times New Roman" w:hAnsi="Times New Roman"/>
          <w:sz w:val="24"/>
        </w:rPr>
      </w:r>
    </w:p>
    <w:p>
      <w:pPr>
        <w:pStyle w:val="Normal"/>
        <w:jc w:val="center"/>
        <w:rPr/>
      </w:pPr>
      <w:r>
        <w:rPr/>
      </w:r>
      <m:oMathPara xmlns:m="http://schemas.openxmlformats.org/officeDocument/2006/math">
        <m:oMathParaPr>
          <m:jc m:val="center"/>
        </m:oMathParaPr>
        <m:oMath>
          <m:r>
            <w:rPr>
              <w:rFonts w:ascii="Cambria Math" w:hAnsi="Cambria Math"/>
            </w:rPr>
            <m:t xml:space="preserve">invazní</m:t>
          </m:r>
          <m:r>
            <w:rPr>
              <w:rFonts w:ascii="Cambria Math" w:hAnsi="Cambria Math"/>
            </w:rPr>
            <m:t xml:space="preserve">druhy</m:t>
          </m:r>
          <m:r>
            <w:rPr>
              <w:rFonts w:ascii="Cambria Math" w:hAnsi="Cambria Math"/>
            </w:rPr>
            <m:t xml:space="preserve">=</m:t>
          </m:r>
          <m:r>
            <w:rPr>
              <w:rFonts w:ascii="Cambria Math" w:hAnsi="Cambria Math"/>
            </w:rPr>
            <m:t xml:space="preserve">100</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s</m:t>
                  </m:r>
                  <m:r>
                    <w:rPr>
                      <w:rFonts w:ascii="Cambria Math" w:hAnsi="Cambria Math"/>
                    </w:rPr>
                    <m:t xml:space="preserve">výskytem</m:t>
                  </m:r>
                  <m:r>
                    <w:rPr>
                      <w:rFonts w:ascii="Cambria Math" w:hAnsi="Cambria Math"/>
                    </w:rPr>
                    <m:t xml:space="preserve">ID</m:t>
                  </m:r>
                </m:sub>
              </m:sSub>
            </m:num>
            <m:den>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celkem</m:t>
                  </m:r>
                </m:sub>
              </m:sSub>
            </m:den>
          </m:f>
          <m:r>
            <w:rPr>
              <w:rFonts w:ascii="Cambria Math" w:hAnsi="Cambria Math"/>
            </w:rPr>
            <m:t xml:space="preserve">×</m:t>
          </m:r>
          <m:r>
            <w:rPr>
              <w:rFonts w:ascii="Cambria Math" w:hAnsi="Cambria Math"/>
            </w:rPr>
            <m:t xml:space="preserve">100</m:t>
          </m:r>
        </m:oMath>
      </m:oMathPara>
    </w:p>
    <w:p>
      <w:pPr>
        <w:pStyle w:val="Normal"/>
        <w:spacing w:before="120" w:after="160"/>
        <w:jc w:val="both"/>
        <w:rPr>
          <w:rFonts w:ascii="Times New Roman" w:hAnsi="Times New Roman"/>
          <w:b/>
          <w:b/>
          <w:sz w:val="24"/>
        </w:rPr>
      </w:pPr>
      <w:r>
        <w:rPr>
          <w:rFonts w:ascii="Times New Roman" w:hAnsi="Times New Roman"/>
          <w:sz w:val="24"/>
        </w:rPr>
        <w:t>Jednotlivé výskyty druhů z nálezové databáze jsou poté součástí výsledné vizualizace – díky tomuto zobrazení je možné predikovat oblasti dalšího šíření a tedy případné degradace přilehlých habitatů.</w:t>
      </w:r>
    </w:p>
    <w:p>
      <w:pPr>
        <w:pStyle w:val="Normal"/>
        <w:jc w:val="both"/>
        <w:rPr>
          <w:rFonts w:ascii="Times New Roman" w:hAnsi="Times New Roman"/>
          <w:sz w:val="24"/>
        </w:rPr>
      </w:pPr>
      <w:r>
        <w:rPr>
          <w:rFonts w:ascii="Times New Roman" w:hAnsi="Times New Roman"/>
          <w:b/>
          <w:sz w:val="24"/>
        </w:rPr>
        <w:t>Zdroj dat</w:t>
      </w:r>
      <w:r>
        <w:rPr>
          <w:rFonts w:ascii="Times New Roman" w:hAnsi="Times New Roman"/>
          <w:sz w:val="24"/>
        </w:rPr>
        <w:t xml:space="preserve"> – aktualizovaná vrstva mapování biotopů, nálezová databáze (NDOP).</w:t>
      </w:r>
    </w:p>
    <w:p>
      <w:pPr>
        <w:pStyle w:val="Normal"/>
        <w:jc w:val="both"/>
        <w:rPr>
          <w:rFonts w:ascii="Times New Roman" w:hAnsi="Times New Roman"/>
          <w:sz w:val="24"/>
        </w:rPr>
      </w:pPr>
      <w:r>
        <w:rPr>
          <w:rFonts w:ascii="Times New Roman" w:hAnsi="Times New Roman"/>
          <w:b/>
          <w:sz w:val="24"/>
        </w:rPr>
        <w:t>Očekávané problémy –</w:t>
      </w:r>
      <w:r>
        <w:rPr>
          <w:rFonts w:ascii="Times New Roman" w:hAnsi="Times New Roman"/>
          <w:sz w:val="24"/>
        </w:rPr>
        <w:t xml:space="preserve"> aktualizace/změny stávajících seznamů invazních a expanzivních druhů.</w:t>
      </w:r>
    </w:p>
    <w:p>
      <w:pPr>
        <w:pStyle w:val="Normal"/>
        <w:jc w:val="both"/>
        <w:rPr>
          <w:rFonts w:ascii="Times New Roman" w:hAnsi="Times New Roman"/>
          <w:sz w:val="24"/>
        </w:rPr>
      </w:pPr>
      <w:r>
        <w:rPr>
          <w:rFonts w:ascii="Times New Roman" w:hAnsi="Times New Roman"/>
          <w:sz w:val="24"/>
        </w:rPr>
      </w:r>
    </w:p>
    <w:p>
      <w:pPr>
        <w:pStyle w:val="Normal"/>
        <w:spacing w:before="0" w:after="0"/>
        <w:jc w:val="both"/>
        <w:rPr>
          <w:rFonts w:ascii="Times New Roman" w:hAnsi="Times New Roman"/>
          <w:b/>
          <w:b/>
          <w:sz w:val="20"/>
        </w:rPr>
      </w:pPr>
      <w:r>
        <w:rPr>
          <w:rFonts w:ascii="Times New Roman" w:hAnsi="Times New Roman"/>
          <w:b/>
          <w:i/>
          <w:sz w:val="24"/>
          <w:szCs w:val="28"/>
        </w:rPr>
        <w:t>Expanzivní druhy</w:t>
      </w:r>
      <w:r>
        <w:rPr/>
        <w:t xml:space="preserve"> </w:t>
      </w:r>
      <w:r>
        <w:rPr>
          <w:rFonts w:ascii="Times New Roman" w:hAnsi="Times New Roman"/>
          <w:b/>
          <w:i/>
          <w:sz w:val="24"/>
          <w:szCs w:val="28"/>
        </w:rPr>
        <w:t>cévnatých rostlin</w:t>
      </w:r>
    </w:p>
    <w:p>
      <w:pPr>
        <w:pStyle w:val="Normal"/>
        <w:jc w:val="both"/>
        <w:rPr>
          <w:rFonts w:ascii="Times New Roman" w:hAnsi="Times New Roman"/>
          <w:sz w:val="24"/>
        </w:rPr>
      </w:pPr>
      <w:r>
        <w:rPr>
          <w:rFonts w:ascii="Times New Roman" w:hAnsi="Times New Roman"/>
          <w:sz w:val="24"/>
        </w:rPr>
        <w:t>Parametr výskytu expanzivních druhů indikuje míru narušení a degradace stanoviště. Expanzivní druhy mají, zejména ve vazbě na konkrétní biotopy, zpravidla vysoký potenciál šíření. Pro stanovení míry degradace stanovišť expanzivními druhy je nezbytné zohlednit pokryvnost jednotlivých druhů, která je zaznamenávána v rámci mapování pro aktualizaci VMB. Druhy budou chápány jako expanzivní v případě, že budou v území tvořit dominantu (pokryvnost ve VMB klasifikována jako 3, 4 nebo 5).</w:t>
      </w:r>
    </w:p>
    <w:p>
      <w:pPr>
        <w:pStyle w:val="Normal"/>
        <w:jc w:val="both"/>
        <w:rPr>
          <w:rFonts w:ascii="Times New Roman" w:hAnsi="Times New Roman"/>
          <w:i/>
          <w:i/>
          <w:sz w:val="24"/>
        </w:rPr>
      </w:pPr>
      <w:r>
        <w:rPr>
          <w:rFonts w:ascii="Times New Roman" w:hAnsi="Times New Roman"/>
          <w:b/>
          <w:sz w:val="24"/>
        </w:rPr>
        <w:t>Popis parametru –</w:t>
      </w:r>
      <w:r>
        <w:rPr>
          <w:rFonts w:ascii="Times New Roman" w:hAnsi="Times New Roman"/>
          <w:i/>
          <w:color w:val="4F81BD"/>
          <w:sz w:val="24"/>
        </w:rPr>
        <w:t xml:space="preserve"> </w:t>
      </w:r>
      <w:r>
        <w:rPr>
          <w:rFonts w:ascii="Times New Roman" w:hAnsi="Times New Roman"/>
          <w:sz w:val="24"/>
        </w:rPr>
        <w:t xml:space="preserve">předmětem hodnocení je procento plochy stanoviště s významným výskytem nativních expanzivních druhů uvedených v příloze 3 tohoto dokumentu (příloha bude ve spolupráci s odborníky doplňována o vazbu druhů na konkrétní biotopy), které mají obdobný dopad na přírodní stanoviště, jako druhy invazní. </w:t>
      </w:r>
      <w:commentRangeStart w:id="16"/>
      <w:r>
        <w:rPr>
          <w:rFonts w:ascii="Times New Roman" w:hAnsi="Times New Roman"/>
          <w:sz w:val="24"/>
        </w:rPr>
        <w:t>Výsledná hodnota pro daný typ stanoviště se rovná maximální hodnotě škály (= 100 %) snížené o plochu stanoviště s výrazným zastoupením expanzivních druhů k celkové ploše stanoviště v rámci dané EVL, dle vzorce:</w:t>
      </w:r>
      <w:commentRangeEnd w:id="16"/>
      <w:r>
        <w:commentReference w:id="16"/>
      </w:r>
      <w:r>
        <w:rPr>
          <w:rFonts w:ascii="Times New Roman" w:hAnsi="Times New Roman"/>
          <w:sz w:val="24"/>
        </w:rPr>
      </w:r>
    </w:p>
    <w:p>
      <w:pPr>
        <w:pStyle w:val="Normal"/>
        <w:jc w:val="center"/>
        <w:rPr/>
      </w:pPr>
      <w:r>
        <w:rPr/>
      </w:r>
      <m:oMathPara xmlns:m="http://schemas.openxmlformats.org/officeDocument/2006/math">
        <m:oMathParaPr>
          <m:jc m:val="center"/>
        </m:oMathParaPr>
        <m:oMath>
          <m:r>
            <w:rPr>
              <w:rFonts w:ascii="Cambria Math" w:hAnsi="Cambria Math"/>
            </w:rPr>
            <m:t xml:space="preserve">expanzivní</m:t>
          </m:r>
          <m:r>
            <w:rPr>
              <w:rFonts w:ascii="Cambria Math" w:hAnsi="Cambria Math"/>
            </w:rPr>
            <m:t xml:space="preserve">druhy</m:t>
          </m:r>
          <m:r>
            <w:rPr>
              <w:rFonts w:ascii="Cambria Math" w:hAnsi="Cambria Math"/>
            </w:rPr>
            <m:t xml:space="preserve">=</m:t>
          </m:r>
          <m:r>
            <w:rPr>
              <w:rFonts w:ascii="Cambria Math" w:hAnsi="Cambria Math"/>
            </w:rPr>
            <m:t xml:space="preserve">100</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s</m:t>
                  </m:r>
                  <m:r>
                    <w:rPr>
                      <w:rFonts w:ascii="Cambria Math" w:hAnsi="Cambria Math"/>
                    </w:rPr>
                    <m:t xml:space="preserve">význačným</m:t>
                  </m:r>
                  <m:r>
                    <w:rPr>
                      <w:rFonts w:ascii="Cambria Math" w:hAnsi="Cambria Math"/>
                    </w:rPr>
                    <m:t xml:space="preserve">výskytem</m:t>
                  </m:r>
                  <m:r>
                    <w:rPr>
                      <w:rFonts w:ascii="Cambria Math" w:hAnsi="Cambria Math"/>
                    </w:rPr>
                    <m:t xml:space="preserve">ED</m:t>
                  </m:r>
                </m:sub>
              </m:sSub>
            </m:num>
            <m:den>
              <m:sSub>
                <m:e>
                  <m:r>
                    <w:rPr>
                      <w:rFonts w:ascii="Cambria Math" w:hAnsi="Cambria Math"/>
                    </w:rPr>
                    <m:t xml:space="preserve">plocha</m:t>
                  </m:r>
                </m:e>
                <m:sub>
                  <m:r>
                    <w:rPr>
                      <w:rFonts w:ascii="Cambria Math" w:hAnsi="Cambria Math"/>
                    </w:rPr>
                    <m:t xml:space="preserve">stanoviště</m:t>
                  </m:r>
                </m:sub>
              </m:sSub>
            </m:den>
          </m:f>
          <m:r>
            <w:rPr>
              <w:rFonts w:ascii="Cambria Math" w:hAnsi="Cambria Math"/>
            </w:rPr>
            <m:t xml:space="preserve">×</m:t>
          </m:r>
          <m:r>
            <w:rPr>
              <w:rFonts w:ascii="Cambria Math" w:hAnsi="Cambria Math"/>
            </w:rPr>
            <m:t xml:space="preserve">100</m:t>
          </m:r>
        </m:oMath>
      </m:oMathPara>
    </w:p>
    <w:p>
      <w:pPr>
        <w:pStyle w:val="Normal"/>
        <w:spacing w:before="120" w:after="160"/>
        <w:jc w:val="both"/>
        <w:rPr>
          <w:rFonts w:ascii="Times New Roman" w:hAnsi="Times New Roman"/>
          <w:b/>
          <w:b/>
          <w:sz w:val="24"/>
        </w:rPr>
      </w:pPr>
      <w:r>
        <w:rPr>
          <w:rFonts w:ascii="Times New Roman" w:hAnsi="Times New Roman"/>
          <w:sz w:val="24"/>
        </w:rPr>
        <w:t>Jednotlivé výskyty druhů z nálezové databáze jsou poté součástí výsledné vizualizace – díky tomuto zobrazení je možné predikovat oblasti dalšího šíření a tedy případné degradace přilehlých habitatů.</w:t>
      </w:r>
    </w:p>
    <w:p>
      <w:pPr>
        <w:pStyle w:val="Normal"/>
        <w:jc w:val="both"/>
        <w:rPr>
          <w:rFonts w:ascii="Times New Roman" w:hAnsi="Times New Roman"/>
          <w:sz w:val="24"/>
        </w:rPr>
      </w:pPr>
      <w:r>
        <w:rPr>
          <w:rFonts w:ascii="Times New Roman" w:hAnsi="Times New Roman"/>
          <w:b/>
          <w:sz w:val="24"/>
        </w:rPr>
        <w:t>Zdroj dat</w:t>
      </w:r>
      <w:r>
        <w:rPr>
          <w:rFonts w:ascii="Times New Roman" w:hAnsi="Times New Roman"/>
          <w:sz w:val="24"/>
        </w:rPr>
        <w:t xml:space="preserve"> – aktualizovaná vrstva mapování biotopů, nálezová databáze (NDOP).</w:t>
      </w:r>
    </w:p>
    <w:p>
      <w:pPr>
        <w:pStyle w:val="Normal"/>
        <w:jc w:val="both"/>
        <w:rPr>
          <w:rFonts w:ascii="Times New Roman" w:hAnsi="Times New Roman"/>
          <w:sz w:val="24"/>
          <w:szCs w:val="24"/>
        </w:rPr>
      </w:pPr>
      <w:r>
        <w:rPr>
          <w:rFonts w:ascii="Times New Roman" w:hAnsi="Times New Roman"/>
          <w:b/>
          <w:sz w:val="24"/>
        </w:rPr>
        <w:t xml:space="preserve">Očekávané problémy </w:t>
      </w:r>
      <w:r>
        <w:rPr>
          <w:rFonts w:ascii="Times New Roman" w:hAnsi="Times New Roman"/>
          <w:sz w:val="24"/>
        </w:rPr>
        <w:t>–</w:t>
      </w:r>
      <w:r>
        <w:rPr>
          <w:rFonts w:cs="Times New Roman" w:ascii="Times New Roman" w:hAnsi="Times New Roman"/>
          <w:sz w:val="24"/>
        </w:rPr>
        <w:t xml:space="preserve"> </w:t>
      </w:r>
      <w:r>
        <w:rPr>
          <w:rFonts w:cs="Times New Roman" w:ascii="Times New Roman" w:hAnsi="Times New Roman"/>
          <w:sz w:val="24"/>
          <w:szCs w:val="24"/>
        </w:rPr>
        <w:t>zdržení implementace seznamu expanzivních druhů do metodiky aktualizace vrstvy mapování biotopů a tedy i následného sběru samotných dat</w:t>
      </w:r>
      <w:r>
        <w:rPr>
          <w:rFonts w:ascii="Times New Roman" w:hAnsi="Times New Roman"/>
          <w:sz w:val="24"/>
          <w:szCs w:val="24"/>
        </w:rPr>
        <w:t>.</w:t>
      </w:r>
    </w:p>
    <w:p>
      <w:pPr>
        <w:pStyle w:val="Normal"/>
        <w:jc w:val="both"/>
        <w:rPr>
          <w:rFonts w:ascii="Times New Roman" w:hAnsi="Times New Roman"/>
          <w:sz w:val="24"/>
          <w:szCs w:val="24"/>
        </w:rPr>
      </w:pPr>
      <w:r>
        <w:rPr>
          <w:rFonts w:ascii="Times New Roman" w:hAnsi="Times New Roman"/>
          <w:sz w:val="24"/>
          <w:szCs w:val="24"/>
        </w:rPr>
      </w:r>
    </w:p>
    <w:p>
      <w:pPr>
        <w:pStyle w:val="Normal"/>
        <w:spacing w:before="0" w:after="0"/>
        <w:jc w:val="both"/>
        <w:rPr>
          <w:rFonts w:ascii="Times New Roman" w:hAnsi="Times New Roman"/>
          <w:b/>
          <w:b/>
          <w:i/>
          <w:i/>
          <w:sz w:val="24"/>
          <w:szCs w:val="28"/>
        </w:rPr>
      </w:pPr>
      <w:r>
        <w:rPr>
          <w:rFonts w:ascii="Times New Roman" w:hAnsi="Times New Roman"/>
          <w:b/>
          <w:i/>
          <w:sz w:val="24"/>
          <w:szCs w:val="28"/>
        </w:rPr>
        <w:t>Mrtvé dřevo (pouze pro lesní stanoviště)</w:t>
      </w:r>
    </w:p>
    <w:p>
      <w:pPr>
        <w:pStyle w:val="Normal"/>
        <w:spacing w:before="0" w:after="0"/>
        <w:jc w:val="both"/>
        <w:rPr>
          <w:rFonts w:ascii="Times New Roman" w:hAnsi="Times New Roman"/>
          <w:sz w:val="24"/>
        </w:rPr>
      </w:pPr>
      <w:r>
        <w:rPr>
          <w:rFonts w:ascii="Times New Roman" w:hAnsi="Times New Roman"/>
          <w:sz w:val="24"/>
        </w:rPr>
        <w:t>Mrtvé dřevo charakterizuje stav a stupeň přirozenosti stanoviště, jeho zachovalost a reprezentativnost. Parametr vychází z PHB (Lustyk 2024b). Bodové hodnoty jsou odvozené ze tří stupňů stavu segmentu.</w:t>
      </w:r>
    </w:p>
    <w:p>
      <w:pPr>
        <w:pStyle w:val="Normal"/>
        <w:spacing w:before="120" w:after="0"/>
        <w:jc w:val="both"/>
        <w:rPr>
          <w:rFonts w:ascii="Times New Roman" w:hAnsi="Times New Roman"/>
          <w:sz w:val="24"/>
        </w:rPr>
      </w:pPr>
      <w:r>
        <w:rPr>
          <w:rFonts w:ascii="Times New Roman" w:hAnsi="Times New Roman"/>
          <w:b/>
          <w:sz w:val="24"/>
        </w:rPr>
        <w:t>Popis parametru</w:t>
      </w:r>
      <w:r>
        <w:rPr>
          <w:rFonts w:ascii="Times New Roman" w:hAnsi="Times New Roman"/>
          <w:sz w:val="24"/>
        </w:rPr>
        <w:t xml:space="preserve"> – průměr hodnocení segmentů daného typu stanoviště vážený rozlohou příslušného segmentu, přičemž hodnocení je pro účely výpočtu převedeno na numerickou škálu:  2 (hojně stojící nebo padlé mrtvé dřevo), 1 (roztroušeně stojící nebo padlé mrtvé dřevo) a 0 (mrtvé dřevo žádné nebo v zanedbatelném množství. Do výpočtu parametru vstupuje plocha stanoviště v degradovaném stavu (W) a pasek, jejich ploše je automaticky přiřazena hodnota 0. </w:t>
      </w:r>
    </w:p>
    <w:p>
      <w:pPr>
        <w:pStyle w:val="Normal"/>
        <w:spacing w:before="120" w:after="0"/>
        <w:jc w:val="center"/>
        <w:rPr>
          <w:rFonts w:ascii="Times New Roman" w:hAnsi="Times New Roman"/>
          <w:i/>
          <w:i/>
        </w:rPr>
      </w:pPr>
      <w:r>
        <w:rPr/>
      </w:r>
      <m:oMathPara xmlns:m="http://schemas.openxmlformats.org/officeDocument/2006/math">
        <m:oMathParaPr>
          <m:jc m:val="center"/>
        </m:oMathParaPr>
        <m:oMath>
          <m:nary>
            <m:naryPr>
              <m:chr m:val="∑"/>
              <m:subHide m:val="1"/>
              <m:supHide m:val="1"/>
            </m:naryPr>
            <m:sub/>
            <m:sup/>
            <m:e>
              <m:r>
                <w:rPr>
                  <w:rFonts w:ascii="Cambria Math" w:hAnsi="Cambria Math"/>
                </w:rPr>
                <m:t xml:space="preserve">hodnocení</m:t>
              </m:r>
              <m:r>
                <w:rPr>
                  <w:rFonts w:ascii="Cambria Math" w:hAnsi="Cambria Math"/>
                </w:rPr>
                <m:t xml:space="preserve">segmentu</m:t>
              </m:r>
              <m:r>
                <w:rPr>
                  <w:rFonts w:ascii="Cambria Math" w:hAnsi="Cambria Math"/>
                </w:rPr>
                <m:t xml:space="preserve">×</m:t>
              </m:r>
              <m:f>
                <m:num>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v</m:t>
                      </m:r>
                      <m:r>
                        <w:rPr>
                          <w:rFonts w:ascii="Cambria Math" w:hAnsi="Cambria Math"/>
                        </w:rPr>
                        <m:t xml:space="preserve">segmentu</m:t>
                      </m:r>
                    </m:sub>
                  </m:sSub>
                </m:num>
                <m:den>
                  <m:sSub>
                    <m:e>
                      <m:r>
                        <w:rPr>
                          <w:rFonts w:ascii="Cambria Math" w:hAnsi="Cambria Math"/>
                        </w:rPr>
                        <m:t xml:space="preserve">plocha</m:t>
                      </m:r>
                    </m:e>
                    <m:sub>
                      <m:r>
                        <w:rPr>
                          <w:rFonts w:ascii="Cambria Math" w:hAnsi="Cambria Math"/>
                        </w:rPr>
                        <m:t xml:space="preserve">stanoviště</m:t>
                      </m:r>
                      <m:r>
                        <w:rPr>
                          <w:rFonts w:ascii="Cambria Math" w:hAnsi="Cambria Math"/>
                        </w:rPr>
                        <m:t xml:space="preserve">v</m:t>
                      </m:r>
                      <m:r>
                        <w:rPr>
                          <w:rFonts w:ascii="Cambria Math" w:hAnsi="Cambria Math"/>
                        </w:rPr>
                        <m:t xml:space="preserve">EVL</m:t>
                      </m:r>
                    </m:sub>
                  </m:sSub>
                </m:den>
              </m:f>
            </m:e>
          </m:nary>
        </m:oMath>
      </m:oMathPara>
    </w:p>
    <w:p>
      <w:pPr>
        <w:pStyle w:val="Normal"/>
        <w:spacing w:before="120" w:after="0"/>
        <w:jc w:val="center"/>
        <w:rPr>
          <w:rFonts w:ascii="Times New Roman" w:hAnsi="Times New Roman"/>
          <w:i/>
          <w:i/>
        </w:rPr>
      </w:pPr>
      <w:r>
        <w:rPr>
          <w:rFonts w:ascii="Times New Roman" w:hAnsi="Times New Roman"/>
          <w:i/>
        </w:rPr>
      </w:r>
    </w:p>
    <w:p>
      <w:pPr>
        <w:pStyle w:val="Normal"/>
        <w:spacing w:before="120" w:after="0"/>
        <w:jc w:val="both"/>
        <w:rPr>
          <w:rFonts w:ascii="Times New Roman" w:hAnsi="Times New Roman"/>
          <w:sz w:val="24"/>
        </w:rPr>
      </w:pPr>
      <w:r>
        <w:rPr>
          <w:rFonts w:ascii="Times New Roman" w:hAnsi="Times New Roman"/>
          <w:sz w:val="24"/>
        </w:rPr>
        <w:t xml:space="preserve">Hodnocení je doplněno o parametr </w:t>
      </w:r>
      <w:r>
        <w:rPr>
          <w:rFonts w:eastAsia="Calibri" w:cs="" w:ascii="Times New Roman" w:hAnsi="Times New Roman" w:cstheme="minorBidi" w:eastAsiaTheme="minorHAnsi"/>
          <w:b/>
          <w:bCs/>
          <w:color w:val="auto"/>
          <w:sz w:val="24"/>
          <w:lang w:val="cs-CZ" w:eastAsia="en-US" w:bidi="ar-SA"/>
          <w:rPrChange w:id="0" w:author="Jakub Rataj" w:date="2026-02-05T12:49:35Z">
            <w:rPr>
              <w:sz w:val="24"/>
              <w:kern w:val="0"/>
              <w:szCs w:val="22"/>
            </w:rPr>
          </w:rPrChange>
        </w:rPr>
        <w:t>kalamita/polom</w:t>
      </w:r>
      <w:r>
        <w:rPr>
          <w:rFonts w:ascii="Times New Roman" w:hAnsi="Times New Roman"/>
          <w:sz w:val="24"/>
        </w:rPr>
        <w:t>, který vyjadřuje budoucí potenciál výskytu mrtvého dřeva na lokalitě: 3 (les po kalamitě</w:t>
      </w:r>
      <w:ins w:id="21" w:author="Martin Vojík" w:date="2024-09-04T10:23:00Z">
        <w:r>
          <w:rPr>
            <w:rFonts w:ascii="Times New Roman" w:hAnsi="Times New Roman"/>
            <w:sz w:val="24"/>
          </w:rPr>
          <w:t xml:space="preserve">, </w:t>
        </w:r>
      </w:ins>
      <w:del w:id="22" w:author="Martin Vojík" w:date="2024-09-04T10:23:00Z">
        <w:r>
          <w:rPr>
            <w:rFonts w:ascii="Times New Roman" w:hAnsi="Times New Roman"/>
            <w:sz w:val="24"/>
          </w:rPr>
          <w:delText xml:space="preserve"> (</w:delText>
        </w:r>
      </w:del>
      <w:r>
        <w:rPr>
          <w:rFonts w:ascii="Times New Roman" w:hAnsi="Times New Roman"/>
          <w:sz w:val="24"/>
        </w:rPr>
        <w:t>např. kůrovcová, imisní, les po požáru, apod.</w:t>
      </w:r>
      <w:del w:id="23" w:author="Martin Vojík" w:date="2024-09-04T10:23:00Z">
        <w:r>
          <w:rPr>
            <w:rFonts w:ascii="Times New Roman" w:hAnsi="Times New Roman"/>
            <w:sz w:val="24"/>
          </w:rPr>
          <w:delText>)</w:delText>
        </w:r>
      </w:del>
      <w:r>
        <w:rPr>
          <w:rFonts w:ascii="Times New Roman" w:hAnsi="Times New Roman"/>
          <w:sz w:val="24"/>
        </w:rPr>
        <w:t xml:space="preserve">) = </w:t>
      </w:r>
      <w:commentRangeStart w:id="17"/>
      <w:r>
        <w:rPr>
          <w:rFonts w:ascii="Times New Roman" w:hAnsi="Times New Roman"/>
          <w:sz w:val="24"/>
        </w:rPr>
        <w:t xml:space="preserve">2, 4 </w:t>
      </w:r>
      <w:r>
        <w:rPr>
          <w:rFonts w:ascii="Times New Roman" w:hAnsi="Times New Roman"/>
          <w:sz w:val="24"/>
        </w:rPr>
      </w:r>
      <w:commentRangeEnd w:id="17"/>
      <w:r>
        <w:commentReference w:id="17"/>
      </w:r>
      <w:r>
        <w:rPr>
          <w:rFonts w:ascii="Times New Roman" w:hAnsi="Times New Roman"/>
          <w:sz w:val="24"/>
        </w:rPr>
        <w:t xml:space="preserve">(polom) = </w:t>
      </w:r>
      <w:commentRangeStart w:id="18"/>
      <w:r>
        <w:rPr>
          <w:rFonts w:ascii="Times New Roman" w:hAnsi="Times New Roman"/>
          <w:sz w:val="24"/>
        </w:rPr>
        <w:t>2</w:t>
      </w:r>
      <w:r>
        <w:rPr>
          <w:rFonts w:ascii="Times New Roman" w:hAnsi="Times New Roman"/>
          <w:sz w:val="24"/>
        </w:rPr>
      </w:r>
      <w:ins w:id="24" w:author="Jakub Rataj" w:date="2026-02-04T16:48:13Z">
        <w:commentRangeEnd w:id="18"/>
        <w:r>
          <w:commentReference w:id="18"/>
        </w:r>
        <w:r>
          <w:rPr/>
          <w:commentReference w:id="19"/>
        </w:r>
      </w:ins>
      <w:r>
        <w:rPr>
          <w:rFonts w:ascii="Times New Roman" w:hAnsi="Times New Roman"/>
          <w:sz w:val="24"/>
        </w:rPr>
        <w:t xml:space="preserve"> a 0 (mrtvé dřevo žádné nebo v zanedbatelném množství) = 0. Tento doplňkový parametr umožňuje sledování způsobu nakládání s kalamitním dřevem. Do výpočtu parametru vstupuje plocha stanoviště v degradovaném stavu (W) a pasek, jejich ploše je automaticky přiřazena hodnota 0.</w:t>
      </w:r>
    </w:p>
    <w:p>
      <w:pPr>
        <w:pStyle w:val="Normal"/>
        <w:spacing w:before="0" w:after="0"/>
        <w:jc w:val="both"/>
        <w:rPr>
          <w:rFonts w:ascii="Times New Roman" w:hAnsi="Times New Roman"/>
          <w:sz w:val="24"/>
        </w:rPr>
      </w:pPr>
      <w:r>
        <w:rPr>
          <w:rFonts w:ascii="Times New Roman" w:hAnsi="Times New Roman"/>
          <w:sz w:val="24"/>
        </w:rPr>
      </w:r>
    </w:p>
    <w:p>
      <w:pPr>
        <w:pStyle w:val="Normal"/>
        <w:spacing w:before="120" w:after="120"/>
        <w:jc w:val="both"/>
        <w:rPr>
          <w:rFonts w:ascii="Times New Roman" w:hAnsi="Times New Roman"/>
          <w:b/>
          <w:b/>
          <w:sz w:val="24"/>
        </w:rPr>
      </w:pPr>
      <w:r>
        <w:rPr>
          <w:rFonts w:ascii="Times New Roman" w:hAnsi="Times New Roman"/>
          <w:b/>
          <w:sz w:val="24"/>
        </w:rPr>
        <w:t xml:space="preserve">Očekávané problémy </w:t>
      </w:r>
      <w:r>
        <w:rPr>
          <w:rFonts w:ascii="Times New Roman" w:hAnsi="Times New Roman"/>
          <w:sz w:val="24"/>
        </w:rPr>
        <w:t>mohou nastat s mírou vyplněnosti tohoto parametru v aVMB.</w:t>
      </w:r>
      <w:r>
        <w:rPr>
          <w:rFonts w:ascii="Times New Roman" w:hAnsi="Times New Roman"/>
          <w:b/>
          <w:sz w:val="24"/>
        </w:rPr>
        <w:t xml:space="preserve"> </w:t>
      </w:r>
    </w:p>
    <w:p>
      <w:pPr>
        <w:pStyle w:val="Normal"/>
        <w:spacing w:before="120" w:after="120"/>
        <w:jc w:val="both"/>
        <w:rPr>
          <w:rFonts w:ascii="Times New Roman" w:hAnsi="Times New Roman"/>
          <w:sz w:val="24"/>
        </w:rPr>
      </w:pPr>
      <w:r>
        <w:rPr>
          <w:rFonts w:ascii="Times New Roman" w:hAnsi="Times New Roman"/>
          <w:b/>
          <w:sz w:val="24"/>
        </w:rPr>
        <w:t>Zdroj dat</w:t>
      </w:r>
      <w:r>
        <w:rPr>
          <w:rFonts w:ascii="Times New Roman" w:hAnsi="Times New Roman"/>
          <w:sz w:val="24"/>
        </w:rPr>
        <w:t xml:space="preserve"> – aktualizovaná vrstva mapování biotopů</w:t>
      </w:r>
    </w:p>
    <w:p>
      <w:pPr>
        <w:pStyle w:val="Normal"/>
        <w:spacing w:before="120" w:after="120"/>
        <w:jc w:val="both"/>
        <w:rPr>
          <w:rFonts w:ascii="Times New Roman" w:hAnsi="Times New Roman"/>
          <w:sz w:val="24"/>
        </w:rPr>
      </w:pPr>
      <w:r>
        <w:rPr>
          <w:rFonts w:ascii="Times New Roman" w:hAnsi="Times New Roman"/>
          <w:sz w:val="24"/>
        </w:rPr>
      </w:r>
    </w:p>
    <w:p>
      <w:pPr>
        <w:pStyle w:val="Normal"/>
        <w:spacing w:before="120" w:after="120"/>
        <w:jc w:val="both"/>
        <w:rPr>
          <w:rFonts w:ascii="Times New Roman" w:hAnsi="Times New Roman"/>
          <w:b/>
          <w:b/>
          <w:sz w:val="24"/>
          <w:szCs w:val="24"/>
        </w:rPr>
      </w:pPr>
      <w:commentRangeStart w:id="20"/>
      <w:commentRangeStart w:id="21"/>
      <w:r>
        <w:rPr>
          <w:rFonts w:ascii="Times New Roman" w:hAnsi="Times New Roman"/>
          <w:b/>
          <w:sz w:val="24"/>
          <w:szCs w:val="24"/>
        </w:rPr>
        <w:t>5. Hodnocení stavu stanoviště</w:t>
      </w:r>
      <w:r>
        <w:rPr>
          <w:rFonts w:ascii="Times New Roman" w:hAnsi="Times New Roman"/>
          <w:b/>
          <w:sz w:val="24"/>
          <w:szCs w:val="24"/>
        </w:rPr>
      </w:r>
      <w:commentRangeEnd w:id="21"/>
      <w:r>
        <w:commentReference w:id="21"/>
      </w:r>
      <w:commentRangeEnd w:id="20"/>
      <w:r>
        <w:commentReference w:id="20"/>
      </w:r>
      <w:r>
        <w:rPr>
          <w:rFonts w:ascii="Times New Roman" w:hAnsi="Times New Roman"/>
          <w:b/>
          <w:sz w:val="24"/>
          <w:szCs w:val="24"/>
        </w:rPr>
      </w:r>
    </w:p>
    <w:p>
      <w:pPr>
        <w:pStyle w:val="Normal"/>
        <w:spacing w:before="120" w:after="0"/>
        <w:jc w:val="both"/>
        <w:rPr>
          <w:rFonts w:ascii="Times New Roman" w:hAnsi="Times New Roman"/>
          <w:sz w:val="24"/>
        </w:rPr>
      </w:pPr>
      <w:r>
        <w:rPr>
          <w:rFonts w:ascii="Times New Roman" w:hAnsi="Times New Roman"/>
          <w:sz w:val="24"/>
        </w:rPr>
        <w:t xml:space="preserve">Pro potřeby ověření byly sestaveny souhrnné tabulky shrnující data z aVMB z roku 2022 a základního mapování biotopů. V tabulce lze také vyfiltrovat stav všech stanovišť v konkrétní EVL, či stav konkrétního stanoviště ve všech EVL, a zobrazit jejich hodnocení. </w:t>
      </w:r>
    </w:p>
    <w:p>
      <w:pPr>
        <w:pStyle w:val="Normal"/>
        <w:spacing w:before="0" w:after="120"/>
        <w:jc w:val="both"/>
        <w:rPr>
          <w:rFonts w:ascii="Times New Roman" w:hAnsi="Times New Roman"/>
          <w:sz w:val="24"/>
        </w:rPr>
      </w:pPr>
      <w:r>
        <w:rPr>
          <w:rFonts w:ascii="Times New Roman" w:hAnsi="Times New Roman"/>
          <w:sz w:val="24"/>
        </w:rPr>
        <w:t xml:space="preserve">Výsledky sledování stavu jsou při hodnocení v případě rozlohy stanoviště a jeho kvality vztaženy k hodnotám cílového stavu. Souhrnná hodnota stavu stanoviště za celou EVL vychází z hodnocení rozlohy a kvality. Trend vývoje stavu v čase se vyhodnocuje podle změny hodnoty obou dílčích parametrů, přičemž zhoršující se trend nastává vždy, pokud se hodnota jakéhokoliv z parametrů sníží o více než 5 % příslušné škály. Stav předmětného stanoviště v EVL nabývá jednu ze čtyř hodnot: dobrý, zhoršený, špatný, neznámý. Stanoviště je v dobrém stavu, pokud jsou oba parametry hodnoceny kladně. Stanoviště je ve zhoršeném stavu, pokud je pouze jeden z parametrů hodnocen pozitivně, a ve špatném stavu, pokud jsou oba klíčové parametry hodnoceny negativně. Stav je neznámý, pokud pro hodnocené období nejsou k dispozici žádná data. </w:t>
      </w:r>
    </w:p>
    <w:p>
      <w:pPr>
        <w:pStyle w:val="Normal"/>
        <w:spacing w:before="0" w:after="120"/>
        <w:jc w:val="both"/>
        <w:rPr>
          <w:rFonts w:ascii="Times New Roman" w:hAnsi="Times New Roman"/>
          <w:sz w:val="24"/>
        </w:rPr>
      </w:pPr>
      <w:r>
        <w:rPr>
          <w:rFonts w:ascii="Times New Roman" w:hAnsi="Times New Roman"/>
          <w:sz w:val="24"/>
        </w:rPr>
        <w:t xml:space="preserve">U ostatních parametrů, které indikují vývoj stanoviště na lokalitě a slouží k nastavení péče o stanoviště, je sledován trend mezi jednotlivými obdobími aktualizace dat. U parametrů indikujících vývoj (typické druhy, minimiareál, mozaika, druhy červeného seznamu, invazní druhy, expanzivní druhy a pro lesní stanoviště mrtvé dřevo je sledován pouze jejich trend a nevstupují do celkového hodnocení lokality. </w:t>
      </w:r>
    </w:p>
    <w:p>
      <w:pPr>
        <w:pStyle w:val="Normal"/>
        <w:spacing w:before="0" w:after="120"/>
        <w:jc w:val="both"/>
        <w:rPr>
          <w:rFonts w:ascii="Times New Roman" w:hAnsi="Times New Roman"/>
          <w:sz w:val="24"/>
        </w:rPr>
      </w:pPr>
      <w:r>
        <w:rPr>
          <w:rFonts w:ascii="Times New Roman" w:hAnsi="Times New Roman"/>
          <w:sz w:val="24"/>
        </w:rPr>
      </w:r>
    </w:p>
    <w:p>
      <w:pPr>
        <w:pStyle w:val="Normal"/>
        <w:spacing w:before="120" w:after="0"/>
        <w:jc w:val="both"/>
        <w:rPr>
          <w:rFonts w:ascii="Times New Roman" w:hAnsi="Times New Roman"/>
          <w:b/>
          <w:b/>
          <w:sz w:val="24"/>
        </w:rPr>
      </w:pPr>
      <w:r>
        <w:rPr>
          <w:rFonts w:ascii="Times New Roman" w:hAnsi="Times New Roman"/>
          <w:b/>
          <w:sz w:val="24"/>
        </w:rPr>
        <w:t>Možnosti rozšíření</w:t>
      </w:r>
      <w:r>
        <w:rPr>
          <w:rFonts w:ascii="Times New Roman" w:hAnsi="Times New Roman"/>
          <w:sz w:val="24"/>
        </w:rPr>
        <w:t xml:space="preserve"> souvisejí s dalšími potřebami hodnocení stavu stanovišť v předmětných EVL. Hodnoty dílčích parametrů a jejich změny dle potřeby libovolně seřadit či filtrovat podle EVL, stanoviště či toho, zda je v dané lokalitě předmětem ochrany. Lze také pracovat se stanovišti, která dosud nejsou předmětem ochrany, ale představují v již existujících EVL možný potenciál pro rozšíření ochrany a tedy zlepšení stavu stanoviště (na úrovni státu). Další možnosti rozšíření představuje právě zpracování dat v obecně dostupné tabulkové podobě. Pokud nastane taková potřeba, lze jako další třídící filtry zavést příslušnost EVL k biogeografické oblasti tak, aby bylo možné stanovit parametry pro potřeby příslušné hodnotící zprávy, v případě výrazně odlišných územně specifických potřeb lze hodnocení filtrovat až na úroveň kraje. Přidáním příslušného filtru lze rovněž hodnotit komplexní EVL s velkou rozlohou. </w:t>
      </w:r>
    </w:p>
    <w:p>
      <w:pPr>
        <w:pStyle w:val="Normal"/>
        <w:spacing w:before="120" w:after="0"/>
        <w:jc w:val="both"/>
        <w:rPr>
          <w:rFonts w:ascii="Times New Roman" w:hAnsi="Times New Roman"/>
          <w:b/>
          <w:b/>
          <w:sz w:val="24"/>
        </w:rPr>
      </w:pPr>
      <w:r>
        <w:rPr>
          <w:rFonts w:ascii="Times New Roman" w:hAnsi="Times New Roman"/>
          <w:b/>
          <w:sz w:val="24"/>
        </w:rPr>
      </w:r>
    </w:p>
    <w:p>
      <w:pPr>
        <w:pStyle w:val="Normal"/>
        <w:spacing w:before="0" w:after="120"/>
        <w:jc w:val="both"/>
        <w:rPr>
          <w:rFonts w:ascii="Times New Roman" w:hAnsi="Times New Roman"/>
          <w:b/>
          <w:b/>
          <w:sz w:val="24"/>
        </w:rPr>
      </w:pPr>
      <w:r>
        <w:rPr>
          <w:rFonts w:ascii="Times New Roman" w:hAnsi="Times New Roman"/>
          <w:b/>
          <w:sz w:val="24"/>
        </w:rPr>
        <w:t>Krizový hlásič</w:t>
      </w:r>
    </w:p>
    <w:p>
      <w:pPr>
        <w:pStyle w:val="Normal"/>
        <w:spacing w:before="0" w:after="120"/>
        <w:jc w:val="both"/>
        <w:rPr>
          <w:rFonts w:ascii="Times New Roman" w:hAnsi="Times New Roman"/>
          <w:sz w:val="24"/>
        </w:rPr>
      </w:pPr>
      <w:r>
        <w:rPr>
          <w:rFonts w:ascii="Times New Roman" w:hAnsi="Times New Roman"/>
          <w:sz w:val="24"/>
        </w:rPr>
        <w:t xml:space="preserve">Rozdíl součtu hodnotících parametrů mezi dvěma časovými obdobími seřadíme v tabulce vzestupně, čímž dostaneme na koncích seznamu ta stanoviště v EVL, kde došlo k největší změně (jak zhoršení, tak zlepšení stavu, pokud byly hodnoty v jednom z časů nulové, jednalo se o chybějící data, nikoliv o změnu stavu). Příčiny změn je třeba následně analyzovat s ohledem na změny hodnot dílčích parametrů, které zahlásily „krizový stav“, resp. změnu stavu. Pro ověření nastalé změny doporučujeme provést terénní šetření ke zjištění jejich důvodů a příčin. </w:t>
      </w:r>
    </w:p>
    <w:p>
      <w:pPr>
        <w:pStyle w:val="Normal"/>
        <w:spacing w:before="0" w:after="120"/>
        <w:jc w:val="both"/>
        <w:rPr/>
      </w:pPr>
      <w:r>
        <w:rPr/>
      </w:r>
    </w:p>
    <w:p>
      <w:pPr>
        <w:pStyle w:val="Normal"/>
        <w:spacing w:before="0" w:after="120"/>
        <w:jc w:val="both"/>
        <w:rPr>
          <w:rFonts w:ascii="Times New Roman" w:hAnsi="Times New Roman"/>
          <w:b/>
          <w:b/>
          <w:sz w:val="24"/>
        </w:rPr>
      </w:pPr>
      <w:r>
        <w:rPr>
          <w:rFonts w:ascii="Times New Roman" w:hAnsi="Times New Roman"/>
          <w:b/>
          <w:sz w:val="24"/>
        </w:rPr>
        <w:t>Vlivy a management</w:t>
      </w:r>
    </w:p>
    <w:p>
      <w:pPr>
        <w:pStyle w:val="Normal"/>
        <w:spacing w:before="0" w:after="120"/>
        <w:jc w:val="both"/>
        <w:rPr>
          <w:rFonts w:ascii="Times New Roman" w:hAnsi="Times New Roman"/>
          <w:sz w:val="24"/>
        </w:rPr>
      </w:pPr>
      <w:r>
        <w:rPr>
          <w:rFonts w:ascii="Times New Roman" w:hAnsi="Times New Roman"/>
          <w:sz w:val="24"/>
        </w:rPr>
        <w:t xml:space="preserve">Negativní vlivy a management realizovaný v EVL se zaznamenávají samostatně pro každou EVL v aktualizační zprávě. Poloautomatické vyhodnocení těchto údajů bude možné až po zapracování těchto údajů do databázové podoby. </w:t>
      </w:r>
    </w:p>
    <w:p>
      <w:pPr>
        <w:pStyle w:val="Normal"/>
        <w:spacing w:before="0" w:after="120"/>
        <w:jc w:val="both"/>
        <w:rPr>
          <w:rFonts w:ascii="Times New Roman" w:hAnsi="Times New Roman"/>
          <w:b/>
          <w:b/>
          <w:sz w:val="24"/>
          <w:szCs w:val="24"/>
        </w:rPr>
      </w:pPr>
      <w:r>
        <w:rPr>
          <w:rFonts w:ascii="Times New Roman" w:hAnsi="Times New Roman"/>
          <w:b/>
          <w:sz w:val="24"/>
          <w:szCs w:val="24"/>
        </w:rPr>
      </w:r>
    </w:p>
    <w:p>
      <w:pPr>
        <w:pStyle w:val="Normal"/>
        <w:spacing w:before="0" w:after="120"/>
        <w:jc w:val="both"/>
        <w:rPr>
          <w:rFonts w:ascii="Times New Roman" w:hAnsi="Times New Roman"/>
          <w:b/>
          <w:b/>
          <w:sz w:val="24"/>
          <w:szCs w:val="24"/>
        </w:rPr>
      </w:pPr>
      <w:r>
        <w:rPr>
          <w:rFonts w:ascii="Times New Roman" w:hAnsi="Times New Roman"/>
          <w:b/>
          <w:sz w:val="24"/>
          <w:szCs w:val="24"/>
        </w:rPr>
        <w:t>Literatura</w:t>
      </w:r>
    </w:p>
    <w:p>
      <w:pPr>
        <w:pStyle w:val="Normal"/>
        <w:jc w:val="both"/>
        <w:rPr>
          <w:rFonts w:ascii="Times New Roman" w:hAnsi="Times New Roman"/>
          <w:sz w:val="24"/>
        </w:rPr>
      </w:pPr>
      <w:r>
        <w:rPr>
          <w:rFonts w:ascii="Times New Roman" w:hAnsi="Times New Roman"/>
          <w:sz w:val="24"/>
        </w:rPr>
        <w:t>Dostálová A. (2012): Sledování stavu předmětů ochrany evropsky významných lokalit. Pracovní verze SDPK z ledna 2012 (manuskript).</w:t>
      </w:r>
    </w:p>
    <w:p>
      <w:pPr>
        <w:pStyle w:val="NormalWeb"/>
        <w:spacing w:before="280" w:after="280"/>
        <w:rPr>
          <w:rFonts w:ascii="Times New Roman" w:hAnsi="Times New Roman" w:cs="Times New Roman"/>
          <w:sz w:val="24"/>
          <w:szCs w:val="24"/>
        </w:rPr>
      </w:pPr>
      <w:r>
        <w:rPr>
          <w:rFonts w:cs="Times New Roman" w:ascii="Times New Roman" w:hAnsi="Times New Roman"/>
          <w:sz w:val="24"/>
          <w:szCs w:val="24"/>
        </w:rPr>
        <w:t>Härtel H., Lončáková J. &amp; Hošek M. [eds] (2009): Mapování biotopů v České republice. Východiska, výsledky, perspektivy. – Agentura ochrany přírody a krajiny ČR, Praha.</w:t>
      </w:r>
    </w:p>
    <w:p>
      <w:pPr>
        <w:pStyle w:val="NormalWeb"/>
        <w:spacing w:before="280" w:after="280"/>
        <w:rPr>
          <w:rFonts w:ascii="Times New Roman" w:hAnsi="Times New Roman" w:cs="Times New Roman"/>
          <w:sz w:val="24"/>
          <w:szCs w:val="24"/>
        </w:rPr>
      </w:pPr>
      <w:r>
        <w:rPr>
          <w:rFonts w:cs="Times New Roman" w:ascii="Times New Roman" w:hAnsi="Times New Roman"/>
          <w:sz w:val="24"/>
          <w:szCs w:val="24"/>
        </w:rPr>
        <w:t>Chytrý M., Kučera T., Kočí M., Grulich V. &amp; Lustyk P. [eds] (2010): Katalog biotopů České republiky, Ed. 2. – Agentura ochrany přírody a krajiny ČR, Praha.</w:t>
      </w:r>
    </w:p>
    <w:p>
      <w:pPr>
        <w:pStyle w:val="NormalWeb"/>
        <w:spacing w:before="280" w:after="280"/>
        <w:rPr>
          <w:rFonts w:ascii="Times New Roman" w:hAnsi="Times New Roman" w:cs="Times New Roman"/>
          <w:sz w:val="24"/>
          <w:szCs w:val="24"/>
        </w:rPr>
      </w:pPr>
      <w:r>
        <w:rPr>
          <w:rFonts w:cs="Times New Roman" w:ascii="Times New Roman" w:hAnsi="Times New Roman"/>
          <w:sz w:val="24"/>
          <w:szCs w:val="24"/>
        </w:rPr>
        <w:t>Kučera T., Čížek L., Hofmeister J., Hošek J., Kloubcová P., Kučerová A., Malíček J., Svoboda T. &amp; Zítková I. (2016): Metodika sledování stavu předmětů ochrany evropsky významných lokalit – Ms., 827 p. [Depon in: Agentura ochrany přírody a krajiny ČR, Praha]</w:t>
      </w:r>
    </w:p>
    <w:p>
      <w:pPr>
        <w:pStyle w:val="NormalWeb"/>
        <w:spacing w:before="280" w:after="280"/>
        <w:rPr>
          <w:rFonts w:ascii="Times New Roman" w:hAnsi="Times New Roman" w:cs="Times New Roman"/>
          <w:sz w:val="24"/>
          <w:szCs w:val="24"/>
        </w:rPr>
      </w:pPr>
      <w:r>
        <w:rPr>
          <w:rFonts w:cs="Times New Roman" w:ascii="Times New Roman" w:hAnsi="Times New Roman"/>
          <w:sz w:val="24"/>
          <w:szCs w:val="24"/>
        </w:rPr>
        <w:t>Lustyk P. (2024a): Metodika aktualizace vrstvy mapování biotopů, pracovní verze pro sezónu 2020. – Ms., 33 p. [Depon in: Agentura ochrany přírody a krajiny ČR, Praha]</w:t>
      </w:r>
    </w:p>
    <w:p>
      <w:pPr>
        <w:pStyle w:val="NormalWeb"/>
        <w:spacing w:before="280" w:after="280"/>
        <w:rPr>
          <w:rFonts w:ascii="Times New Roman" w:hAnsi="Times New Roman" w:cs="Times New Roman"/>
          <w:sz w:val="24"/>
          <w:szCs w:val="24"/>
        </w:rPr>
      </w:pPr>
      <w:r>
        <w:rPr>
          <w:rFonts w:cs="Times New Roman" w:ascii="Times New Roman" w:hAnsi="Times New Roman"/>
          <w:sz w:val="24"/>
          <w:szCs w:val="24"/>
        </w:rPr>
        <w:t>Lustyk P. [ed.] (2024b): Příručka hodnocení biotopů. – Ms., 540 p. [Depon in: Agentura ochrany přírody a krajiny ČR, Praha]</w:t>
      </w:r>
    </w:p>
    <w:p>
      <w:pPr>
        <w:pStyle w:val="Normal"/>
        <w:rPr>
          <w:rFonts w:ascii="Times New Roman" w:hAnsi="Times New Roman"/>
          <w:sz w:val="24"/>
        </w:rPr>
      </w:pPr>
      <w:r>
        <w:rPr>
          <w:rFonts w:ascii="Times New Roman" w:hAnsi="Times New Roman"/>
          <w:sz w:val="24"/>
        </w:rPr>
        <w:t>Moravec J. (ed., 1995): Rostlinná společenstva České republiky a jejich ohrožení. 2. Vydání. Severočeskou přírodou, Litoměřice, Příloha 1995: 1-206.</w:t>
      </w:r>
    </w:p>
    <w:p>
      <w:pPr>
        <w:pStyle w:val="Normal"/>
        <w:rPr>
          <w:rFonts w:ascii="Times New Roman" w:hAnsi="Times New Roman"/>
          <w:sz w:val="24"/>
        </w:rPr>
      </w:pPr>
      <w:r>
        <w:rPr>
          <w:rFonts w:ascii="Times New Roman" w:hAnsi="Times New Roman"/>
          <w:sz w:val="24"/>
        </w:rPr>
        <w:t xml:space="preserve">Pergl, J., Sádlo, J., Petrusek, A., Laštůvka, Z., Musil, J., Perglová, I., ... &amp; Pyšek, P. (2016): Black, Grey and Watch Lists of alien species in the Czech Republic based on environmental impacts and management strategy. </w:t>
      </w:r>
      <w:r>
        <w:rPr>
          <w:rFonts w:ascii="Times New Roman" w:hAnsi="Times New Roman"/>
          <w:i/>
          <w:iCs/>
          <w:sz w:val="24"/>
        </w:rPr>
        <w:t>NeoBiota</w:t>
      </w:r>
      <w:r>
        <w:rPr>
          <w:rFonts w:ascii="Times New Roman" w:hAnsi="Times New Roman"/>
          <w:sz w:val="24"/>
        </w:rPr>
        <w:t xml:space="preserve">, </w:t>
      </w:r>
      <w:r>
        <w:rPr>
          <w:rFonts w:ascii="Times New Roman" w:hAnsi="Times New Roman"/>
          <w:i/>
          <w:iCs/>
          <w:sz w:val="24"/>
        </w:rPr>
        <w:t>28</w:t>
      </w:r>
      <w:r>
        <w:rPr>
          <w:rFonts w:ascii="Times New Roman" w:hAnsi="Times New Roman"/>
          <w:sz w:val="24"/>
        </w:rPr>
        <w:t>, 1.</w:t>
      </w:r>
    </w:p>
    <w:p>
      <w:pPr>
        <w:pStyle w:val="Normal"/>
        <w:jc w:val="both"/>
        <w:rPr>
          <w:rFonts w:ascii="Times New Roman" w:hAnsi="Times New Roman"/>
          <w:sz w:val="24"/>
        </w:rPr>
      </w:pPr>
      <w:r>
        <w:rPr>
          <w:rFonts w:ascii="Times New Roman" w:hAnsi="Times New Roman"/>
          <w:sz w:val="24"/>
        </w:rPr>
        <w:t xml:space="preserve">Seják J. &amp; Dejmal I. [eds] (2003): Hodnocení a oceňování biotopů České republiky. – Ms., 429 p. </w:t>
      </w:r>
    </w:p>
    <w:p>
      <w:pPr>
        <w:pStyle w:val="Normal"/>
        <w:rPr>
          <w:rFonts w:ascii="Times New Roman" w:hAnsi="Times New Roman"/>
          <w:sz w:val="24"/>
        </w:rPr>
      </w:pPr>
      <w:r>
        <w:rPr>
          <w:rFonts w:ascii="Times New Roman" w:hAnsi="Times New Roman"/>
          <w:sz w:val="24"/>
        </w:rPr>
        <w:t xml:space="preserve">Sogaard B. et al. (2007): Criteria for favourable conservation status in Denmark. – NERI Tech. Rep. No 647, Aarhus. </w:t>
      </w:r>
    </w:p>
    <w:p>
      <w:pPr>
        <w:pStyle w:val="Normal"/>
        <w:rPr>
          <w:rFonts w:ascii="Times New Roman" w:hAnsi="Times New Roman"/>
          <w:sz w:val="24"/>
          <w:szCs w:val="28"/>
        </w:rPr>
      </w:pPr>
      <w:r>
        <w:rPr/>
      </w:r>
      <w:r>
        <w:br w:type="page"/>
      </w:r>
    </w:p>
    <w:p>
      <w:pPr>
        <w:pStyle w:val="Normal"/>
        <w:rPr>
          <w:rFonts w:ascii="Times New Roman" w:hAnsi="Times New Roman"/>
          <w:sz w:val="24"/>
          <w:szCs w:val="28"/>
        </w:rPr>
      </w:pPr>
      <w:r>
        <w:rPr>
          <w:rFonts w:ascii="Times New Roman" w:hAnsi="Times New Roman"/>
          <w:b/>
          <w:sz w:val="24"/>
          <w:szCs w:val="28"/>
        </w:rPr>
        <w:t xml:space="preserve">Příloha 1a – Postup sledování stavu stanovišť za pomoci programu R </w:t>
      </w:r>
    </w:p>
    <w:p>
      <w:pPr>
        <w:pStyle w:val="Heading2"/>
        <w:jc w:val="both"/>
        <w:rPr>
          <w:rFonts w:ascii="Times New Roman" w:hAnsi="Times New Roman"/>
          <w:sz w:val="24"/>
        </w:rPr>
      </w:pPr>
      <w:commentRangeStart w:id="22"/>
      <w:r>
        <w:rPr>
          <w:rFonts w:ascii="Times New Roman" w:hAnsi="Times New Roman"/>
          <w:sz w:val="24"/>
        </w:rPr>
        <w:t xml:space="preserve">Příprava základní vrstvy </w:t>
      </w:r>
    </w:p>
    <w:p>
      <w:pPr>
        <w:pStyle w:val="Normal"/>
        <w:jc w:val="both"/>
        <w:rPr>
          <w:rFonts w:ascii="Times New Roman" w:hAnsi="Times New Roman"/>
        </w:rPr>
      </w:pPr>
      <w:r>
        <w:rPr>
          <w:rFonts w:ascii="Times New Roman" w:hAnsi="Times New Roman"/>
        </w:rPr>
        <w:t xml:space="preserve">Jako zdrojová data se použijí: vrstva segmentů (20140514_Segment.shp), databáze biotopů (20140514_BIOTOP.dbf) a vrstva evropsky významných lokalit (EvVyzLok.shp). V programu ESRI ArcGIS se provede sloučení vrstvy segmentů a databáze biotopů s využitím pole „SEGMENT_ID“ a následně se vrstva protne s vrstvou evropsky významných lokalit a polygonům se přiřadí atributy EVL. Vytvoří se nový sloupec s třídou kvality polygonu (Trida_kval). </w:t>
      </w:r>
    </w:p>
    <w:p>
      <w:pPr>
        <w:pStyle w:val="Normal"/>
        <w:jc w:val="both"/>
        <w:rPr>
          <w:rFonts w:ascii="Times New Roman" w:hAnsi="Times New Roman"/>
        </w:rPr>
      </w:pPr>
      <w:r>
        <w:rPr>
          <w:rFonts w:ascii="Times New Roman" w:hAnsi="Times New Roman"/>
        </w:rPr>
        <w:t>Dalším krokem je převedení biotopů na habitaty. Do atributové tabulky základní vrstvy se přidá pole pro přiřazení atributu habitat. Biotopům nezahrnutým se do pole přiřadí atribut OST (ostatní přírodní), všem nepřírodním biotopům (X) a biotopům s atributem -1 se přiřadí atribut X. Mozaikám se zastoupením přírodních biotopů alespoň 50 % se přiřadí atribut OST, mozaikám se zastoupením přírodních biotopů méně než 50 % se přiřadí atribut X.</w:t>
      </w:r>
    </w:p>
    <w:p>
      <w:pPr>
        <w:pStyle w:val="Heading2"/>
        <w:jc w:val="both"/>
        <w:rPr>
          <w:rFonts w:ascii="Times New Roman" w:hAnsi="Times New Roman"/>
          <w:sz w:val="24"/>
        </w:rPr>
      </w:pPr>
      <w:r>
        <w:rPr>
          <w:rFonts w:ascii="Times New Roman" w:hAnsi="Times New Roman"/>
          <w:sz w:val="24"/>
        </w:rPr>
        <w:t>Příprava sloučené vrstvy</w:t>
      </w:r>
    </w:p>
    <w:p>
      <w:pPr>
        <w:pStyle w:val="Normal"/>
        <w:jc w:val="both"/>
        <w:rPr>
          <w:rFonts w:ascii="Times New Roman" w:hAnsi="Times New Roman"/>
        </w:rPr>
      </w:pPr>
      <w:r>
        <w:rPr>
          <w:rFonts w:ascii="Times New Roman" w:hAnsi="Times New Roman"/>
        </w:rPr>
        <w:t>Dalším krokem je sloučení sousedících polygonů se stejnými určenými atributy. Lze k tomu využít nástroj Dissolve v programu ArcGIS. U polygonů X a OST postačuje pouze shoda parametru X, resp. OST, u stanovišť byla ke sloučení sousedících polygonů zapotřebí shoda typu stanoviště, třídy kvality a (ne)příslušnosti k EVL. Aby při výpočtu parametru mozaika nedocházelo ke zkreslení na hranici republiky, vytvoří se kolem hranice buffer polygon, který je též přidán do sloučené vrstvy s habitatovým atributem např. LVI (Hic sunt leones). Následně je proveden výpočet plochy všech polygonů.</w:t>
      </w:r>
      <w:ins w:id="25" w:author="Jakub Rataj" w:date="2026-02-13T11:38:19Z">
        <w:commentRangeEnd w:id="22"/>
        <w:r>
          <w:commentReference w:id="22"/>
        </w:r>
        <w:r>
          <w:rPr>
            <w:rFonts w:ascii="Times New Roman" w:hAnsi="Times New Roman"/>
          </w:rPr>
        </w:r>
      </w:ins>
    </w:p>
    <w:p>
      <w:pPr>
        <w:pStyle w:val="Heading2"/>
        <w:spacing w:before="240" w:after="120"/>
        <w:jc w:val="both"/>
        <w:rPr>
          <w:rFonts w:ascii="Times New Roman" w:hAnsi="Times New Roman"/>
          <w:sz w:val="24"/>
          <w:szCs w:val="24"/>
        </w:rPr>
      </w:pPr>
      <w:r>
        <w:rPr>
          <w:rFonts w:ascii="Times New Roman" w:hAnsi="Times New Roman"/>
          <w:sz w:val="24"/>
          <w:szCs w:val="24"/>
        </w:rPr>
        <w:t>Výpočet parametrů hodnocení</w:t>
      </w:r>
    </w:p>
    <w:p>
      <w:pPr>
        <w:pStyle w:val="Normal"/>
        <w:rPr>
          <w:rFonts w:ascii="Times New Roman" w:hAnsi="Times New Roman" w:cs="Times New Roman"/>
          <w:b/>
          <w:b/>
          <w:sz w:val="24"/>
          <w:szCs w:val="24"/>
        </w:rPr>
      </w:pPr>
      <w:r>
        <w:rPr>
          <w:rFonts w:cs="Times New Roman" w:ascii="Times New Roman" w:hAnsi="Times New Roman"/>
          <w:b/>
          <w:sz w:val="24"/>
          <w:szCs w:val="24"/>
        </w:rPr>
        <w:t>Příloha 1b – Postup sledování stavu stanovišť transformovaný do prostředí R</w:t>
      </w:r>
    </w:p>
    <w:p>
      <w:pPr>
        <w:pStyle w:val="Normal"/>
        <w:rPr>
          <w:rFonts w:ascii="Times New Roman" w:hAnsi="Times New Roman" w:cs="Times New Roman"/>
        </w:rPr>
      </w:pPr>
      <w:commentRangeStart w:id="23"/>
      <w:r>
        <w:rPr>
          <w:rFonts w:cs="Times New Roman" w:ascii="Times New Roman" w:hAnsi="Times New Roman"/>
        </w:rPr>
        <w:t xml:space="preserve">Převod postupu do prostředí R proběhl v rámci revize původní metodiky z roku 2016 – během transformace postupu do zdrojového kódu (dostupný zde: </w:t>
      </w:r>
      <w:hyperlink r:id="rId6">
        <w:r>
          <w:rPr>
            <w:rStyle w:val="InternetLink"/>
          </w:rPr>
          <w:t>github.com/jonasgaigr/N2K.CZ/blob/main/n2k_hvezdice_auto.R</w:t>
        </w:r>
      </w:hyperlink>
      <w:r>
        <w:rPr>
          <w:rFonts w:cs="Times New Roman" w:ascii="Times New Roman" w:hAnsi="Times New Roman"/>
          <w:lang w:val="en-US"/>
        </w:rPr>
        <w:t>.</w:t>
      </w:r>
      <w:r>
        <w:rPr>
          <w:rFonts w:cs="Times New Roman" w:ascii="Times New Roman" w:hAnsi="Times New Roman"/>
        </w:rPr>
        <w:t>). K úspěšnému využití zdrojového kódu je zapotřebí následujících knihoven: tidyverse, sf, sp, proj4, lubridate, condformat, openxlxs, raster, stars, zoo, DT a ggradar.</w:t>
      </w:r>
    </w:p>
    <w:p>
      <w:pPr>
        <w:pStyle w:val="Normal"/>
        <w:rPr>
          <w:rFonts w:ascii="Times New Roman" w:hAnsi="Times New Roman" w:cs="Times New Roman"/>
        </w:rPr>
      </w:pPr>
      <w:r>
        <w:rPr>
          <w:rFonts w:cs="Times New Roman" w:ascii="Times New Roman" w:hAnsi="Times New Roman"/>
        </w:rPr>
      </w:r>
      <w:commentRangeEnd w:id="23"/>
      <w:r>
        <w:commentReference w:id="23"/>
      </w:r>
      <w:r>
        <w:rPr>
          <w:rFonts w:cs="Times New Roman" w:ascii="Times New Roman" w:hAnsi="Times New Roman"/>
        </w:rPr>
        <w:br/>
      </w:r>
      <w:r>
        <w:br w:type="page"/>
      </w:r>
    </w:p>
    <w:p>
      <w:pPr>
        <w:pStyle w:val="Normal"/>
        <w:spacing w:lineRule="auto" w:line="240" w:before="0" w:after="0"/>
        <w:rPr>
          <w:ins w:id="29" w:author="Jakub Rataj" w:date="2026-02-13T11:32:02Z"/>
        </w:rPr>
      </w:pPr>
      <w:r>
        <w:rPr>
          <w:rFonts w:cs="Times New Roman" w:ascii="Times New Roman" w:hAnsi="Times New Roman"/>
          <w:b/>
          <w:sz w:val="24"/>
          <w:szCs w:val="24"/>
        </w:rPr>
        <w:t>Příloha 2</w:t>
      </w:r>
      <w:r>
        <w:rPr/>
        <w:t xml:space="preserve"> </w:t>
      </w:r>
      <w:ins w:id="26" w:author="Jakub Rataj" w:date="2026-02-13T11:31:41Z">
        <w:r>
          <w:rPr/>
          <w:t>‒</w:t>
        </w:r>
      </w:ins>
      <w:del w:id="27" w:author="Jakub Rataj" w:date="2026-02-13T11:31:40Z">
        <w:r>
          <w:rPr/>
          <w:delText>-</w:delText>
        </w:r>
      </w:del>
      <w:r>
        <w:rPr/>
        <w:t xml:space="preserve"> </w:t>
      </w:r>
      <w:r>
        <w:rPr>
          <w:rFonts w:ascii="Calibri" w:hAnsi="Calibri" w:eastAsia="Calibri" w:cs="" w:asciiTheme="minorHAnsi" w:cstheme="minorBidi" w:eastAsiaTheme="minorHAnsi" w:hAnsiTheme="minorHAnsi"/>
          <w:b/>
          <w:bCs/>
          <w:color w:val="auto"/>
          <w:lang w:val="cs-CZ" w:eastAsia="en-US" w:bidi="ar-SA"/>
          <w:rPrChange w:id="0" w:author="Jakub Rataj" w:date="2026-02-13T11:32:55Z">
            <w:rPr>
              <w:sz w:val="22"/>
              <w:kern w:val="0"/>
              <w:szCs w:val="22"/>
            </w:rPr>
          </w:rPrChange>
        </w:rPr>
        <w:t>Kombinované expertní stanovení hodnoty minimiareálu a stupně ohrožení stanoviště</w:t>
      </w:r>
      <w:r>
        <w:rPr/>
        <w:t xml:space="preserve"> aktualizovaného podle ohrožení vegetace a stavu v okolních zemích EU a s ohledem na plochu výskytu. Stupeň ohrožení v závorce představuje odlišný odhad stavu před deseti lety (Červená kniha biotopů, Kučera 2005). Stupně: CR - kriticky ohrožený, EN - ohrožený, VU - zranitelný, NT - téměř ohrožený, LC - málo dotčený (přejato z práce Kučera a kol. 2016).</w:t>
      </w:r>
    </w:p>
    <w:p>
      <w:pPr>
        <w:pStyle w:val="Normal"/>
        <w:spacing w:lineRule="auto" w:line="240" w:before="0" w:after="0"/>
        <w:rPr/>
      </w:pPr>
      <w:r>
        <w:rPr/>
      </w:r>
    </w:p>
    <w:tbl>
      <w:tblPr>
        <w:tblW w:w="9702" w:type="dxa"/>
        <w:jc w:val="left"/>
        <w:tblInd w:w="98" w:type="dxa"/>
        <w:tblLayout w:type="fixed"/>
        <w:tblCellMar>
          <w:top w:w="0" w:type="dxa"/>
          <w:left w:w="108" w:type="dxa"/>
          <w:bottom w:w="0" w:type="dxa"/>
          <w:right w:w="108" w:type="dxa"/>
        </w:tblCellMar>
        <w:tblLook w:val="04a0" w:noHBand="0" w:noVBand="1" w:firstColumn="1" w:lastRow="0" w:lastColumn="0" w:firstRow="1"/>
      </w:tblPr>
      <w:tblGrid>
        <w:gridCol w:w="1074"/>
        <w:gridCol w:w="1791"/>
        <w:gridCol w:w="875"/>
        <w:gridCol w:w="2016"/>
        <w:gridCol w:w="853"/>
        <w:gridCol w:w="878"/>
        <w:gridCol w:w="634"/>
        <w:gridCol w:w="604"/>
        <w:gridCol w:w="976"/>
      </w:tblGrid>
      <w:tr>
        <w:trPr>
          <w:tblHeader w:val="true"/>
          <w:trHeight w:val="1290" w:hRule="atLeast"/>
        </w:trPr>
        <w:tc>
          <w:tcPr>
            <w:tcW w:w="1074" w:type="dxa"/>
            <w:tcBorders>
              <w:top w:val="single" w:sz="8" w:space="0" w:color="000000"/>
              <w:left w:val="single" w:sz="8" w:space="0" w:color="000000"/>
              <w:bottom w:val="single" w:sz="8" w:space="0" w:color="000000"/>
              <w:right w:val="single" w:sz="8" w:space="0" w:color="000000"/>
            </w:tcBorders>
            <w:shd w:color="000000" w:fill="A0A0A0"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Kód stanoviště</w:t>
            </w:r>
          </w:p>
        </w:tc>
        <w:tc>
          <w:tcPr>
            <w:tcW w:w="1791" w:type="dxa"/>
            <w:tcBorders>
              <w:top w:val="single" w:sz="8" w:space="0" w:color="000000"/>
              <w:bottom w:val="single" w:sz="8" w:space="0" w:color="000000"/>
              <w:right w:val="single" w:sz="8" w:space="0" w:color="000000"/>
            </w:tcBorders>
            <w:shd w:color="000000" w:fill="A0A0A0" w:val="clear"/>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t xml:space="preserve">Český název typu přírodního stanoviště </w:t>
            </w:r>
          </w:p>
        </w:tc>
        <w:tc>
          <w:tcPr>
            <w:tcW w:w="875" w:type="dxa"/>
            <w:tcBorders>
              <w:top w:val="single" w:sz="8" w:space="0" w:color="000000"/>
              <w:bottom w:val="single" w:sz="8" w:space="0" w:color="000000"/>
              <w:right w:val="single" w:sz="8" w:space="0" w:color="000000"/>
            </w:tcBorders>
            <w:shd w:color="000000" w:fill="A0A0A0"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Kód biotopu</w:t>
            </w:r>
          </w:p>
        </w:tc>
        <w:tc>
          <w:tcPr>
            <w:tcW w:w="2016" w:type="dxa"/>
            <w:tcBorders>
              <w:top w:val="single" w:sz="8" w:space="0" w:color="000000"/>
              <w:bottom w:val="single" w:sz="8" w:space="0" w:color="000000"/>
              <w:right w:val="single" w:sz="8" w:space="0" w:color="000000"/>
            </w:tcBorders>
            <w:shd w:color="000000" w:fill="A0A0A0" w:val="clear"/>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t>Český název biotopu</w:t>
            </w:r>
          </w:p>
        </w:tc>
        <w:tc>
          <w:tcPr>
            <w:tcW w:w="853" w:type="dxa"/>
            <w:tcBorders>
              <w:top w:val="single" w:sz="8" w:space="0" w:color="000000"/>
              <w:bottom w:val="single" w:sz="8" w:space="0" w:color="000000"/>
              <w:right w:val="single" w:sz="8" w:space="0" w:color="000000"/>
            </w:tcBorders>
            <w:shd w:color="000000" w:fill="A0A0A0"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 xml:space="preserve">Minimi areál </w:t>
            </w:r>
            <w:r>
              <w:rPr>
                <w:rFonts w:eastAsia="Times New Roman"/>
                <w:color w:val="000000"/>
                <w:sz w:val="20"/>
                <w:szCs w:val="20"/>
              </w:rPr>
              <w:t>[ha]</w:t>
            </w:r>
          </w:p>
        </w:tc>
        <w:tc>
          <w:tcPr>
            <w:tcW w:w="878" w:type="dxa"/>
            <w:tcBorders>
              <w:top w:val="single" w:sz="8" w:space="0" w:color="000000"/>
              <w:bottom w:val="single" w:sz="8" w:space="0" w:color="000000"/>
              <w:right w:val="single" w:sz="8" w:space="0" w:color="000000"/>
            </w:tcBorders>
            <w:shd w:color="000000" w:fill="A0A0A0" w:val="clear"/>
            <w:vAlign w:val="center"/>
          </w:tcPr>
          <w:p>
            <w:pPr>
              <w:pStyle w:val="Normal"/>
              <w:widowControl w:val="false"/>
              <w:spacing w:lineRule="auto" w:line="240" w:before="0" w:after="0"/>
              <w:jc w:val="center"/>
              <w:rPr>
                <w:rFonts w:eastAsia="Times New Roman"/>
                <w:b/>
                <w:b/>
                <w:bCs/>
                <w:color w:val="000000"/>
                <w:sz w:val="18"/>
                <w:szCs w:val="20"/>
              </w:rPr>
            </w:pPr>
            <w:r>
              <w:rPr>
                <w:rFonts w:eastAsia="Times New Roman"/>
                <w:b/>
                <w:bCs/>
                <w:color w:val="000000"/>
                <w:sz w:val="18"/>
                <w:szCs w:val="20"/>
              </w:rPr>
              <w:t>Stupeň ohrožení</w:t>
            </w:r>
          </w:p>
        </w:tc>
        <w:tc>
          <w:tcPr>
            <w:tcW w:w="634" w:type="dxa"/>
            <w:tcBorders>
              <w:top w:val="single" w:sz="8" w:space="0" w:color="000000"/>
              <w:left w:val="single" w:sz="4" w:space="0" w:color="000000"/>
              <w:bottom w:val="single" w:sz="8"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b/>
                <w:b/>
                <w:bCs/>
                <w:color w:val="000000"/>
                <w:sz w:val="18"/>
                <w:szCs w:val="20"/>
              </w:rPr>
            </w:pPr>
            <w:r>
              <w:rPr>
                <w:rFonts w:eastAsia="Times New Roman"/>
                <w:b/>
                <w:bCs/>
                <w:color w:val="000000"/>
                <w:sz w:val="18"/>
                <w:szCs w:val="20"/>
              </w:rPr>
              <w:t>CONT 2013</w:t>
            </w:r>
          </w:p>
        </w:tc>
        <w:tc>
          <w:tcPr>
            <w:tcW w:w="604" w:type="dxa"/>
            <w:tcBorders>
              <w:top w:val="single" w:sz="8" w:space="0" w:color="000000"/>
              <w:bottom w:val="single" w:sz="8" w:space="0" w:color="000000"/>
              <w:right w:val="single" w:sz="8" w:space="0" w:color="000000"/>
            </w:tcBorders>
            <w:shd w:color="000000" w:fill="FFF2CC" w:val="clear"/>
            <w:vAlign w:val="center"/>
          </w:tcPr>
          <w:p>
            <w:pPr>
              <w:pStyle w:val="Normal"/>
              <w:widowControl w:val="false"/>
              <w:spacing w:lineRule="auto" w:line="240" w:before="0" w:after="0"/>
              <w:jc w:val="center"/>
              <w:rPr>
                <w:rFonts w:eastAsia="Times New Roman"/>
                <w:b/>
                <w:b/>
                <w:bCs/>
                <w:color w:val="000000"/>
                <w:sz w:val="18"/>
                <w:szCs w:val="20"/>
              </w:rPr>
            </w:pPr>
            <w:r>
              <w:rPr>
                <w:rFonts w:eastAsia="Times New Roman"/>
                <w:b/>
                <w:bCs/>
                <w:color w:val="000000"/>
                <w:sz w:val="18"/>
                <w:szCs w:val="20"/>
              </w:rPr>
              <w:t>PAN 2013</w:t>
            </w:r>
          </w:p>
        </w:tc>
        <w:tc>
          <w:tcPr>
            <w:tcW w:w="976" w:type="dxa"/>
            <w:tcBorders>
              <w:top w:val="single" w:sz="8" w:space="0" w:color="000000"/>
              <w:bottom w:val="single" w:sz="8" w:space="0" w:color="000000"/>
              <w:right w:val="single" w:sz="8"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Plocha (ha) 2014</w:t>
            </w:r>
          </w:p>
        </w:tc>
      </w:tr>
      <w:tr>
        <w:trPr>
          <w:trHeight w:val="31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1340*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Vnitrozemské slané louky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T7</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Slaniska</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0,5</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 (EN)</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118.36</w:t>
            </w:r>
          </w:p>
        </w:tc>
      </w:tr>
      <w:tr>
        <w:trPr>
          <w:trHeight w:val="31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2330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Otevřené trávníky kontinentálních dun s paličkovcem (</w:t>
            </w:r>
            <w:r>
              <w:rPr>
                <w:rFonts w:eastAsia="Times New Roman"/>
                <w:i/>
                <w:iCs/>
                <w:color w:val="000000"/>
                <w:sz w:val="20"/>
                <w:szCs w:val="20"/>
              </w:rPr>
              <w:t>Corynephorus</w:t>
            </w:r>
            <w:r>
              <w:rPr>
                <w:rFonts w:eastAsia="Times New Roman"/>
                <w:color w:val="000000"/>
                <w:sz w:val="20"/>
                <w:szCs w:val="20"/>
              </w:rPr>
              <w:t>) a psinečkem (</w:t>
            </w:r>
            <w:r>
              <w:rPr>
                <w:rFonts w:eastAsia="Times New Roman"/>
                <w:i/>
                <w:iCs/>
                <w:color w:val="000000"/>
                <w:sz w:val="20"/>
                <w:szCs w:val="20"/>
              </w:rPr>
              <w:t>Agrostis</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T5.1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Jednoletá vegetace písčin</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0,5</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 (EN)</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55.24</w:t>
            </w:r>
          </w:p>
        </w:tc>
      </w:tr>
      <w:tr>
        <w:trPr>
          <w:trHeight w:val="76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T5.2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Otevřené trávníky písčin s paličkovcem šedavým (</w:t>
            </w:r>
            <w:r>
              <w:rPr>
                <w:rFonts w:eastAsia="Times New Roman"/>
                <w:i/>
                <w:iCs/>
                <w:color w:val="000000"/>
                <w:sz w:val="20"/>
                <w:szCs w:val="20"/>
              </w:rPr>
              <w:t>Corynephorus canescens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155.75</w:t>
            </w:r>
          </w:p>
        </w:tc>
      </w:tr>
      <w:tr>
        <w:trPr>
          <w:trHeight w:val="31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T5.3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Kostřavové trávníky písčin</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 (VU)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675.45</w:t>
            </w:r>
          </w:p>
        </w:tc>
      </w:tr>
      <w:tr>
        <w:trPr>
          <w:trHeight w:val="75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3130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Oligotrofní až mezotrofní stojaté vody nížinného až subalpínského stupně kontinentální a alpínské oblasti a horských poloh jiných oblastí, s vegetací tříd </w:t>
            </w:r>
            <w:r>
              <w:rPr>
                <w:rFonts w:eastAsia="Times New Roman"/>
                <w:i/>
                <w:iCs/>
                <w:color w:val="000000"/>
                <w:sz w:val="20"/>
                <w:szCs w:val="20"/>
              </w:rPr>
              <w:t>Littorelletea uniflorae</w:t>
            </w:r>
            <w:r>
              <w:rPr>
                <w:rFonts w:eastAsia="Times New Roman"/>
                <w:color w:val="000000"/>
                <w:sz w:val="20"/>
                <w:szCs w:val="20"/>
              </w:rPr>
              <w:t xml:space="preserve"> nebo </w:t>
            </w:r>
            <w:r>
              <w:rPr>
                <w:rFonts w:eastAsia="Times New Roman"/>
                <w:i/>
                <w:iCs/>
                <w:color w:val="000000"/>
                <w:sz w:val="20"/>
                <w:szCs w:val="20"/>
              </w:rPr>
              <w:t>Isoëto-Nanojuncetea</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M2.1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Vegetace letněných rybníků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0,7</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779.42</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M2.2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Jednoletá vegetace vlhkých písků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0,1</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 (VU)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10.6</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M2.3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Vegetace obnažených den teplých oblastí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0,7</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32.02</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Vegetace vytrvalých obojživelných bylin</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0,2</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 (NT)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32.42</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V6</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Vegetace šídlatek (</w:t>
            </w:r>
            <w:r>
              <w:rPr>
                <w:rFonts w:eastAsia="Times New Roman"/>
                <w:i/>
                <w:iCs/>
                <w:color w:val="000000"/>
                <w:sz w:val="20"/>
                <w:szCs w:val="20"/>
              </w:rPr>
              <w:t>Isoëtes</w:t>
            </w:r>
            <w:r>
              <w:rPr>
                <w:rFonts w:eastAsia="Times New Roman"/>
                <w:color w:val="000000"/>
                <w:sz w:val="20"/>
                <w:szCs w:val="20"/>
              </w:rPr>
              <w:t>)</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0,05</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25.38</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3140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Tvrdé oligo-mezotrofní vody s bentickou vegetací parožnatek</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V5</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Vegetace parožnatek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0,1</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 (NT)</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29.52</w:t>
            </w:r>
          </w:p>
        </w:tc>
      </w:tr>
      <w:tr>
        <w:trPr>
          <w:trHeight w:val="102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3150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Přirozené eutrofní vodní nádrže s vegetací typu </w:t>
            </w:r>
            <w:r>
              <w:rPr>
                <w:rFonts w:eastAsia="Times New Roman"/>
                <w:i/>
                <w:iCs/>
                <w:color w:val="000000"/>
                <w:sz w:val="20"/>
                <w:szCs w:val="20"/>
              </w:rPr>
              <w:t>Magnopotamion</w:t>
            </w:r>
            <w:r>
              <w:rPr>
                <w:rFonts w:eastAsia="Times New Roman"/>
                <w:color w:val="000000"/>
                <w:sz w:val="20"/>
                <w:szCs w:val="20"/>
              </w:rPr>
              <w:t xml:space="preserve"> nebo </w:t>
            </w:r>
            <w:r>
              <w:rPr>
                <w:rFonts w:eastAsia="Times New Roman"/>
                <w:i/>
                <w:iCs/>
                <w:color w:val="000000"/>
                <w:sz w:val="20"/>
                <w:szCs w:val="20"/>
              </w:rPr>
              <w:t>Hydrocharition</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V1A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Makrofytní vegetace přirozeně eutrofních a mezotrofních stojatých vod s voďankou žabí (</w:t>
            </w:r>
            <w:r>
              <w:rPr>
                <w:rFonts w:eastAsia="Times New Roman"/>
                <w:i/>
                <w:iCs/>
                <w:color w:val="000000"/>
                <w:sz w:val="20"/>
                <w:szCs w:val="20"/>
              </w:rPr>
              <w:t>Hydrocharis morsus-ranae</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0,5</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 (VU)</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12.8</w:t>
            </w:r>
          </w:p>
        </w:tc>
      </w:tr>
      <w:tr>
        <w:trPr>
          <w:trHeight w:val="52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V1B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s řezanem pilolistým (</w:t>
            </w:r>
            <w:r>
              <w:rPr>
                <w:rFonts w:eastAsia="Times New Roman"/>
                <w:i/>
                <w:iCs/>
                <w:color w:val="000000"/>
                <w:sz w:val="20"/>
                <w:szCs w:val="20"/>
              </w:rPr>
              <w:t>Stratiotes aloides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8.77</w:t>
            </w:r>
          </w:p>
        </w:tc>
      </w:tr>
      <w:tr>
        <w:trPr>
          <w:trHeight w:val="76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V1C</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s bublinatkou jižní nebo obecnou (</w:t>
            </w:r>
            <w:r>
              <w:rPr>
                <w:rFonts w:eastAsia="Times New Roman"/>
                <w:i/>
                <w:iCs/>
                <w:color w:val="000000"/>
                <w:sz w:val="20"/>
                <w:szCs w:val="20"/>
              </w:rPr>
              <w:t>Utricularia australis</w:t>
            </w:r>
            <w:r>
              <w:rPr>
                <w:rFonts w:eastAsia="Times New Roman"/>
                <w:color w:val="000000"/>
                <w:sz w:val="20"/>
                <w:szCs w:val="20"/>
              </w:rPr>
              <w:t xml:space="preserve"> a </w:t>
            </w:r>
            <w:r>
              <w:rPr>
                <w:rFonts w:eastAsia="Times New Roman"/>
                <w:i/>
                <w:iCs/>
                <w:color w:val="000000"/>
                <w:sz w:val="20"/>
                <w:szCs w:val="20"/>
              </w:rPr>
              <w:t>U. vulgaris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309.64</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V1D</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s nepukalkou plovoucí (</w:t>
            </w:r>
            <w:r>
              <w:rPr>
                <w:rFonts w:eastAsia="Times New Roman"/>
                <w:i/>
                <w:iCs/>
                <w:color w:val="000000"/>
                <w:sz w:val="20"/>
                <w:szCs w:val="20"/>
              </w:rPr>
              <w:t>Salvinia natans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5.09</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V1E</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s aldrovandkou měchýřkatou (</w:t>
            </w:r>
            <w:r>
              <w:rPr>
                <w:rFonts w:eastAsia="Times New Roman"/>
                <w:i/>
                <w:iCs/>
                <w:color w:val="000000"/>
                <w:sz w:val="20"/>
                <w:szCs w:val="20"/>
              </w:rPr>
              <w:t>Aldrovanda vesiculosa</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(CR)</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3.5</w:t>
            </w:r>
          </w:p>
        </w:tc>
      </w:tr>
      <w:tr>
        <w:trPr>
          <w:trHeight w:val="55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V1F</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porosty bez druhů charakteristických pro V1A - V1E</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 (VU)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7005.18</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3160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Přirozená dystrofní jezera a tůně</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Makrofytní vegetace oligotrofních jezírek a tůní</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0,2</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29.76</w:t>
            </w:r>
          </w:p>
        </w:tc>
      </w:tr>
      <w:tr>
        <w:trPr>
          <w:trHeight w:val="78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3220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Alpínské řeky a bylinná vegetace podél jejich břehů</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M4.3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Štěrkové náplavy s třtinou pobřežní (</w:t>
            </w:r>
            <w:r>
              <w:rPr>
                <w:rFonts w:eastAsia="Times New Roman"/>
                <w:i/>
                <w:iCs/>
                <w:color w:val="000000"/>
                <w:sz w:val="20"/>
                <w:szCs w:val="20"/>
              </w:rPr>
              <w:t>Calamagrostis pseudophragmites</w:t>
            </w:r>
            <w:r>
              <w:rPr>
                <w:rFonts w:eastAsia="Times New Roman"/>
                <w:color w:val="000000"/>
                <w:sz w:val="20"/>
                <w:szCs w:val="20"/>
              </w:rPr>
              <w:t xml:space="preserve">)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0,05</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7.09</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3230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Alpínské řeky a jejich dřevinná vegetace s židoviníkem německým (</w:t>
            </w:r>
            <w:r>
              <w:rPr>
                <w:rFonts w:eastAsia="Times New Roman"/>
                <w:i/>
                <w:iCs/>
                <w:color w:val="000000"/>
                <w:sz w:val="20"/>
                <w:szCs w:val="20"/>
              </w:rPr>
              <w:t>Myricaria germanica</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M4.2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Štěrkové náplavy s židoviníkem německým (</w:t>
            </w:r>
            <w:r>
              <w:rPr>
                <w:rFonts w:eastAsia="Times New Roman"/>
                <w:i/>
                <w:iCs/>
                <w:color w:val="000000"/>
                <w:sz w:val="20"/>
                <w:szCs w:val="20"/>
              </w:rPr>
              <w:t>Myricaria germanica</w:t>
            </w:r>
            <w:r>
              <w:rPr>
                <w:rFonts w:eastAsia="Times New Roman"/>
                <w:color w:val="000000"/>
                <w:sz w:val="20"/>
                <w:szCs w:val="20"/>
              </w:rPr>
              <w:t>)</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0,03</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 EX</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13.37</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3240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Alpínské řeky a jejich dřevinná vegetace s vrbou šedou (</w:t>
            </w:r>
            <w:r>
              <w:rPr>
                <w:rFonts w:eastAsia="Times New Roman"/>
                <w:i/>
                <w:iCs/>
                <w:color w:val="000000"/>
                <w:sz w:val="20"/>
                <w:szCs w:val="20"/>
              </w:rPr>
              <w:t>Salix elaeagnos</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K2.2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Vrbové křoviny štěrkových náplavů</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0,3</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 (VU)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75.68</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3260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Nížinné až horské vodní toky s vegetací svazů </w:t>
            </w:r>
            <w:r>
              <w:rPr>
                <w:rFonts w:eastAsia="Times New Roman"/>
                <w:i/>
                <w:iCs/>
                <w:color w:val="000000"/>
                <w:sz w:val="20"/>
                <w:szCs w:val="20"/>
              </w:rPr>
              <w:t>Ranunculion fluitantis</w:t>
            </w:r>
            <w:r>
              <w:rPr>
                <w:rFonts w:eastAsia="Times New Roman"/>
                <w:color w:val="000000"/>
                <w:sz w:val="20"/>
                <w:szCs w:val="20"/>
              </w:rPr>
              <w:t xml:space="preserve"> a </w:t>
            </w:r>
            <w:r>
              <w:rPr>
                <w:rFonts w:eastAsia="Times New Roman"/>
                <w:i/>
                <w:iCs/>
                <w:color w:val="000000"/>
                <w:sz w:val="20"/>
                <w:szCs w:val="20"/>
              </w:rPr>
              <w:t>Callitricho-Batrachion</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V4A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Makrofytní vegetace vodních toků, porosty aktuálně přítomných vodních makrofyt</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0,4</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2970.74</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3270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Bahnité břehy řek s vegetací svazů </w:t>
            </w:r>
            <w:r>
              <w:rPr>
                <w:rFonts w:eastAsia="Times New Roman"/>
                <w:i/>
                <w:iCs/>
                <w:color w:val="000000"/>
                <w:sz w:val="20"/>
                <w:szCs w:val="20"/>
              </w:rPr>
              <w:t>Chenopodion rubri</w:t>
            </w:r>
            <w:r>
              <w:rPr>
                <w:rFonts w:eastAsia="Times New Roman"/>
                <w:color w:val="000000"/>
                <w:sz w:val="20"/>
                <w:szCs w:val="20"/>
              </w:rPr>
              <w:t xml:space="preserve"> p. p. a </w:t>
            </w:r>
            <w:r>
              <w:rPr>
                <w:rFonts w:eastAsia="Times New Roman"/>
                <w:i/>
                <w:iCs/>
                <w:color w:val="000000"/>
                <w:sz w:val="20"/>
                <w:szCs w:val="20"/>
              </w:rPr>
              <w:t>Bidention</w:t>
            </w:r>
            <w:r>
              <w:rPr>
                <w:rFonts w:eastAsia="Times New Roman"/>
                <w:color w:val="000000"/>
                <w:sz w:val="20"/>
                <w:szCs w:val="20"/>
              </w:rPr>
              <w:t> p. p.</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M6</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Bahnité říční náplavy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0,7</w:t>
            </w:r>
          </w:p>
        </w:tc>
        <w:tc>
          <w:tcPr>
            <w:tcW w:w="878" w:type="dxa"/>
            <w:tcBorders>
              <w:bottom w:val="single" w:sz="4" w:space="0" w:color="000000"/>
              <w:right w:val="single" w:sz="4" w:space="0" w:color="000000"/>
            </w:tcBorders>
            <w:shd w:color="000000" w:fill="DDEBF7"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 (NT)</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66.18</w:t>
            </w:r>
          </w:p>
        </w:tc>
      </w:tr>
      <w:tr>
        <w:trPr>
          <w:trHeight w:val="76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4030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Evropská suchá vřesoviště</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T8.1B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Suchá vřesoviště nížin a pahorkatin bez výskytu jalovce obecného (</w:t>
            </w:r>
            <w:r>
              <w:rPr>
                <w:rFonts w:eastAsia="Times New Roman"/>
                <w:i/>
                <w:iCs/>
                <w:color w:val="000000"/>
                <w:sz w:val="20"/>
                <w:szCs w:val="20"/>
              </w:rPr>
              <w:t>Juniperus communis</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0,5</w:t>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179.36</w:t>
            </w:r>
          </w:p>
        </w:tc>
      </w:tr>
      <w:tr>
        <w:trPr>
          <w:trHeight w:val="76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T8.2B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Sekundární podhorská a horská vřesoviště bez výskytu jalovce obecného (</w:t>
            </w:r>
            <w:r>
              <w:rPr>
                <w:rFonts w:eastAsia="Times New Roman"/>
                <w:i/>
                <w:iCs/>
                <w:color w:val="000000"/>
                <w:sz w:val="20"/>
                <w:szCs w:val="20"/>
              </w:rPr>
              <w:t>Juniperus communis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1246.98</w:t>
            </w:r>
          </w:p>
        </w:tc>
      </w:tr>
      <w:tr>
        <w:trPr>
          <w:trHeight w:val="52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T8.3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Brusnicová vegetace skal a drolin</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311.86</w:t>
            </w:r>
          </w:p>
        </w:tc>
      </w:tr>
      <w:tr>
        <w:trPr>
          <w:trHeight w:val="30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4060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Alpínská a boreální vřesoviště</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A2.1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Alpínská vřesoviště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0,5</w:t>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125.52</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A2.2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Subalpínská brusnicová vegetace</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480.49</w:t>
            </w:r>
          </w:p>
        </w:tc>
      </w:tr>
      <w:tr>
        <w:trPr>
          <w:trHeight w:val="102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4070*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Křoviny s borovicí klečí (</w:t>
            </w:r>
            <w:r>
              <w:rPr>
                <w:rFonts w:eastAsia="Times New Roman"/>
                <w:i/>
                <w:iCs/>
                <w:color w:val="000000"/>
                <w:sz w:val="20"/>
                <w:szCs w:val="20"/>
              </w:rPr>
              <w:t>Pinus mugo</w:t>
            </w:r>
            <w:r>
              <w:rPr>
                <w:rFonts w:eastAsia="Times New Roman"/>
                <w:color w:val="000000"/>
                <w:sz w:val="20"/>
                <w:szCs w:val="20"/>
              </w:rPr>
              <w:t xml:space="preserve">) a pěnišníkem </w:t>
            </w:r>
            <w:r>
              <w:rPr>
                <w:rFonts w:eastAsia="Times New Roman"/>
                <w:i/>
                <w:iCs/>
                <w:color w:val="000000"/>
                <w:sz w:val="20"/>
                <w:szCs w:val="20"/>
              </w:rPr>
              <w:t>Rhododendron hirsutum</w:t>
            </w:r>
            <w:r>
              <w:rPr>
                <w:rFonts w:eastAsia="Times New Roman"/>
                <w:color w:val="000000"/>
                <w:sz w:val="20"/>
                <w:szCs w:val="20"/>
              </w:rPr>
              <w:t xml:space="preserve"> (</w:t>
            </w:r>
            <w:r>
              <w:rPr>
                <w:rFonts w:eastAsia="Times New Roman"/>
                <w:i/>
                <w:iCs/>
                <w:color w:val="000000"/>
                <w:sz w:val="20"/>
                <w:szCs w:val="20"/>
              </w:rPr>
              <w:t>Mugo-Rhododendretum hirsuti</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A7</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Kosodřevina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5,0</w:t>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NT(VU)</w:t>
            </w:r>
          </w:p>
        </w:tc>
        <w:tc>
          <w:tcPr>
            <w:tcW w:w="63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1216.89</w:t>
            </w:r>
          </w:p>
        </w:tc>
      </w:tr>
      <w:tr>
        <w:trPr>
          <w:trHeight w:val="51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4080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Subarktické vrbové křoviny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A8.1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Subalpínské křoviny s vrbou laponskou (</w:t>
            </w:r>
            <w:r>
              <w:rPr>
                <w:rFonts w:eastAsia="Times New Roman"/>
                <w:i/>
                <w:iCs/>
                <w:color w:val="000000"/>
                <w:sz w:val="20"/>
                <w:szCs w:val="20"/>
              </w:rPr>
              <w:t>Salix lapponum</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1,0</w:t>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3.56</w:t>
            </w:r>
          </w:p>
        </w:tc>
      </w:tr>
      <w:tr>
        <w:trPr>
          <w:trHeight w:val="52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A8.2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Vysoké subalpínské listnaté křoviny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29.29</w:t>
            </w:r>
          </w:p>
        </w:tc>
      </w:tr>
      <w:tr>
        <w:trPr>
          <w:trHeight w:val="76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40A0*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Kontinentální opadavé křoviny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K4A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Nízké xerofilní křoviny, primární křoviny na skalách s druhy rodu </w:t>
            </w:r>
            <w:r>
              <w:rPr>
                <w:rFonts w:eastAsia="Times New Roman"/>
                <w:i/>
                <w:iCs/>
                <w:color w:val="000000"/>
                <w:sz w:val="20"/>
                <w:szCs w:val="20"/>
              </w:rPr>
              <w:t>Cotoneaster</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0,2</w:t>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70.01</w:t>
            </w:r>
          </w:p>
        </w:tc>
      </w:tr>
      <w:tr>
        <w:trPr>
          <w:trHeight w:val="78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K4B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Nízké xerofilní křoviny, sekundární porosty s mandloní nízkou (</w:t>
            </w:r>
            <w:r>
              <w:rPr>
                <w:rFonts w:eastAsia="Times New Roman"/>
                <w:i/>
                <w:iCs/>
                <w:color w:val="000000"/>
                <w:sz w:val="20"/>
                <w:szCs w:val="20"/>
              </w:rPr>
              <w:t>Prunus tenella</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CE4D6"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0.66</w:t>
            </w:r>
          </w:p>
        </w:tc>
      </w:tr>
      <w:tr>
        <w:trPr>
          <w:trHeight w:val="102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5130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Formace jalovce obecného (</w:t>
            </w:r>
            <w:r>
              <w:rPr>
                <w:rFonts w:eastAsia="Times New Roman"/>
                <w:i/>
                <w:iCs/>
                <w:color w:val="000000"/>
                <w:sz w:val="20"/>
                <w:szCs w:val="20"/>
              </w:rPr>
              <w:t>Juniperus communis</w:t>
            </w:r>
            <w:r>
              <w:rPr>
                <w:rFonts w:eastAsia="Times New Roman"/>
                <w:color w:val="000000"/>
                <w:sz w:val="20"/>
                <w:szCs w:val="20"/>
              </w:rPr>
              <w:t>) na vřesovištích nebo vápnitých trávnících</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T3.4B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Širokolisté suché trávníky, porosty bez význačného výskytu vstavačovitých a s jalovcem obecným (</w:t>
            </w:r>
            <w:r>
              <w:rPr>
                <w:rFonts w:eastAsia="Times New Roman"/>
                <w:i/>
                <w:iCs/>
                <w:color w:val="000000"/>
                <w:sz w:val="20"/>
                <w:szCs w:val="20"/>
              </w:rPr>
              <w:t>Juniperus communis</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0,6</w:t>
            </w:r>
          </w:p>
        </w:tc>
        <w:tc>
          <w:tcPr>
            <w:tcW w:w="878" w:type="dxa"/>
            <w:tcBorders>
              <w:bottom w:val="single" w:sz="4" w:space="0" w:color="000000"/>
              <w:right w:val="single" w:sz="4" w:space="0" w:color="000000"/>
            </w:tcBorders>
            <w:shd w:color="000000" w:fill="EDEDED"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124.83</w:t>
            </w:r>
          </w:p>
        </w:tc>
      </w:tr>
      <w:tr>
        <w:trPr>
          <w:trHeight w:val="78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T8.1A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Suchá vřesoviště nížin a pahorkatin s výskytem jalovce obecného (</w:t>
            </w:r>
            <w:r>
              <w:rPr>
                <w:rFonts w:eastAsia="Times New Roman"/>
                <w:i/>
                <w:iCs/>
                <w:color w:val="000000"/>
                <w:sz w:val="20"/>
                <w:szCs w:val="20"/>
              </w:rPr>
              <w:t>Juniperus communis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DEDED"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14.03</w:t>
            </w:r>
          </w:p>
        </w:tc>
      </w:tr>
      <w:tr>
        <w:trPr>
          <w:trHeight w:val="76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T8.2A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Sekundární podhorská a horská vřesoviště s výskytem jalovce obecného (</w:t>
            </w:r>
            <w:r>
              <w:rPr>
                <w:rFonts w:eastAsia="Times New Roman"/>
                <w:i/>
                <w:iCs/>
                <w:color w:val="000000"/>
                <w:sz w:val="20"/>
                <w:szCs w:val="20"/>
              </w:rPr>
              <w:t>Juniperus communis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DEDED"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62.95</w:t>
            </w:r>
          </w:p>
        </w:tc>
      </w:tr>
      <w:tr>
        <w:trPr>
          <w:trHeight w:val="102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6110*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Vápnité nebo bazické skalní trávníky (</w:t>
            </w:r>
            <w:r>
              <w:rPr>
                <w:rFonts w:eastAsia="Times New Roman"/>
                <w:i/>
                <w:iCs/>
                <w:color w:val="000000"/>
                <w:sz w:val="20"/>
                <w:szCs w:val="20"/>
              </w:rPr>
              <w:t>Alysso-Sedion albi</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T6.2A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Bazifilní vegetace efemér a sukulentů, porosty s převahou netřesku výběžkatého (</w:t>
            </w:r>
            <w:r>
              <w:rPr>
                <w:rFonts w:eastAsia="Times New Roman"/>
                <w:i/>
                <w:iCs/>
                <w:color w:val="000000"/>
                <w:sz w:val="20"/>
                <w:szCs w:val="20"/>
              </w:rPr>
              <w:t>Jovibarba globifera</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0,05</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111.13</w:t>
            </w:r>
          </w:p>
        </w:tc>
      </w:tr>
      <w:tr>
        <w:trPr>
          <w:trHeight w:val="102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 xml:space="preserve">T6.2B </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Bazifilní vegetace efemér a sukulentů, porosty bez převahy netřesku výběžkatého (</w:t>
            </w:r>
            <w:r>
              <w:rPr>
                <w:rFonts w:eastAsia="Times New Roman"/>
                <w:i/>
                <w:iCs/>
                <w:color w:val="000000"/>
                <w:sz w:val="20"/>
                <w:szCs w:val="20"/>
              </w:rPr>
              <w:t>Jovibarba globifera</w:t>
            </w:r>
            <w:r>
              <w:rPr>
                <w:rFonts w:eastAsia="Times New Roman"/>
                <w:color w:val="000000"/>
                <w:sz w:val="20"/>
                <w:szCs w:val="20"/>
              </w:rPr>
              <w:t xml:space="preserve">)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40.68</w:t>
            </w:r>
          </w:p>
        </w:tc>
      </w:tr>
      <w:tr>
        <w:trPr>
          <w:trHeight w:val="31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6150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Silikátové alpínské a boreální trávníky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A1.1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Vyfoukávané alpínské trávníky</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1,5</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165.27</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A1.2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Zapojené alpínské trávníky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758.71</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Sněhová vyležiska</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1.59</w:t>
            </w:r>
          </w:p>
        </w:tc>
      </w:tr>
      <w:tr>
        <w:trPr>
          <w:trHeight w:val="51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6190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Panonské skalní trávníky (</w:t>
            </w:r>
            <w:r>
              <w:rPr>
                <w:rFonts w:eastAsia="Times New Roman"/>
                <w:i/>
                <w:iCs/>
                <w:color w:val="000000"/>
                <w:sz w:val="20"/>
                <w:szCs w:val="20"/>
              </w:rPr>
              <w:t>Stipo-Festucetalia pallentis</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Skalní vegetace s kostřavou sivou (</w:t>
            </w:r>
            <w:r>
              <w:rPr>
                <w:rFonts w:eastAsia="Times New Roman"/>
                <w:i/>
                <w:iCs/>
                <w:color w:val="000000"/>
                <w:sz w:val="20"/>
                <w:szCs w:val="20"/>
              </w:rPr>
              <w:t>Festuca pallens</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0,5</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315.29</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Pěchavové trávníky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38.38</w:t>
            </w:r>
          </w:p>
        </w:tc>
      </w:tr>
      <w:tr>
        <w:trPr>
          <w:trHeight w:val="76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6210*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Polopřirozené suché trávníky a facie křovin na vápnitých podložích (</w:t>
            </w:r>
            <w:r>
              <w:rPr>
                <w:rFonts w:eastAsia="Times New Roman"/>
                <w:i/>
                <w:iCs/>
                <w:color w:val="000000"/>
                <w:sz w:val="20"/>
                <w:szCs w:val="20"/>
              </w:rPr>
              <w:t>Festuco-Brometalia</w:t>
            </w:r>
            <w:r>
              <w:rPr>
                <w:rFonts w:eastAsia="Times New Roman"/>
                <w:color w:val="000000"/>
                <w:sz w:val="20"/>
                <w:szCs w:val="20"/>
              </w:rPr>
              <w:t>) (*význačná naleziště vstavačovitých)</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T3.3C*</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Úzkolisté suché trávníky, porosty s význačným výskytem vstavačovitých</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35.4</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T3.3D</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bez vstavačovitých</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1612.6</w:t>
            </w:r>
          </w:p>
        </w:tc>
      </w:tr>
      <w:tr>
        <w:trPr>
          <w:trHeight w:val="102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T3.4A*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Širokolisté suché trávníky, porosty s význačným výskytem vstavačovitých a s jalovcem obecným (</w:t>
            </w:r>
            <w:r>
              <w:rPr>
                <w:rFonts w:eastAsia="Times New Roman"/>
                <w:i/>
                <w:iCs/>
                <w:color w:val="000000"/>
                <w:sz w:val="20"/>
                <w:szCs w:val="20"/>
              </w:rPr>
              <w:t>Juniperus communis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59.66</w:t>
            </w:r>
          </w:p>
        </w:tc>
      </w:tr>
      <w:tr>
        <w:trPr>
          <w:trHeight w:val="6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T3.4C*</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s vstavačovitými a bez jalovce obecného (</w:t>
            </w:r>
            <w:r>
              <w:rPr>
                <w:rFonts w:eastAsia="Times New Roman"/>
                <w:i/>
                <w:iCs/>
                <w:color w:val="000000"/>
                <w:sz w:val="20"/>
                <w:szCs w:val="20"/>
              </w:rPr>
              <w:t>Juniperus communis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974.18</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T3.4D</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 bez vstavačovitých a bez jalovce obecného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11075.9</w:t>
            </w:r>
          </w:p>
        </w:tc>
      </w:tr>
      <w:tr>
        <w:trPr>
          <w:trHeight w:val="76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T3.5A*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suché trávníky, porosty s význačným výskytem vstavačovitých</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EN(VU)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26.43</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T3.5B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bez vstavačovitých</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1743.11</w:t>
            </w:r>
          </w:p>
        </w:tc>
      </w:tr>
      <w:tr>
        <w:trPr>
          <w:trHeight w:val="31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6230*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Druhově bohaté smilkové louky na silikátových podložích v horských oblastech (a v kontinentální Evropě v podhorských oblastech)</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T2.1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Subalpínské smilkové trávníky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150.2</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T2.2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Horské smilkové trávníky s alpínskými druhy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786.46</w:t>
            </w:r>
          </w:p>
        </w:tc>
      </w:tr>
      <w:tr>
        <w:trPr>
          <w:trHeight w:val="103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T2.3A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Podhorské a horské smilkové trávníky s rozptýlenými porosty jalovce obecného (</w:t>
            </w:r>
            <w:r>
              <w:rPr>
                <w:rFonts w:eastAsia="Times New Roman"/>
                <w:i/>
                <w:iCs/>
                <w:color w:val="000000"/>
                <w:sz w:val="20"/>
                <w:szCs w:val="20"/>
              </w:rPr>
              <w:t>Juniperus communis</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332.47</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T2.3B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Podhorské a horské smilkové trávníky bez jalovce</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8811.83</w:t>
            </w:r>
          </w:p>
        </w:tc>
      </w:tr>
      <w:tr>
        <w:trPr>
          <w:trHeight w:val="31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6240*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Subpanonské stepní trávníky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T3.3A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Subpanonské stepní trávníky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346.37</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6250*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Panonské sprašové stepní trávníky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T3.3B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Panonské sprašové stepní trávníky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0,4</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75.53</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6260*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Panonské písčité stepi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T5.4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Panonské stepní trávníky na písku</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0,5</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FF0000"/>
                <w:sz w:val="18"/>
              </w:rPr>
              <w:t>EN(VU</w:t>
            </w:r>
            <w:r>
              <w:rPr>
                <w:rFonts w:eastAsia="Times New Roman"/>
                <w:color w:val="000000"/>
                <w:sz w:val="18"/>
              </w:rPr>
              <w:t>)</w:t>
            </w:r>
          </w:p>
        </w:tc>
        <w:tc>
          <w:tcPr>
            <w:tcW w:w="63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60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97.9</w:t>
            </w:r>
          </w:p>
        </w:tc>
      </w:tr>
      <w:tr>
        <w:trPr>
          <w:trHeight w:val="87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6410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Bezkolencové louky na vápnitých, rašelinných nebo hlinito-jílovitých půdách (</w:t>
            </w:r>
            <w:r>
              <w:rPr>
                <w:rFonts w:eastAsia="Times New Roman"/>
                <w:i/>
                <w:iCs/>
                <w:color w:val="000000"/>
                <w:sz w:val="20"/>
                <w:szCs w:val="20"/>
              </w:rPr>
              <w:t>Molinion caeruleae</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T1.9</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Střídavě vlhké bezkolencové louky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3,0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8414.62</w:t>
            </w:r>
          </w:p>
        </w:tc>
      </w:tr>
      <w:tr>
        <w:trPr>
          <w:trHeight w:val="51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6430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Vlhkomilná vysokobylinná lemová společenstva nížin a horského až alpínského stupně</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M5</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Devětsilové lemy horských potoků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367.09</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M7</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Bylinné lemy nížinných řek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145.52</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A4.1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Subalpínské vysokostébelné trávníky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727.57</w:t>
            </w:r>
          </w:p>
        </w:tc>
      </w:tr>
      <w:tr>
        <w:trPr>
          <w:trHeight w:val="31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A4.2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Subalpínské vysokobylinné nivy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41.03</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A4.3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Subalpínské kapradinové nivy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53.64</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T1.6</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Vlhká tužebníková lada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NT(LC)</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12965.45</w:t>
            </w:r>
          </w:p>
        </w:tc>
      </w:tr>
      <w:tr>
        <w:trPr>
          <w:trHeight w:val="52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T1.8</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Kontinentální vysokobylinná vegetace</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7.47</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6440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Nivní louky říčních údolí svazu </w:t>
            </w:r>
            <w:r>
              <w:rPr>
                <w:rFonts w:eastAsia="Times New Roman"/>
                <w:i/>
                <w:iCs/>
                <w:color w:val="000000"/>
                <w:sz w:val="20"/>
                <w:szCs w:val="20"/>
              </w:rPr>
              <w:t>Cnidion dubii</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T1.7</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Kontinentální zaplavované louky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1155.57</w:t>
            </w:r>
          </w:p>
        </w:tc>
      </w:tr>
      <w:tr>
        <w:trPr>
          <w:trHeight w:val="102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6510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Extenzivní sečené louky nížin až podhůří (</w:t>
            </w:r>
            <w:r>
              <w:rPr>
                <w:rFonts w:eastAsia="Times New Roman"/>
                <w:i/>
                <w:iCs/>
                <w:color w:val="000000"/>
                <w:sz w:val="20"/>
                <w:szCs w:val="20"/>
              </w:rPr>
              <w:t>Arrhenatherion</w:t>
            </w:r>
            <w:r>
              <w:rPr>
                <w:rFonts w:eastAsia="Times New Roman"/>
                <w:color w:val="000000"/>
                <w:sz w:val="20"/>
                <w:szCs w:val="20"/>
              </w:rPr>
              <w:t xml:space="preserve">, </w:t>
            </w:r>
            <w:r>
              <w:rPr>
                <w:rFonts w:eastAsia="Times New Roman"/>
                <w:i/>
                <w:iCs/>
                <w:color w:val="000000"/>
                <w:sz w:val="20"/>
                <w:szCs w:val="20"/>
              </w:rPr>
              <w:t>Brachypodio-Centaureion nemoralis</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T1.1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Mezofilní ovsíkové louky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3,0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LC</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190716.2</w:t>
            </w:r>
          </w:p>
        </w:tc>
      </w:tr>
      <w:tr>
        <w:trPr>
          <w:trHeight w:val="30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6520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Horské sečené louky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T1.2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Horské trojštětové louky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3,0</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16031.35</w:t>
            </w:r>
          </w:p>
        </w:tc>
      </w:tr>
      <w:tr>
        <w:trPr>
          <w:trHeight w:val="30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7110*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Aktivní vrchoviště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R3.1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Otevřená vrchoviště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1,5</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631.28</w:t>
            </w:r>
          </w:p>
        </w:tc>
      </w:tr>
      <w:tr>
        <w:trPr>
          <w:trHeight w:val="31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R3.3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Vrchovištní šlenky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84.26</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7120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Degradovaná vrchoviště (ještě schopná přirozené obnovy)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R3.4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Degradovaná vrchoviště</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2,5</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784.93</w:t>
            </w:r>
          </w:p>
        </w:tc>
      </w:tr>
      <w:tr>
        <w:trPr>
          <w:trHeight w:val="51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7140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Přechodová rašeliniště a třasoviště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M1.6</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Mezotrofní vegetace bahnitých substrátů</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2,0</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64.06</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R2.2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Nevápnitá mechová slatiniště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2082.88</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R2.3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Přechodová rašeliniště</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2980.98</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7150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Prolákliny na rašelinném podloží (</w:t>
            </w:r>
            <w:r>
              <w:rPr>
                <w:rFonts w:eastAsia="Times New Roman"/>
                <w:i/>
                <w:iCs/>
                <w:color w:val="000000"/>
                <w:sz w:val="20"/>
                <w:szCs w:val="20"/>
              </w:rPr>
              <w:t>Rhynchosporion</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R2.4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Zrašelinělé půdy s hrotnosemenkou bílou (</w:t>
            </w:r>
            <w:r>
              <w:rPr>
                <w:rFonts w:eastAsia="Times New Roman"/>
                <w:i/>
                <w:iCs/>
                <w:color w:val="000000"/>
                <w:sz w:val="20"/>
                <w:szCs w:val="20"/>
              </w:rPr>
              <w:t>Rhynchospora alba</w:t>
            </w:r>
            <w:r>
              <w:rPr>
                <w:rFonts w:eastAsia="Times New Roman"/>
                <w:color w:val="000000"/>
                <w:sz w:val="20"/>
                <w:szCs w:val="20"/>
              </w:rPr>
              <w:t>)</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0,2</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14.08</w:t>
            </w:r>
          </w:p>
        </w:tc>
      </w:tr>
      <w:tr>
        <w:trPr>
          <w:trHeight w:val="102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7210*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Vápnitá slatiniště s mařicí pilovitou (</w:t>
            </w:r>
            <w:r>
              <w:rPr>
                <w:rFonts w:eastAsia="Times New Roman"/>
                <w:i/>
                <w:iCs/>
                <w:color w:val="000000"/>
                <w:sz w:val="20"/>
                <w:szCs w:val="20"/>
              </w:rPr>
              <w:t>Cladium mariscus</w:t>
            </w:r>
            <w:r>
              <w:rPr>
                <w:rFonts w:eastAsia="Times New Roman"/>
                <w:color w:val="000000"/>
                <w:sz w:val="20"/>
                <w:szCs w:val="20"/>
              </w:rPr>
              <w:t xml:space="preserve">) a druhy svazu Caricion davallianae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M1.8</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Vápnitá slatiniště s mařící pilovitou (</w:t>
            </w:r>
            <w:r>
              <w:rPr>
                <w:rFonts w:eastAsia="Times New Roman"/>
                <w:i/>
                <w:iCs/>
                <w:color w:val="000000"/>
                <w:sz w:val="20"/>
                <w:szCs w:val="20"/>
              </w:rPr>
              <w:t>Cladium mariscus</w:t>
            </w:r>
            <w:r>
              <w:rPr>
                <w:rFonts w:eastAsia="Times New Roman"/>
                <w:color w:val="000000"/>
                <w:sz w:val="20"/>
                <w:szCs w:val="20"/>
              </w:rPr>
              <w:t>)</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0,5</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4.12</w:t>
            </w:r>
          </w:p>
        </w:tc>
      </w:tr>
      <w:tr>
        <w:trPr>
          <w:trHeight w:val="31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7220*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Petrifikující prameny s tvorbou pěnovců (</w:t>
            </w:r>
            <w:r>
              <w:rPr>
                <w:rFonts w:eastAsia="Times New Roman"/>
                <w:i/>
                <w:iCs/>
                <w:color w:val="000000"/>
                <w:sz w:val="20"/>
                <w:szCs w:val="20"/>
              </w:rPr>
              <w:t>Cratoneurion</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R1.1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Luční pěnovcová prameniště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0,03</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12.38</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R1.3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Lesní pěnovcová prameniště</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19.1</w:t>
            </w:r>
          </w:p>
        </w:tc>
      </w:tr>
      <w:tr>
        <w:trPr>
          <w:trHeight w:val="31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7230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Zásaditá slatiniště</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R2.1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Vápnitá slatiniště</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0,2</w:t>
            </w:r>
          </w:p>
        </w:tc>
        <w:tc>
          <w:tcPr>
            <w:tcW w:w="878" w:type="dxa"/>
            <w:tcBorders>
              <w:bottom w:val="single" w:sz="4" w:space="0" w:color="000000"/>
              <w:right w:val="single" w:sz="4" w:space="0" w:color="000000"/>
            </w:tcBorders>
            <w:shd w:color="000000" w:fill="F2F2F2"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39.58</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8110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Silikátové sutě horského až niválního stupně (</w:t>
            </w:r>
            <w:r>
              <w:rPr>
                <w:rFonts w:eastAsia="Times New Roman"/>
                <w:i/>
                <w:iCs/>
                <w:color w:val="000000"/>
                <w:sz w:val="20"/>
                <w:szCs w:val="20"/>
              </w:rPr>
              <w:t>Androsacetalia alpinae</w:t>
            </w:r>
            <w:r>
              <w:rPr>
                <w:rFonts w:eastAsia="Times New Roman"/>
                <w:color w:val="000000"/>
                <w:sz w:val="20"/>
                <w:szCs w:val="20"/>
              </w:rPr>
              <w:t xml:space="preserve"> a </w:t>
            </w:r>
            <w:r>
              <w:rPr>
                <w:rFonts w:eastAsia="Times New Roman"/>
                <w:i/>
                <w:iCs/>
                <w:color w:val="000000"/>
                <w:sz w:val="20"/>
                <w:szCs w:val="20"/>
              </w:rPr>
              <w:t>Galeopsietalia ladani</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A6A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vegetace alpínských drolin</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0,2</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183.9</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8150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Středoevropské silikátové sutě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S2B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Pohyblivé sutě silikátových hornin</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0,4</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83.42</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8160*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Vápnité sutě pahorkatin a horského stupně</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S2A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Pohyblivé sutě karbonátových hornin</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0,2</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shd w:color="auto" w:fill="auto" w:val="clear"/>
            <w:vAlign w:val="bottom"/>
          </w:tcPr>
          <w:p>
            <w:pPr>
              <w:pStyle w:val="Normal"/>
              <w:widowControl w:val="false"/>
              <w:spacing w:lineRule="auto" w:line="240" w:before="0" w:after="0"/>
              <w:jc w:val="right"/>
              <w:rPr>
                <w:rFonts w:eastAsia="Times New Roman"/>
                <w:color w:val="000000"/>
              </w:rPr>
            </w:pPr>
            <w:r>
              <w:rPr>
                <w:rFonts w:eastAsia="Times New Roman"/>
                <w:color w:val="000000"/>
              </w:rPr>
              <w:t>24.04</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8210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Chasmofytická vegetace vápnitých skalnatých svahů</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S1.1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Štěrbinová vegetace vápnitých skal a drolin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0,3</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0066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FV</w:t>
            </w:r>
          </w:p>
        </w:tc>
        <w:tc>
          <w:tcPr>
            <w:tcW w:w="976" w:type="dxa"/>
            <w:tcBorders>
              <w:top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184.83</w:t>
            </w:r>
          </w:p>
        </w:tc>
      </w:tr>
      <w:tr>
        <w:trPr>
          <w:trHeight w:val="51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8220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Chasmofytická vegetace silikátových skalnatých svahů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S1.2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Štěrbinová vegetace silikátových skal a drolin</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0,3</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5492.15</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A5</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Skalní vegetace sudetských karů</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2.96</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A6B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vegetace alpínských skal</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41.31</w:t>
            </w:r>
          </w:p>
        </w:tc>
      </w:tr>
      <w:tr>
        <w:trPr>
          <w:trHeight w:val="103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8230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Pionýrská vegetace silikátových skal (</w:t>
            </w:r>
            <w:r>
              <w:rPr>
                <w:rFonts w:eastAsia="Times New Roman"/>
                <w:i/>
                <w:iCs/>
                <w:color w:val="000000"/>
                <w:sz w:val="20"/>
                <w:szCs w:val="20"/>
              </w:rPr>
              <w:t>Sedo-Scleranthion</w:t>
            </w:r>
            <w:r>
              <w:rPr>
                <w:rFonts w:eastAsia="Times New Roman"/>
                <w:color w:val="000000"/>
                <w:sz w:val="20"/>
                <w:szCs w:val="20"/>
              </w:rPr>
              <w:t xml:space="preserve">, </w:t>
            </w:r>
            <w:r>
              <w:rPr>
                <w:rFonts w:eastAsia="Times New Roman"/>
                <w:i/>
                <w:iCs/>
                <w:color w:val="000000"/>
                <w:sz w:val="20"/>
                <w:szCs w:val="20"/>
              </w:rPr>
              <w:t>Sedo albi</w:t>
              <w:noBreakHyphen/>
              <w:t>eronicion dillenii</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T6.1A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vegetace efemér a sukulentů, porosty s převahou netřesku výběžkatého (</w:t>
            </w:r>
            <w:r>
              <w:rPr>
                <w:rFonts w:eastAsia="Times New Roman"/>
                <w:i/>
                <w:iCs/>
                <w:color w:val="000000"/>
                <w:sz w:val="20"/>
                <w:szCs w:val="20"/>
              </w:rPr>
              <w:t>Jovibarba globifera</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0,06</w:t>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6.57</w:t>
            </w:r>
          </w:p>
        </w:tc>
      </w:tr>
      <w:tr>
        <w:trPr>
          <w:trHeight w:val="102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T6.1B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vegetace efemér a sukulentů, porosty bez převahy netřesku výběžkatého (</w:t>
            </w:r>
            <w:r>
              <w:rPr>
                <w:rFonts w:eastAsia="Times New Roman"/>
                <w:i/>
                <w:iCs/>
                <w:color w:val="000000"/>
                <w:sz w:val="20"/>
                <w:szCs w:val="20"/>
              </w:rPr>
              <w:t>Jovibarba globifera</w:t>
            </w:r>
            <w:r>
              <w:rPr>
                <w:rFonts w:eastAsia="Times New Roman"/>
                <w:color w:val="000000"/>
                <w:sz w:val="20"/>
                <w:szCs w:val="20"/>
              </w:rPr>
              <w:t>)</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FFF2CC"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130.37</w:t>
            </w:r>
          </w:p>
        </w:tc>
      </w:tr>
      <w:tr>
        <w:trPr>
          <w:trHeight w:val="31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9110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Bučiny asociace </w:t>
            </w:r>
            <w:r>
              <w:rPr>
                <w:rFonts w:eastAsia="Times New Roman"/>
                <w:i/>
                <w:iCs/>
                <w:color w:val="000000"/>
                <w:sz w:val="20"/>
                <w:szCs w:val="20"/>
              </w:rPr>
              <w:t>Luzulo-Fagetum</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L5.4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bučiny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40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LC</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147398.7</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9130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Bučiny asociace </w:t>
            </w:r>
            <w:r>
              <w:rPr>
                <w:rFonts w:eastAsia="Times New Roman"/>
                <w:i/>
                <w:iCs/>
                <w:color w:val="000000"/>
                <w:sz w:val="20"/>
                <w:szCs w:val="20"/>
              </w:rPr>
              <w:t>Asperulo-Fagetum</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L5.1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Květnaté bučiny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40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LC</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122930</w:t>
            </w:r>
          </w:p>
        </w:tc>
      </w:tr>
      <w:tr>
        <w:trPr>
          <w:trHeight w:val="102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9140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Středoevropské subalpínské bučiny (s javorem – </w:t>
            </w:r>
            <w:r>
              <w:rPr>
                <w:rFonts w:eastAsia="Times New Roman"/>
                <w:i/>
                <w:iCs/>
                <w:color w:val="000000"/>
                <w:sz w:val="20"/>
                <w:szCs w:val="20"/>
              </w:rPr>
              <w:t xml:space="preserve">Acer </w:t>
            </w:r>
            <w:r>
              <w:rPr>
                <w:rFonts w:eastAsia="Times New Roman"/>
                <w:color w:val="000000"/>
                <w:sz w:val="20"/>
                <w:szCs w:val="20"/>
              </w:rPr>
              <w:t xml:space="preserve">a šťovíkem horským – </w:t>
            </w:r>
            <w:r>
              <w:rPr>
                <w:rFonts w:eastAsia="Times New Roman"/>
                <w:i/>
                <w:iCs/>
                <w:color w:val="000000"/>
                <w:sz w:val="20"/>
                <w:szCs w:val="20"/>
              </w:rPr>
              <w:t>Rumex arifolius</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L5.2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Horské klenové bučiny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4,0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A6A6A6"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XX</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920.89</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9150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Středoevropské vápencové bučiny (</w:t>
            </w:r>
            <w:r>
              <w:rPr>
                <w:rFonts w:eastAsia="Times New Roman"/>
                <w:i/>
                <w:iCs/>
                <w:color w:val="000000"/>
                <w:sz w:val="20"/>
                <w:szCs w:val="20"/>
              </w:rPr>
              <w:t>Cephalanthero-Fagion</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L5.3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Vápnomilné bučiny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2,5</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960.3</w:t>
            </w:r>
          </w:p>
        </w:tc>
      </w:tr>
      <w:tr>
        <w:trPr>
          <w:trHeight w:val="31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9170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 xml:space="preserve">Dubohabřiny asociace </w:t>
            </w:r>
            <w:r>
              <w:rPr>
                <w:rFonts w:eastAsia="Times New Roman"/>
                <w:i/>
                <w:iCs/>
                <w:color w:val="000000"/>
                <w:sz w:val="20"/>
                <w:szCs w:val="20"/>
              </w:rPr>
              <w:t>Galio-Carpinetum</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L3.1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Hercynské dubohabřiny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30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101061.4</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L3.2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Polonské dubohabřiny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11257.76</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L3.3B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Západokarpatské dubohabřiny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39497.51</w:t>
            </w:r>
          </w:p>
        </w:tc>
      </w:tr>
      <w:tr>
        <w:trPr>
          <w:trHeight w:val="52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9180*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Lesy svazu </w:t>
            </w:r>
            <w:r>
              <w:rPr>
                <w:rFonts w:eastAsia="Times New Roman"/>
                <w:i/>
                <w:iCs/>
                <w:color w:val="000000"/>
                <w:sz w:val="20"/>
                <w:szCs w:val="20"/>
              </w:rPr>
              <w:t>Tilio-Acerion</w:t>
            </w:r>
            <w:r>
              <w:rPr>
                <w:rFonts w:eastAsia="Times New Roman"/>
                <w:color w:val="000000"/>
                <w:sz w:val="20"/>
                <w:szCs w:val="20"/>
              </w:rPr>
              <w:t xml:space="preserve"> na svazích, sutích a v roklích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Suťové lesy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8,0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20933.75</w:t>
            </w:r>
          </w:p>
        </w:tc>
      </w:tr>
      <w:tr>
        <w:trPr>
          <w:trHeight w:val="765"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9190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Staré acidofilní doubravy s dubem letním (</w:t>
            </w:r>
            <w:r>
              <w:rPr>
                <w:rFonts w:eastAsia="Times New Roman"/>
                <w:i/>
                <w:iCs/>
                <w:color w:val="000000"/>
                <w:sz w:val="20"/>
                <w:szCs w:val="20"/>
              </w:rPr>
              <w:t>Quercus robur</w:t>
            </w:r>
            <w:r>
              <w:rPr>
                <w:rFonts w:eastAsia="Times New Roman"/>
                <w:color w:val="000000"/>
                <w:sz w:val="20"/>
                <w:szCs w:val="20"/>
              </w:rPr>
              <w:t>) na písčitých pláních</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L7.2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Vlhké acidofilní doubravy </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6,0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10414.15</w:t>
            </w:r>
          </w:p>
        </w:tc>
      </w:tr>
      <w:tr>
        <w:trPr>
          <w:trHeight w:val="30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91D0*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Rašelinný les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R3.2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Vrchoviště s klečí (</w:t>
            </w:r>
            <w:r>
              <w:rPr>
                <w:rFonts w:eastAsia="Times New Roman"/>
                <w:i/>
                <w:iCs/>
                <w:color w:val="000000"/>
                <w:sz w:val="20"/>
                <w:szCs w:val="20"/>
              </w:rPr>
              <w:t>Pinus mugo</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1704.2</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L9.2A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Rašelinné smrčiny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6002.02</w:t>
            </w:r>
          </w:p>
        </w:tc>
      </w:tr>
      <w:tr>
        <w:trPr>
          <w:trHeight w:val="31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L10.1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Rašelinné březiny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1448.4</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L10.2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Rašelinné brusnicové bory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4373.33</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L10.3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Suchopýrové bory kontinentálních rašelinišť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b/>
                <w:b/>
                <w:color w:val="FF0000"/>
                <w:sz w:val="18"/>
              </w:rPr>
            </w:pPr>
            <w:r>
              <w:rPr>
                <w:rFonts w:eastAsia="Times New Roman"/>
                <w:b/>
                <w:color w:val="FF0000"/>
                <w:sz w:val="18"/>
              </w:rPr>
              <w:t>CR(EN)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73</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L10.4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Blatkové bory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1000.85</w:t>
            </w:r>
          </w:p>
        </w:tc>
      </w:tr>
      <w:tr>
        <w:trPr>
          <w:trHeight w:val="51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91E0*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Smíšené jasanovo-olšové lužní lesy temperátní a boreální Evropy (</w:t>
            </w:r>
            <w:r>
              <w:rPr>
                <w:rFonts w:eastAsia="Times New Roman"/>
                <w:i/>
                <w:iCs/>
                <w:color w:val="000000"/>
                <w:sz w:val="20"/>
                <w:szCs w:val="20"/>
              </w:rPr>
              <w:t>Alno-Padion</w:t>
            </w:r>
            <w:r>
              <w:rPr>
                <w:rFonts w:eastAsia="Times New Roman"/>
                <w:color w:val="000000"/>
                <w:sz w:val="20"/>
                <w:szCs w:val="20"/>
              </w:rPr>
              <w:t xml:space="preserve">, </w:t>
            </w:r>
            <w:r>
              <w:rPr>
                <w:rFonts w:eastAsia="Times New Roman"/>
                <w:i/>
                <w:iCs/>
                <w:color w:val="000000"/>
                <w:sz w:val="20"/>
                <w:szCs w:val="20"/>
              </w:rPr>
              <w:t>Alnion incanae</w:t>
            </w:r>
            <w:r>
              <w:rPr>
                <w:rFonts w:eastAsia="Times New Roman"/>
                <w:color w:val="000000"/>
                <w:sz w:val="20"/>
                <w:szCs w:val="20"/>
              </w:rPr>
              <w:t xml:space="preserve">, </w:t>
            </w:r>
            <w:r>
              <w:rPr>
                <w:rFonts w:eastAsia="Times New Roman"/>
                <w:i/>
                <w:iCs/>
                <w:color w:val="000000"/>
                <w:sz w:val="20"/>
                <w:szCs w:val="20"/>
              </w:rPr>
              <w:t>Salicion albae</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L2.1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Horské olšiny s olší šedou (</w:t>
            </w:r>
            <w:r>
              <w:rPr>
                <w:rFonts w:eastAsia="Times New Roman"/>
                <w:i/>
                <w:iCs/>
                <w:color w:val="000000"/>
                <w:sz w:val="20"/>
                <w:szCs w:val="20"/>
              </w:rPr>
              <w:t>Alnus incana</w:t>
            </w:r>
            <w:r>
              <w:rPr>
                <w:rFonts w:eastAsia="Times New Roman"/>
                <w:color w:val="000000"/>
                <w:sz w:val="20"/>
                <w:szCs w:val="20"/>
              </w:rPr>
              <w:t>)</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8,0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556.36</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L2.2A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Údolní jasanovo-olšové luhy, typické porosty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79605.75</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L2.4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Měkké luhy nížinných řek</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2649.67</w:t>
            </w:r>
          </w:p>
        </w:tc>
      </w:tr>
      <w:tr>
        <w:trPr>
          <w:trHeight w:val="258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91F0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Smíšené lužní lesy s dubem letním (</w:t>
            </w:r>
            <w:r>
              <w:rPr>
                <w:rFonts w:eastAsia="Times New Roman"/>
                <w:i/>
                <w:iCs/>
                <w:color w:val="000000"/>
                <w:sz w:val="20"/>
                <w:szCs w:val="20"/>
              </w:rPr>
              <w:t>Quercus robur</w:t>
            </w:r>
            <w:r>
              <w:rPr>
                <w:rFonts w:eastAsia="Times New Roman"/>
                <w:color w:val="000000"/>
                <w:sz w:val="20"/>
                <w:szCs w:val="20"/>
              </w:rPr>
              <w:t>), jilmem vazem (</w:t>
            </w:r>
            <w:r>
              <w:rPr>
                <w:rFonts w:eastAsia="Times New Roman"/>
                <w:i/>
                <w:iCs/>
                <w:color w:val="000000"/>
                <w:sz w:val="20"/>
                <w:szCs w:val="20"/>
              </w:rPr>
              <w:t>Ulmus laevis</w:t>
            </w:r>
            <w:r>
              <w:rPr>
                <w:rFonts w:eastAsia="Times New Roman"/>
                <w:color w:val="000000"/>
                <w:sz w:val="20"/>
                <w:szCs w:val="20"/>
              </w:rPr>
              <w:t>) a jilmem habrolistým (</w:t>
            </w:r>
            <w:r>
              <w:rPr>
                <w:rFonts w:eastAsia="Times New Roman"/>
                <w:i/>
                <w:iCs/>
                <w:color w:val="000000"/>
                <w:sz w:val="20"/>
                <w:szCs w:val="20"/>
              </w:rPr>
              <w:t>Ulmus minor</w:t>
            </w:r>
            <w:r>
              <w:rPr>
                <w:rFonts w:eastAsia="Times New Roman"/>
                <w:color w:val="000000"/>
                <w:sz w:val="20"/>
                <w:szCs w:val="20"/>
              </w:rPr>
              <w:t>), jasanem ztepilým (</w:t>
            </w:r>
            <w:r>
              <w:rPr>
                <w:rFonts w:eastAsia="Times New Roman"/>
                <w:i/>
                <w:iCs/>
                <w:color w:val="000000"/>
                <w:sz w:val="20"/>
                <w:szCs w:val="20"/>
              </w:rPr>
              <w:t>Fraxinus excelsior</w:t>
            </w:r>
            <w:r>
              <w:rPr>
                <w:rFonts w:eastAsia="Times New Roman"/>
                <w:color w:val="000000"/>
                <w:sz w:val="20"/>
                <w:szCs w:val="20"/>
              </w:rPr>
              <w:t>) nebo jasanem úzkolistým (</w:t>
            </w:r>
            <w:r>
              <w:rPr>
                <w:rFonts w:eastAsia="Times New Roman"/>
                <w:i/>
                <w:iCs/>
                <w:color w:val="000000"/>
                <w:sz w:val="20"/>
                <w:szCs w:val="20"/>
              </w:rPr>
              <w:t>Fraxinus angustifolia</w:t>
            </w:r>
            <w:r>
              <w:rPr>
                <w:rFonts w:eastAsia="Times New Roman"/>
                <w:color w:val="000000"/>
                <w:sz w:val="20"/>
                <w:szCs w:val="20"/>
              </w:rPr>
              <w:t>) podél velkých řek atlanstké a středoevropské provincie (</w:t>
            </w:r>
            <w:r>
              <w:rPr>
                <w:rFonts w:eastAsia="Times New Roman"/>
                <w:i/>
                <w:iCs/>
                <w:color w:val="000000"/>
                <w:sz w:val="20"/>
                <w:szCs w:val="20"/>
              </w:rPr>
              <w:t>Ulmenion minoris</w:t>
            </w:r>
            <w:r>
              <w:rPr>
                <w:rFonts w:eastAsia="Times New Roman"/>
                <w:color w:val="000000"/>
                <w:sz w:val="20"/>
                <w:szCs w:val="20"/>
              </w:rPr>
              <w:t>)</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L2.3A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Tvrdé luhy nížinných řek, člověkem málo ovlivněné porosty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20,0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24138.08</w:t>
            </w:r>
          </w:p>
        </w:tc>
      </w:tr>
      <w:tr>
        <w:trPr>
          <w:trHeight w:val="177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91G0*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Panonské dubohabřiny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L3.3A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Panonsko-karpatské dubohabřiny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30</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VU(NT)</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4259.18</w:t>
            </w:r>
          </w:p>
        </w:tc>
      </w:tr>
      <w:tr>
        <w:trPr>
          <w:trHeight w:val="6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L3.4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Panonské dubohabřiny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5705.24</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91H0*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Panonské šipákové doubravy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L6.1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Perialpidské bazifilní teplomilné doubravy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3,5</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910.72</w:t>
            </w:r>
          </w:p>
        </w:tc>
      </w:tr>
      <w:tr>
        <w:trPr>
          <w:trHeight w:val="525"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91I0*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Eurosibiřské stepní doubravy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L6.2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Panonské teplomilné doubravy na spraši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20"/>
                <w:szCs w:val="20"/>
              </w:rPr>
            </w:pPr>
            <w:r>
              <w:rPr>
                <w:rFonts w:eastAsia="Times New Roman"/>
                <w:color w:val="000000"/>
                <w:sz w:val="20"/>
                <w:szCs w:val="20"/>
              </w:rPr>
              <w:t>15</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vMerge w:val="restart"/>
            <w:tcBorders>
              <w:left w:val="single" w:sz="4" w:space="0" w:color="000000"/>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1653.57</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L6.3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Panonské teplomilné doubravy na písku </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1372.55</w:t>
            </w:r>
          </w:p>
        </w:tc>
      </w:tr>
      <w:tr>
        <w:trPr>
          <w:trHeight w:val="51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L6.4</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Středoevropské bazifilní teplomilné doubravy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NT</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3918.26</w:t>
            </w:r>
          </w:p>
        </w:tc>
      </w:tr>
      <w:tr>
        <w:trPr>
          <w:trHeight w:val="76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L6.5A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teplomilné doubravy s kručinkou chlupatou (</w:t>
            </w:r>
            <w:r>
              <w:rPr>
                <w:rFonts w:eastAsia="Times New Roman"/>
                <w:i/>
                <w:iCs/>
                <w:color w:val="000000"/>
                <w:sz w:val="20"/>
                <w:szCs w:val="20"/>
              </w:rPr>
              <w:t>Genista pilosa)</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217.37</w:t>
            </w:r>
          </w:p>
        </w:tc>
      </w:tr>
      <w:tr>
        <w:trPr>
          <w:trHeight w:val="51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91T0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Středoevropské lišejníkové bory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L8.1A</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Boreokontinentální bory, lišejníkové porosty na píscích</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3,5</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tcBorders>
              <w:bottom w:val="single" w:sz="4" w:space="0" w:color="000000"/>
              <w:right w:val="single" w:sz="4" w:space="0" w:color="000000"/>
            </w:tcBorders>
            <w:shd w:color="000000" w:fill="FF00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U2=</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1173.37</w:t>
            </w:r>
          </w:p>
        </w:tc>
      </w:tr>
      <w:tr>
        <w:trPr>
          <w:trHeight w:val="300" w:hRule="atLeast"/>
        </w:trPr>
        <w:tc>
          <w:tcPr>
            <w:tcW w:w="1074" w:type="dxa"/>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91U0</w:t>
            </w:r>
          </w:p>
        </w:tc>
        <w:tc>
          <w:tcPr>
            <w:tcW w:w="1791"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Lesostepní bory</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L8.2</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Lesostepní bory</w:t>
            </w:r>
          </w:p>
        </w:tc>
        <w:tc>
          <w:tcPr>
            <w:tcW w:w="853"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5</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EN(VU)</w:t>
            </w:r>
          </w:p>
        </w:tc>
        <w:tc>
          <w:tcPr>
            <w:tcW w:w="634" w:type="dxa"/>
            <w:tcBorders>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384.04</w:t>
            </w:r>
          </w:p>
        </w:tc>
      </w:tr>
      <w:tr>
        <w:trPr>
          <w:trHeight w:val="300" w:hRule="atLeast"/>
        </w:trPr>
        <w:tc>
          <w:tcPr>
            <w:tcW w:w="107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9410</w:t>
            </w:r>
          </w:p>
        </w:tc>
        <w:tc>
          <w:tcPr>
            <w:tcW w:w="1791"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Acidofilní smrčiny (</w:t>
            </w:r>
            <w:r>
              <w:rPr>
                <w:rFonts w:eastAsia="Times New Roman"/>
                <w:i/>
                <w:iCs/>
                <w:color w:val="000000"/>
                <w:sz w:val="20"/>
                <w:szCs w:val="20"/>
              </w:rPr>
              <w:t>Vaccinio-Piceetea</w:t>
            </w:r>
            <w:r>
              <w:rPr>
                <w:rFonts w:eastAsia="Times New Roman"/>
                <w:color w:val="000000"/>
                <w:sz w:val="20"/>
                <w:szCs w:val="20"/>
              </w:rPr>
              <w:t xml:space="preserve">) </w:t>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L9.1</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 xml:space="preserve">Horské třtinové smrčiny </w:t>
            </w:r>
          </w:p>
        </w:tc>
        <w:tc>
          <w:tcPr>
            <w:tcW w:w="853"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25</w:t>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restart"/>
            <w:tcBorders>
              <w:left w:val="single" w:sz="4" w:space="0" w:color="000000"/>
              <w:bottom w:val="single" w:sz="4" w:space="0" w:color="000000"/>
              <w:right w:val="single" w:sz="4" w:space="0" w:color="000000"/>
            </w:tcBorders>
            <w:shd w:color="000000" w:fill="FF9900"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U1+</w:t>
            </w:r>
          </w:p>
        </w:tc>
        <w:tc>
          <w:tcPr>
            <w:tcW w:w="604" w:type="dxa"/>
            <w:vMerge w:val="restart"/>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 </w:t>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43880.93</w:t>
            </w:r>
          </w:p>
        </w:tc>
      </w:tr>
      <w:tr>
        <w:trPr>
          <w:trHeight w:val="300"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L9.2B</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Podmáčené smrčiny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000000"/>
                <w:sz w:val="18"/>
              </w:rPr>
            </w:pPr>
            <w:r>
              <w:rPr>
                <w:rFonts w:eastAsia="Times New Roman"/>
                <w:color w:val="000000"/>
                <w:sz w:val="18"/>
              </w:rPr>
              <w:t>VU</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29813.28</w:t>
            </w:r>
          </w:p>
        </w:tc>
      </w:tr>
      <w:tr>
        <w:trPr>
          <w:trHeight w:val="315" w:hRule="atLeast"/>
        </w:trPr>
        <w:tc>
          <w:tcPr>
            <w:tcW w:w="107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1791"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r>
          </w:p>
        </w:tc>
        <w:tc>
          <w:tcPr>
            <w:tcW w:w="875"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center"/>
              <w:rPr>
                <w:rFonts w:eastAsia="Times New Roman"/>
                <w:b/>
                <w:b/>
                <w:bCs/>
                <w:color w:val="000000"/>
                <w:sz w:val="20"/>
                <w:szCs w:val="20"/>
              </w:rPr>
            </w:pPr>
            <w:r>
              <w:rPr>
                <w:rFonts w:eastAsia="Times New Roman"/>
                <w:b/>
                <w:bCs/>
                <w:color w:val="000000"/>
                <w:sz w:val="20"/>
                <w:szCs w:val="20"/>
              </w:rPr>
              <w:t>L9.3</w:t>
            </w:r>
          </w:p>
        </w:tc>
        <w:tc>
          <w:tcPr>
            <w:tcW w:w="201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rPr>
                <w:rFonts w:eastAsia="Times New Roman"/>
                <w:color w:val="000000"/>
                <w:sz w:val="20"/>
                <w:szCs w:val="20"/>
              </w:rPr>
            </w:pPr>
            <w:r>
              <w:rPr>
                <w:rFonts w:eastAsia="Times New Roman"/>
                <w:color w:val="000000"/>
                <w:sz w:val="20"/>
                <w:szCs w:val="20"/>
              </w:rPr>
              <w:t>Horské papratkové smrčiny</w:t>
            </w:r>
          </w:p>
        </w:tc>
        <w:tc>
          <w:tcPr>
            <w:tcW w:w="853"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b/>
                <w:b/>
                <w:bCs/>
                <w:color w:val="000000"/>
                <w:sz w:val="20"/>
                <w:szCs w:val="20"/>
              </w:rPr>
            </w:pPr>
            <w:r>
              <w:rPr>
                <w:rFonts w:eastAsia="Times New Roman"/>
                <w:b/>
                <w:bCs/>
                <w:color w:val="000000"/>
                <w:sz w:val="20"/>
                <w:szCs w:val="20"/>
              </w:rPr>
            </w:r>
          </w:p>
        </w:tc>
        <w:tc>
          <w:tcPr>
            <w:tcW w:w="878" w:type="dxa"/>
            <w:tcBorders>
              <w:bottom w:val="single" w:sz="4" w:space="0" w:color="000000"/>
              <w:right w:val="single" w:sz="4" w:space="0" w:color="000000"/>
            </w:tcBorders>
            <w:shd w:color="000000" w:fill="E2EFDA" w:val="clear"/>
            <w:vAlign w:val="center"/>
          </w:tcPr>
          <w:p>
            <w:pPr>
              <w:pStyle w:val="Normal"/>
              <w:widowControl w:val="false"/>
              <w:spacing w:lineRule="auto" w:line="240" w:before="0" w:after="0"/>
              <w:jc w:val="center"/>
              <w:rPr>
                <w:rFonts w:eastAsia="Times New Roman"/>
                <w:color w:val="FF0000"/>
                <w:sz w:val="18"/>
              </w:rPr>
            </w:pPr>
            <w:r>
              <w:rPr>
                <w:rFonts w:eastAsia="Times New Roman"/>
                <w:color w:val="FF0000"/>
                <w:sz w:val="18"/>
              </w:rPr>
              <w:t>EN</w:t>
            </w:r>
          </w:p>
        </w:tc>
        <w:tc>
          <w:tcPr>
            <w:tcW w:w="63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604" w:type="dxa"/>
            <w:vMerge w:val="continue"/>
            <w:tcBorders>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olor w:val="000000"/>
                <w:sz w:val="18"/>
              </w:rPr>
            </w:pPr>
            <w:r>
              <w:rPr>
                <w:rFonts w:eastAsia="Times New Roman"/>
                <w:color w:val="000000"/>
                <w:sz w:val="18"/>
              </w:rPr>
            </w:r>
          </w:p>
        </w:tc>
        <w:tc>
          <w:tcPr>
            <w:tcW w:w="976" w:type="dxa"/>
            <w:tcBorders>
              <w:bottom w:val="single" w:sz="4" w:space="0" w:color="000000"/>
              <w:right w:val="single" w:sz="4" w:space="0" w:color="000000"/>
            </w:tcBorders>
            <w:shd w:color="auto" w:fill="auto" w:val="clear"/>
            <w:vAlign w:val="center"/>
          </w:tcPr>
          <w:p>
            <w:pPr>
              <w:pStyle w:val="Normal"/>
              <w:widowControl w:val="false"/>
              <w:spacing w:lineRule="auto" w:line="240" w:before="0" w:after="0"/>
              <w:jc w:val="right"/>
              <w:rPr>
                <w:rFonts w:eastAsia="Times New Roman"/>
                <w:color w:val="000000"/>
                <w:sz w:val="20"/>
                <w:szCs w:val="20"/>
              </w:rPr>
            </w:pPr>
            <w:r>
              <w:rPr>
                <w:rFonts w:eastAsia="Times New Roman"/>
                <w:color w:val="000000"/>
                <w:sz w:val="20"/>
                <w:szCs w:val="20"/>
              </w:rPr>
              <w:t>943.6</w:t>
            </w:r>
          </w:p>
        </w:tc>
      </w:tr>
    </w:tbl>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rPr>
          <w:b/>
          <w:b/>
        </w:rPr>
      </w:pPr>
      <w:r>
        <w:rPr>
          <w:rFonts w:cs="Times New Roman" w:ascii="Times New Roman" w:hAnsi="Times New Roman"/>
          <w:sz w:val="24"/>
          <w:szCs w:val="24"/>
        </w:rPr>
        <w:t xml:space="preserve">Příloha 3: </w:t>
      </w:r>
      <w:r>
        <w:rPr>
          <w:b/>
        </w:rPr>
        <w:t>Seznam expanzních druhů, které mohou mít negativní vliv na habitatové předměty ochrany EVL</w:t>
      </w:r>
    </w:p>
    <w:p>
      <w:pPr>
        <w:pStyle w:val="Normal"/>
        <w:suppressAutoHyphens w:val="false"/>
        <w:rPr>
          <w:b/>
          <w:b/>
        </w:rPr>
      </w:pPr>
      <w:r>
        <w:rPr>
          <w:b/>
        </w:rPr>
        <w:t>Předpoklady:</w:t>
      </w:r>
    </w:p>
    <w:p>
      <w:pPr>
        <w:pStyle w:val="Normal"/>
        <w:numPr>
          <w:ilvl w:val="0"/>
          <w:numId w:val="5"/>
        </w:numPr>
        <w:suppressAutoHyphens w:val="false"/>
        <w:spacing w:before="0" w:after="160"/>
        <w:contextualSpacing/>
        <w:rPr/>
      </w:pPr>
      <w:r>
        <w:rPr/>
        <w:t>Jedná se o první (hrubý) podklad pro hodnocení habitatů z hlediska expanzních druhů.</w:t>
      </w:r>
    </w:p>
    <w:p>
      <w:pPr>
        <w:pStyle w:val="Normal"/>
        <w:numPr>
          <w:ilvl w:val="0"/>
          <w:numId w:val="5"/>
        </w:numPr>
        <w:suppressAutoHyphens w:val="false"/>
        <w:spacing w:before="0" w:after="160"/>
        <w:contextualSpacing/>
        <w:rPr>
          <w:rFonts w:ascii="Calibri" w:hAnsi="Calibri" w:cs="Calibri"/>
          <w:color w:val="201F1E"/>
          <w:shd w:fill="FFFFFF" w:val="clear"/>
        </w:rPr>
      </w:pPr>
      <w:r>
        <w:rPr/>
        <w:t xml:space="preserve">V žádném případě by seznam neměl vést k automatické likvidaci uvedených druhů na jednotlivých lokalitách bez (a) taxonomického potvrzení, že se jedná o uvedený druh (např. </w:t>
      </w:r>
      <w:r>
        <w:rPr>
          <w:i/>
        </w:rPr>
        <w:t>Rubus fruticosus</w:t>
      </w:r>
      <w:r>
        <w:rPr/>
        <w:t xml:space="preserve"> agg. může zahrnovat i významné a vzácné taxony – </w:t>
      </w:r>
      <w:r>
        <w:rPr>
          <w:rFonts w:cs="Calibri"/>
          <w:i/>
          <w:color w:val="201F1E"/>
          <w:shd w:fill="FFFFFF" w:val="clear"/>
        </w:rPr>
        <w:t>Rubus passaviensis</w:t>
      </w:r>
      <w:r>
        <w:rPr>
          <w:rFonts w:cs="Calibri"/>
          <w:color w:val="201F1E"/>
          <w:shd w:fill="FFFFFF" w:val="clear"/>
        </w:rPr>
        <w:t xml:space="preserve">, </w:t>
      </w:r>
      <w:r>
        <w:rPr>
          <w:rFonts w:cs="Calibri"/>
          <w:i/>
          <w:iCs/>
          <w:color w:val="201F1E"/>
          <w:shd w:fill="FFFFFF" w:val="clear"/>
        </w:rPr>
        <w:t>Rubus sorbicus</w:t>
      </w:r>
      <w:r>
        <w:rPr>
          <w:rFonts w:cs="Calibri"/>
          <w:iCs/>
          <w:color w:val="201F1E"/>
          <w:shd w:fill="FFFFFF" w:val="clear"/>
        </w:rPr>
        <w:t xml:space="preserve"> apod.</w:t>
      </w:r>
      <w:r>
        <w:rPr/>
        <w:t>), které nevykazují expanzní aktivitu, ba naopak, může se jednat o druhy endemitní.</w:t>
      </w:r>
    </w:p>
    <w:p>
      <w:pPr>
        <w:pStyle w:val="Normal"/>
        <w:suppressAutoHyphens w:val="false"/>
        <w:rPr>
          <w:b/>
          <w:b/>
        </w:rPr>
      </w:pPr>
      <w:r>
        <w:rPr>
          <w:b/>
        </w:rPr>
        <w:t xml:space="preserve">Seznam: </w:t>
      </w:r>
    </w:p>
    <w:p>
      <w:pPr>
        <w:pStyle w:val="Normal"/>
        <w:suppressAutoHyphens w:val="false"/>
        <w:rPr>
          <w:i/>
          <w:i/>
        </w:rPr>
      </w:pPr>
      <w:r>
        <w:rPr>
          <w:i/>
        </w:rPr>
        <w:t>Calamagrostis epigejos</w:t>
      </w:r>
    </w:p>
    <w:p>
      <w:pPr>
        <w:pStyle w:val="Normal"/>
        <w:suppressAutoHyphens w:val="false"/>
        <w:rPr>
          <w:i/>
          <w:i/>
        </w:rPr>
      </w:pPr>
      <w:r>
        <w:rPr>
          <w:i/>
        </w:rPr>
        <w:t>Phalaris arundinacea</w:t>
      </w:r>
    </w:p>
    <w:p>
      <w:pPr>
        <w:pStyle w:val="Normal"/>
        <w:suppressAutoHyphens w:val="false"/>
        <w:rPr>
          <w:i/>
          <w:i/>
        </w:rPr>
      </w:pPr>
      <w:r>
        <w:rPr>
          <w:i/>
        </w:rPr>
        <w:t>Rubus idaeus</w:t>
      </w:r>
    </w:p>
    <w:p>
      <w:pPr>
        <w:pStyle w:val="Normal"/>
        <w:suppressAutoHyphens w:val="false"/>
        <w:rPr/>
      </w:pPr>
      <w:r>
        <w:rPr>
          <w:i/>
        </w:rPr>
        <w:t xml:space="preserve">Rubus fruticosus </w:t>
      </w:r>
      <w:r>
        <w:rPr/>
        <w:t>agg.</w:t>
      </w:r>
    </w:p>
    <w:p>
      <w:pPr>
        <w:pStyle w:val="Normal"/>
        <w:suppressAutoHyphens w:val="false"/>
        <w:rPr>
          <w:i/>
          <w:i/>
        </w:rPr>
      </w:pPr>
      <w:r>
        <w:rPr>
          <w:i/>
        </w:rPr>
        <w:t>Hedera helix</w:t>
      </w:r>
    </w:p>
    <w:p>
      <w:pPr>
        <w:pStyle w:val="Normal"/>
        <w:suppressAutoHyphens w:val="false"/>
        <w:rPr>
          <w:i/>
          <w:i/>
        </w:rPr>
      </w:pPr>
      <w:r>
        <w:rPr>
          <w:i/>
        </w:rPr>
        <w:t>Cirsium heterophyllum</w:t>
      </w:r>
    </w:p>
    <w:p>
      <w:pPr>
        <w:pStyle w:val="Normal"/>
        <w:suppressAutoHyphens w:val="false"/>
        <w:rPr>
          <w:i/>
          <w:i/>
        </w:rPr>
      </w:pPr>
      <w:r>
        <w:rPr>
          <w:i/>
        </w:rPr>
        <w:t>Cirsium oleraceum</w:t>
      </w:r>
    </w:p>
    <w:p>
      <w:pPr>
        <w:pStyle w:val="Normal"/>
        <w:suppressAutoHyphens w:val="false"/>
        <w:rPr>
          <w:i/>
          <w:i/>
        </w:rPr>
      </w:pPr>
      <w:r>
        <w:rPr>
          <w:i/>
        </w:rPr>
        <w:t>Filipendula ulmaria</w:t>
      </w:r>
    </w:p>
    <w:p>
      <w:pPr>
        <w:pStyle w:val="Normal"/>
        <w:suppressAutoHyphens w:val="false"/>
        <w:rPr>
          <w:i/>
          <w:i/>
        </w:rPr>
      </w:pPr>
      <w:r>
        <w:rPr>
          <w:i/>
        </w:rPr>
        <w:t>Petasites hybridus</w:t>
      </w:r>
    </w:p>
    <w:p>
      <w:pPr>
        <w:pStyle w:val="Normal"/>
        <w:suppressAutoHyphens w:val="false"/>
        <w:rPr>
          <w:i/>
          <w:i/>
        </w:rPr>
      </w:pPr>
      <w:r>
        <w:rPr>
          <w:i/>
        </w:rPr>
        <w:t>Urtica dioica</w:t>
      </w:r>
    </w:p>
    <w:p>
      <w:pPr>
        <w:pStyle w:val="Normal"/>
        <w:suppressAutoHyphens w:val="false"/>
        <w:rPr>
          <w:i/>
          <w:i/>
        </w:rPr>
      </w:pPr>
      <w:r>
        <w:rPr>
          <w:i/>
        </w:rPr>
        <w:t>Prunus spinosa</w:t>
      </w:r>
    </w:p>
    <w:p>
      <w:pPr>
        <w:pStyle w:val="Normal"/>
        <w:suppressAutoHyphens w:val="false"/>
        <w:rPr>
          <w:i/>
          <w:i/>
        </w:rPr>
      </w:pPr>
      <w:r>
        <w:rPr>
          <w:i/>
        </w:rPr>
        <w:t>Sambucus nigra</w:t>
      </w:r>
    </w:p>
    <w:p>
      <w:pPr>
        <w:pStyle w:val="Normal"/>
        <w:suppressAutoHyphens w:val="false"/>
        <w:rPr>
          <w:i/>
          <w:i/>
        </w:rPr>
      </w:pPr>
      <w:r>
        <w:rPr>
          <w:i/>
        </w:rPr>
        <w:t>Ligustrum vulgare</w:t>
      </w:r>
    </w:p>
    <w:p>
      <w:pPr>
        <w:pStyle w:val="Normal"/>
        <w:suppressAutoHyphens w:val="false"/>
        <w:rPr>
          <w:i/>
          <w:i/>
        </w:rPr>
      </w:pPr>
      <w:r>
        <w:rPr>
          <w:i/>
        </w:rPr>
        <w:t>Senecio ovatus</w:t>
      </w:r>
    </w:p>
    <w:p>
      <w:pPr>
        <w:pStyle w:val="Normal"/>
        <w:suppressAutoHyphens w:val="false"/>
        <w:rPr>
          <w:i/>
          <w:i/>
        </w:rPr>
      </w:pPr>
      <w:r>
        <w:rPr>
          <w:i/>
        </w:rPr>
        <w:t>Senecio hercynicus</w:t>
      </w:r>
    </w:p>
    <w:p>
      <w:pPr>
        <w:pStyle w:val="Normal"/>
        <w:suppressAutoHyphens w:val="false"/>
        <w:rPr>
          <w:i/>
          <w:i/>
        </w:rPr>
      </w:pPr>
      <w:r>
        <w:rPr>
          <w:i/>
        </w:rPr>
        <w:t>Rumex crispus</w:t>
      </w:r>
    </w:p>
    <w:p>
      <w:pPr>
        <w:pStyle w:val="Normal"/>
        <w:suppressAutoHyphens w:val="false"/>
        <w:rPr>
          <w:i/>
          <w:i/>
        </w:rPr>
      </w:pPr>
      <w:r>
        <w:rPr>
          <w:i/>
        </w:rPr>
        <w:t>Rumex obtusifolius</w:t>
      </w:r>
    </w:p>
    <w:p>
      <w:pPr>
        <w:pStyle w:val="Normal"/>
        <w:suppressAutoHyphens w:val="false"/>
        <w:rPr>
          <w:bCs/>
        </w:rPr>
      </w:pPr>
      <w:r>
        <w:rPr>
          <w:bCs/>
          <w:i/>
        </w:rPr>
        <w:t>Rosa canina</w:t>
      </w:r>
      <w:r>
        <w:rPr>
          <w:bCs/>
        </w:rPr>
        <w:t xml:space="preserve"> agg.</w:t>
      </w:r>
    </w:p>
    <w:p>
      <w:pPr>
        <w:pStyle w:val="Normal"/>
        <w:suppressAutoHyphens w:val="false"/>
        <w:rPr>
          <w:bCs/>
        </w:rPr>
      </w:pPr>
      <w:r>
        <w:rPr>
          <w:bCs/>
          <w:i/>
        </w:rPr>
        <w:t xml:space="preserve">Crataegus </w:t>
      </w:r>
      <w:r>
        <w:rPr>
          <w:bCs/>
        </w:rPr>
        <w:t>spp.</w:t>
      </w:r>
    </w:p>
    <w:p>
      <w:pPr>
        <w:pStyle w:val="Normal"/>
        <w:spacing w:before="0" w:after="120"/>
        <w:jc w:val="both"/>
        <w:rPr>
          <w:rFonts w:ascii="Times New Roman" w:hAnsi="Times New Roman" w:cs="Times New Roman"/>
        </w:rPr>
      </w:pPr>
      <w:r>
        <w:rPr>
          <w:rFonts w:cs="Times New Roman" w:ascii="Times New Roman" w:hAnsi="Times New Roman"/>
        </w:rPr>
      </w:r>
    </w:p>
    <w:p>
      <w:pPr>
        <w:pStyle w:val="Normal"/>
        <w:spacing w:before="0" w:after="120"/>
        <w:jc w:val="both"/>
        <w:rPr>
          <w:rFonts w:ascii="Times New Roman" w:hAnsi="Times New Roman" w:cs="Times New Roman"/>
        </w:rPr>
      </w:pPr>
      <w:r>
        <w:rPr>
          <w:rFonts w:cs="Times New Roman" w:ascii="Times New Roman" w:hAnsi="Times New Roman"/>
        </w:rPr>
      </w:r>
    </w:p>
    <w:p>
      <w:pPr>
        <w:pStyle w:val="Normal"/>
        <w:spacing w:before="0" w:after="120"/>
        <w:jc w:val="both"/>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before="0" w:after="120"/>
        <w:jc w:val="both"/>
        <w:rPr>
          <w:rFonts w:ascii="Times New Roman" w:hAnsi="Times New Roman" w:cs="Times New Roman"/>
        </w:rPr>
      </w:pPr>
      <w:r>
        <w:rPr>
          <w:rFonts w:cs="Times New Roman" w:ascii="Times New Roman" w:hAnsi="Times New Roman"/>
          <w:sz w:val="28"/>
          <w:szCs w:val="28"/>
        </w:rPr>
        <w:t>Metodika sledování stavu EVL: předmět ochrany: 91T0 Středoevropské lišejníkové bory</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Jiří Malíček</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1"/>
        <w:rPr/>
      </w:pPr>
      <w:r>
        <w:rPr/>
        <w:t>1. Cíl sledování a metodika</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Cílem předkládané metodiky je poskytnout jednotný návod pro systematický sběr dat o rozšíření, aktuálním stavu a trendech stanoviště, péče o lokality s výskytem Středoevropských lišejníkových borů a vlivu ohrožujících faktorů v rámci EVL důležitých pro posouzení jejich stavu a současně návod na vyhodnocení sebraných dat. Výsledky budou podkladem pro vyhotovení Hodnotících zpráv podle článku 17 Směrnice o stanovištích (92/43/EEC).</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Tato metodika se výrazně liší od metodik sledování dalších evropsky významných stanovišť, a to kvůli velké specifitě lišejníkových borů, kde by zjednodušení a zobecnění metodiky vedlo ke zkreslení důležitých dat, k zavádějícímu a nepřesnému hodnocení kvality stanoviště.</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1"/>
        <w:rPr/>
      </w:pPr>
      <w:r>
        <w:rPr/>
        <w:t>2. Výběr reprezentativních ploch pro monitoring předmětu ochrany v EVL</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Předmětem sledování stavu stanoviště jsou všechny lokality (resp. segmenty) s jeho výskytem v EVL, kde jsou lišejníkové bory předmětem ochrany.</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2"/>
        <w:rPr>
          <w:b/>
          <w:b/>
          <w:i w:val="false"/>
          <w:i w:val="false"/>
        </w:rPr>
      </w:pPr>
      <w:r>
        <w:rPr>
          <w:b/>
          <w:i w:val="false"/>
        </w:rPr>
        <w:t>3. Terénní metodika</w:t>
      </w:r>
    </w:p>
    <w:p>
      <w:pPr>
        <w:pStyle w:val="Nadpis2"/>
        <w:rPr/>
      </w:pPr>
      <w:r>
        <w:rPr/>
        <w:t>3.1. Postup prací v terénu, termíny a materiální vybavení</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Mapování lišejníkových borů je úkol pro specialistu lichenologa, protože navrhovaná kritéria vyžadují dobrou znalost terestrických lišejníků a jejich přesnou determinaci. Na druhou stranu není tato metodika sestavena pro velmi detailní až vyčerpávající průzkum lišejníků dané lokality. Zahrnuje pouze terikolní druhy, neřeší taxonomicky kritické skupiny (</w:t>
      </w:r>
      <w:r>
        <w:rPr>
          <w:rFonts w:cs="Times New Roman" w:ascii="Times New Roman" w:hAnsi="Times New Roman"/>
          <w:i/>
          <w:sz w:val="24"/>
          <w:szCs w:val="24"/>
        </w:rPr>
        <w:t>C. chlorophaea</w:t>
      </w:r>
      <w:r>
        <w:rPr>
          <w:rFonts w:cs="Times New Roman" w:ascii="Times New Roman" w:hAnsi="Times New Roman"/>
          <w:sz w:val="24"/>
          <w:szCs w:val="24"/>
        </w:rPr>
        <w:t xml:space="preserve"> agg., </w:t>
      </w:r>
      <w:r>
        <w:rPr>
          <w:rFonts w:cs="Times New Roman" w:ascii="Times New Roman" w:hAnsi="Times New Roman"/>
          <w:i/>
          <w:sz w:val="24"/>
          <w:szCs w:val="24"/>
        </w:rPr>
        <w:t xml:space="preserve">C. subulata/rei </w:t>
      </w:r>
      <w:r>
        <w:rPr>
          <w:rFonts w:cs="Times New Roman" w:ascii="Times New Roman" w:hAnsi="Times New Roman"/>
          <w:sz w:val="24"/>
          <w:szCs w:val="24"/>
        </w:rPr>
        <w:t xml:space="preserve">apod.) a hodnocení druhové diverzity se opírá o sice podrobné, avšak nikoliv zcela kompletní zachycení druhové skladby. Pro účel mapování lokalit s výskytem lišejníkových borů tedy není zásadní prostudovat každý čtvereční metr vybraného území, ale spíše v časově efektivním měřítku lokalitu charakterizovat a snažit se o zachycení vzácných taxonů. Hodnoceny jsou všechny segmenty s aktuálním výskytem lišejníkových borů v rámci EVL zvlášť.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Z hlediska materiálního vybavení je nutná terénní botanická lupa, dále určovací chemikálie (K, C, Pd) a UV světlo. K identifikaci není žádoucí využívat sofistikované metody typu tenkovrstevné chromatografie či DNA analýz. Časové omezení terénního průzkumu není, protože lišejníky se na daném biotopu vyskytují celoročně. Pouze v případě sněhové pokrývky není možné monitoring provádět. Velmi vhodná je i znalost cévnatých rostlin a mechorostů, které se ve vegetaci daného biotopu také významně uplatňují a navíc je třeba výskyt cévnatých rostlin zaznamenat do vrstvy mapování biotopů (VMB), viz kapitola 4.2. Hlavním kritériem však zůstávají lišejníky.</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2"/>
        <w:rPr/>
      </w:pPr>
      <w:r>
        <w:rPr/>
        <w:t>3.2. Odhad časové náročnosti</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Zcela dostatečná je jediná návštěva lokality. Délka sledování se odvíjí od velikosti a charakteru území. Pokud monitorovatel stále nachází nové druhy lišejníků v rámci cca 15 min intervalů, lze lokalitu považovat za nedostatečně prozkoumanou. Sledování každé jednotlivé lokality lze odhadnout na 30 min až max. 3</w:t>
      </w:r>
      <w:r>
        <w:rPr>
          <w:rFonts w:cs="Times New Roman" w:ascii="Times New Roman" w:hAnsi="Times New Roman"/>
          <w:sz w:val="24"/>
        </w:rPr>
        <w:t>–</w:t>
      </w:r>
      <w:r>
        <w:rPr>
          <w:rFonts w:cs="Times New Roman" w:ascii="Times New Roman" w:hAnsi="Times New Roman"/>
          <w:sz w:val="24"/>
          <w:szCs w:val="24"/>
        </w:rPr>
        <w:t>4 hod. Z hlediska rozlohy lze hrubý odhad časové náročnosti stanovit na 30</w:t>
      </w:r>
      <w:r>
        <w:rPr>
          <w:rFonts w:cs="Times New Roman" w:ascii="Times New Roman" w:hAnsi="Times New Roman"/>
          <w:sz w:val="24"/>
        </w:rPr>
        <w:t>–</w:t>
      </w:r>
      <w:r>
        <w:rPr>
          <w:rFonts w:cs="Times New Roman" w:ascii="Times New Roman" w:hAnsi="Times New Roman"/>
          <w:sz w:val="24"/>
          <w:szCs w:val="24"/>
        </w:rPr>
        <w:t>60 min v případě segmentu o rozloze 0,1 ha, 1,0</w:t>
      </w:r>
      <w:r>
        <w:rPr>
          <w:rFonts w:cs="Times New Roman" w:ascii="Times New Roman" w:hAnsi="Times New Roman"/>
          <w:sz w:val="24"/>
        </w:rPr>
        <w:t>–</w:t>
      </w:r>
      <w:r>
        <w:rPr>
          <w:rFonts w:cs="Times New Roman" w:ascii="Times New Roman" w:hAnsi="Times New Roman"/>
          <w:sz w:val="24"/>
          <w:szCs w:val="24"/>
        </w:rPr>
        <w:t>2,0 hod v případě 0,5 ha a 2,0</w:t>
      </w:r>
      <w:r>
        <w:rPr>
          <w:rFonts w:cs="Times New Roman" w:ascii="Times New Roman" w:hAnsi="Times New Roman"/>
          <w:sz w:val="24"/>
        </w:rPr>
        <w:t>–</w:t>
      </w:r>
      <w:r>
        <w:rPr>
          <w:rFonts w:cs="Times New Roman" w:ascii="Times New Roman" w:hAnsi="Times New Roman"/>
          <w:sz w:val="24"/>
          <w:szCs w:val="24"/>
        </w:rPr>
        <w:t>3,0 hod v případě 1 ha. Podobně dlouhá či o něco nižší doba je nutná k dourčení materiálu v laboratoři.</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3.3. Frekvence sledování</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Vzhledem k značné stabilitě daného stanoviště se jako minimální doporučený interval opakování monitoringu jeví pět let, maximální deset let.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3"/>
        <w:jc w:val="both"/>
        <w:rPr>
          <w:rFonts w:ascii="Times New Roman" w:hAnsi="Times New Roman" w:cs="Times New Roman"/>
          <w:b/>
          <w:b/>
          <w:u w:val="none"/>
        </w:rPr>
      </w:pPr>
      <w:r>
        <w:rPr>
          <w:rFonts w:cs="Times New Roman" w:ascii="Times New Roman" w:hAnsi="Times New Roman"/>
          <w:b/>
          <w:u w:val="none"/>
        </w:rPr>
        <w:t>4. Klíčové sledované parametry pro hodnocení stavu</w:t>
      </w:r>
    </w:p>
    <w:p>
      <w:pPr>
        <w:pStyle w:val="Nadpis3"/>
        <w:jc w:val="both"/>
        <w:rPr>
          <w:rFonts w:ascii="Times New Roman" w:hAnsi="Times New Roman" w:cs="Times New Roman"/>
          <w:i/>
          <w:i/>
          <w:u w:val="none"/>
        </w:rPr>
      </w:pPr>
      <w:r>
        <w:rPr>
          <w:rFonts w:cs="Times New Roman" w:ascii="Times New Roman" w:hAnsi="Times New Roman"/>
          <w:i/>
          <w:u w:val="none"/>
        </w:rPr>
        <w:t>4.1. Přehled sledovaných parametrů</w:t>
      </w:r>
    </w:p>
    <w:p>
      <w:pPr>
        <w:pStyle w:val="Normal"/>
        <w:spacing w:before="0" w:after="0"/>
        <w:jc w:val="both"/>
        <w:rPr>
          <w:rFonts w:ascii="Times New Roman" w:hAnsi="Times New Roman" w:cs="Times New Roman"/>
          <w:b/>
          <w:b/>
          <w:sz w:val="24"/>
        </w:rPr>
      </w:pPr>
      <w:r>
        <w:rPr>
          <w:rFonts w:cs="Times New Roman" w:ascii="Times New Roman" w:hAnsi="Times New Roman"/>
          <w:b/>
          <w:sz w:val="24"/>
        </w:rPr>
      </w:r>
    </w:p>
    <w:p>
      <w:pPr>
        <w:pStyle w:val="Normal"/>
        <w:spacing w:before="0" w:after="0"/>
        <w:jc w:val="both"/>
        <w:rPr>
          <w:rFonts w:ascii="Times New Roman" w:hAnsi="Times New Roman" w:cs="Times New Roman"/>
          <w:sz w:val="24"/>
        </w:rPr>
      </w:pPr>
      <w:r>
        <w:rPr>
          <w:rFonts w:cs="Times New Roman" w:ascii="Times New Roman" w:hAnsi="Times New Roman"/>
          <w:b/>
          <w:sz w:val="24"/>
        </w:rPr>
        <w:t>Druhová diverzita a pokryvnost terestrických lišejníků:</w:t>
      </w:r>
      <w:r>
        <w:rPr>
          <w:rFonts w:cs="Times New Roman" w:ascii="Times New Roman" w:hAnsi="Times New Roman"/>
          <w:sz w:val="24"/>
        </w:rPr>
        <w:t xml:space="preserve"> Mapovatel v terénu zaznamená všechny terikolní lišejníky (tj. rostoucích na půdě, případně na mechorostech a rostlinných zbytcích) na lokalitě výskytu lišejníkového boru. Neidentifikovatelný materiál sebere na domácí určení. Lokalitou se v tomto případě rozumí segment s výskytem lišejníkového boru. Dále odhadne celkovou pokryvnost všech terikolních lišejníků v daném biotopu (subjektivně), a to na vybraném reprezentativním čtverci o ploše 20 × 20 m. Výhodou je také zaznamenání mechorostů a cévnatých rostlin (zvláště pro účely VMB).</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sz w:val="24"/>
        </w:rPr>
      </w:pPr>
      <w:r>
        <w:rPr>
          <w:rFonts w:cs="Times New Roman" w:ascii="Times New Roman" w:hAnsi="Times New Roman"/>
          <w:b/>
          <w:sz w:val="24"/>
        </w:rPr>
        <w:t>Rozloha biotopu s porosty terikolních lišejníků:</w:t>
      </w:r>
      <w:r>
        <w:rPr>
          <w:rFonts w:cs="Times New Roman" w:ascii="Times New Roman" w:hAnsi="Times New Roman"/>
          <w:sz w:val="24"/>
        </w:rPr>
        <w:t xml:space="preserve"> Plochu </w:t>
      </w:r>
      <w:r>
        <w:rPr>
          <w:rFonts w:cs="Times New Roman" w:ascii="Times New Roman" w:hAnsi="Times New Roman"/>
          <w:sz w:val="24"/>
          <w:szCs w:val="24"/>
        </w:rPr>
        <w:t xml:space="preserve">s prokazatelným aktuálním výskytem </w:t>
      </w:r>
      <w:r>
        <w:rPr>
          <w:rFonts w:cs="Times New Roman" w:ascii="Times New Roman" w:hAnsi="Times New Roman"/>
          <w:sz w:val="24"/>
        </w:rPr>
        <w:t>daného biotopu lze odhadnout subjektivně (vhodné pro malé lokality) či zaměřit pomocí GPS přístroje (preferovaná možnost). V současné době nelze za účelem stanovení rozlohy daného biotopu přebírat data z VMB, protože zde vymapované lišejníkové bory neodpovídají aktuálnímu pojetí. Lišejníkové bory se mohou vyskytovat také v mozaice s kulturními porosty (X9A). V segmentu s výskytem obou biotopů, budou parametry (např. pokryvnost lišejníků) hodnoceny pouze v ploše s výskytem zájmového biotopu. Jednotlivé výskyty lišejníkových borů v rámci takového segmentu by ale neměly být vzájemně příliš vzdálené (max. do 100–200 m) a zároveň by tato mozaika neměla být příliš hrubá, tj. segmenty s rozlohou více než 0,1 (–0,2) ha by měly být mapovány samostatně.</w:t>
      </w:r>
    </w:p>
    <w:p>
      <w:pPr>
        <w:pStyle w:val="Normal"/>
        <w:spacing w:before="0" w:after="0"/>
        <w:ind w:firstLine="708"/>
        <w:jc w:val="both"/>
        <w:rPr>
          <w:rFonts w:ascii="Times New Roman" w:hAnsi="Times New Roman" w:cs="Times New Roman"/>
          <w:sz w:val="24"/>
          <w:szCs w:val="24"/>
        </w:rPr>
      </w:pPr>
      <w:r>
        <w:rPr>
          <w:rFonts w:cs="Times New Roman" w:ascii="Times New Roman" w:hAnsi="Times New Roman"/>
          <w:sz w:val="24"/>
          <w:szCs w:val="24"/>
        </w:rPr>
        <w:t>V rámci sledování vývoje biotopu v delší časové škále (opakování po 5 až 10 letech) lze za nepříznivý vývoj považovat úbytek zastoupení (rozlohy) biotopu v dobrém stavu o více než 5 %. Při zaměření segmentů pomocí GPS lze snadno vyčíslit změny rozlohy daného biotopu. V případě nepříznivého vývoje je pak žádoucí aplikovat podpůrný management, např. prosvětlení porostu.</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sz w:val="24"/>
        </w:rPr>
      </w:pPr>
      <w:r>
        <w:rPr>
          <w:rFonts w:cs="Times New Roman" w:ascii="Times New Roman" w:hAnsi="Times New Roman"/>
          <w:b/>
          <w:sz w:val="24"/>
        </w:rPr>
        <w:t>Zastoupení vzácných druhů: počet druhů z Červeného seznamu v kategoriích VU, EN a CR:</w:t>
      </w:r>
      <w:r>
        <w:rPr>
          <w:rFonts w:cs="Times New Roman" w:ascii="Times New Roman" w:hAnsi="Times New Roman"/>
          <w:sz w:val="24"/>
        </w:rPr>
        <w:t xml:space="preserve"> K tomuto účelu bude využit aktuální Červený seznam lišejníků ČR (Liška &amp; Palice 2010). U těchto vzácných druhů bude zaznamenávána také jejich početnost, ideálně dle Braun-Blanquetovy stupnice (v kategoriích r, +, 1–5), z důvodu sledování vývoje populací v delším časovém měřítku.</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ListParagraph"/>
        <w:ind w:left="0" w:firstLine="567"/>
        <w:jc w:val="both"/>
        <w:rPr>
          <w:rFonts w:ascii="Times New Roman" w:hAnsi="Times New Roman"/>
          <w:sz w:val="24"/>
        </w:rPr>
      </w:pPr>
      <w:r>
        <w:rPr>
          <w:rFonts w:ascii="Times New Roman" w:hAnsi="Times New Roman"/>
          <w:b/>
          <w:sz w:val="24"/>
        </w:rPr>
        <w:t>Charakter boru z hlediska přirozenosti, původu a stáří:</w:t>
      </w:r>
      <w:r>
        <w:rPr>
          <w:rFonts w:ascii="Times New Roman" w:hAnsi="Times New Roman"/>
          <w:sz w:val="24"/>
        </w:rPr>
        <w:t xml:space="preserve"> Mapovatel v terénu zapíše poznámky o charakteru lesa, zda se jedná o evidentně vysázený porost nebo zda se může jednat o přirozeně vzniklý les, zda borovice mají pokroucené kmeny, nízký zápoj, větvení od spodní části kmene apod. Výhodou je zaznamenání věku lesa (z porostní knihy) nebo alespoň poznámka, zda se jedná evidentně o mladý les, porost vhodný k těžbě nebo jsou přítomny starší (velké) exempláře stromů. V rámci tohoto bodu lze také hodnotit celkovou prosvětlenost porostu, množství mrtvého dřeva, aktuální míru zásahů v rámci lesního hospodaření (stromy v řádkách, množství pařezů, recentní výsadby, narušený povrch půdy pojezdy těžké techniky apod.) či přítomnost nežádoucích rostlin, tj. expanzivních, invazních nebo nitrofilních druhů.</w:t>
      </w:r>
    </w:p>
    <w:p>
      <w:pPr>
        <w:pStyle w:val="Normal"/>
        <w:spacing w:before="0" w:after="0"/>
        <w:jc w:val="both"/>
        <w:rPr>
          <w:rFonts w:ascii="Times New Roman" w:hAnsi="Times New Roman" w:cs="Times New Roman"/>
          <w:b/>
          <w:b/>
          <w:sz w:val="28"/>
          <w:szCs w:val="24"/>
        </w:rPr>
      </w:pPr>
      <w:r>
        <w:rPr>
          <w:rFonts w:cs="Times New Roman" w:ascii="Times New Roman" w:hAnsi="Times New Roman"/>
          <w:b/>
          <w:sz w:val="28"/>
          <w:szCs w:val="24"/>
        </w:rPr>
      </w:r>
    </w:p>
    <w:p>
      <w:pPr>
        <w:pStyle w:val="Normal"/>
        <w:spacing w:before="0" w:after="0"/>
        <w:jc w:val="both"/>
        <w:rPr>
          <w:rFonts w:ascii="Times New Roman" w:hAnsi="Times New Roman" w:cs="Times New Roman"/>
          <w:sz w:val="24"/>
        </w:rPr>
      </w:pPr>
      <w:r>
        <w:rPr>
          <w:rFonts w:cs="Times New Roman" w:ascii="Times New Roman" w:hAnsi="Times New Roman"/>
          <w:sz w:val="24"/>
        </w:rPr>
        <w:t xml:space="preserve">Lišejníkové bory jsou velmi specifickým typem lesa, kde by prioritou ochrany přírody měla být především společenstva lišejníků. Na rozdíl třeba od bukových lesů zde nehraje tak zásadní roli přítomnost mrtvého dřeva, starých a mrtvých stromů nebo celková kontinuita vývoje lesa. Mrtvého dřeva je v lišejníkových borech v České republice jen minimum, v mnoha případech byly pěkné lišejníkové bory uměle vysazeny a stáří stromů se v případě borovic na extrémních stanovištích posuzuje velmi obtížně. Důležitější bývá celková prosvětlenost a struktura porostu, protože terestrické lišejníky jsou náročné na dostupnost světla. Dokonce i citlivé hospodaření zřejmě může přispívat ke zdárnému růstu lišejníkových společenstev. Zásadní je výrazné ochuzení substrátu o živiny, protože v případě většího přísunu živin lokality okamžitě zarůstají konkurenčně silnými cévnatými rostlinami, např. </w:t>
      </w:r>
      <w:r>
        <w:rPr>
          <w:rFonts w:cs="Times New Roman" w:ascii="Times New Roman" w:hAnsi="Times New Roman"/>
          <w:i/>
          <w:sz w:val="24"/>
        </w:rPr>
        <w:t>Rubus fruticosus</w:t>
      </w:r>
      <w:r>
        <w:rPr>
          <w:rFonts w:cs="Times New Roman" w:ascii="Times New Roman" w:hAnsi="Times New Roman"/>
          <w:sz w:val="24"/>
        </w:rPr>
        <w:t xml:space="preserve"> agg. a </w:t>
      </w:r>
      <w:r>
        <w:rPr>
          <w:rFonts w:cs="Times New Roman" w:ascii="Times New Roman" w:hAnsi="Times New Roman"/>
          <w:i/>
          <w:sz w:val="24"/>
        </w:rPr>
        <w:t>Molinia caerulea</w:t>
      </w:r>
      <w:r>
        <w:rPr>
          <w:rFonts w:cs="Times New Roman" w:ascii="Times New Roman" w:hAnsi="Times New Roman"/>
          <w:sz w:val="24"/>
        </w:rPr>
        <w:t xml:space="preserve"> agg. Z těchto důvodů se zdá být smysluplné hodnotit původ, přirozenost a stáří borů pouze v jednom spojeném kritériu (č. 6). Vlastní strukturu lesa odráží už společenstva dutohlávek, zvláště kriteria druhové diverzity (č. 1) a pokryvnosti (č. 2).</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sz w:val="24"/>
        </w:rPr>
      </w:pPr>
      <w:r>
        <w:rPr>
          <w:rFonts w:cs="Times New Roman" w:ascii="Times New Roman" w:hAnsi="Times New Roman"/>
          <w:sz w:val="24"/>
        </w:rPr>
        <w:t xml:space="preserve">Pro ochranu tohoto biotopu je zásadní také jeho rozloha, která je zohledněna v kriteriu č. 3. Vždy je účelnější chránit rozsáhlé lokality nežli drobné fragmenty. Bohužel v případě lišejníkových borů je většina lokalit velmi malé rozlohy a nepřekračuje 0,5 ha, což je z hlediska jejich ochranitelnosti poněkud problematické. </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sz w:val="24"/>
        </w:rPr>
      </w:pPr>
      <w:r>
        <w:rPr>
          <w:rFonts w:cs="Times New Roman" w:ascii="Times New Roman" w:hAnsi="Times New Roman"/>
          <w:sz w:val="24"/>
        </w:rPr>
        <w:t xml:space="preserve">Čtvrtým kritériem je přítomnost ohrožených taxonů dle Červeného seznamu lišejníků ČR (Liška &amp; Palice 2010). V podstatě veškeré druhy řazené v kategoriích VU, EN a CR jsou na našem území vzácné a preferují zachovalé a přirozené (reliktní) biotopy, tudíž jsou velmi vhodné pro hodnocení kvality lišejníkových borů. S tímto kritériem je spojeno i kriterium č. 5, které se zaměřuje na vlajkové druhy těchto stanovišť. Jako vlajkové druhy byly vybrány dutohlávky </w:t>
      </w:r>
      <w:r>
        <w:rPr>
          <w:rFonts w:cs="Times New Roman" w:ascii="Times New Roman" w:hAnsi="Times New Roman"/>
          <w:i/>
          <w:sz w:val="24"/>
        </w:rPr>
        <w:t>Cladonia portentosa</w:t>
      </w:r>
      <w:r>
        <w:rPr>
          <w:rFonts w:cs="Times New Roman" w:ascii="Times New Roman" w:hAnsi="Times New Roman"/>
          <w:sz w:val="24"/>
        </w:rPr>
        <w:t xml:space="preserve"> a </w:t>
      </w:r>
      <w:r>
        <w:rPr>
          <w:rFonts w:cs="Times New Roman" w:ascii="Times New Roman" w:hAnsi="Times New Roman"/>
          <w:i/>
          <w:sz w:val="24"/>
        </w:rPr>
        <w:t>C. stellaris</w:t>
      </w:r>
      <w:r>
        <w:rPr>
          <w:rFonts w:cs="Times New Roman" w:ascii="Times New Roman" w:hAnsi="Times New Roman"/>
          <w:sz w:val="24"/>
        </w:rPr>
        <w:t xml:space="preserve">. Přestože se toto kritérium částečně překrývá s předchozím (č. 4), lze jeho zahrnutí náležitě opodstatnit. Jedná se o nápadné a velké druhy, které citlivě reagují na změny biotopu a preferují stabilní lokality s dlouhodobou kontinuitou vývoje. Druh </w:t>
      </w:r>
      <w:r>
        <w:rPr>
          <w:rFonts w:cs="Times New Roman" w:ascii="Times New Roman" w:hAnsi="Times New Roman"/>
          <w:i/>
          <w:sz w:val="24"/>
        </w:rPr>
        <w:t>C. portentosa</w:t>
      </w:r>
      <w:r>
        <w:rPr>
          <w:rFonts w:cs="Times New Roman" w:ascii="Times New Roman" w:hAnsi="Times New Roman"/>
          <w:sz w:val="24"/>
        </w:rPr>
        <w:t xml:space="preserve"> je pro dané stanoviště charakteristický a vyskytuje se na řadě zachovalých lokalit. Dutohlávka </w:t>
      </w:r>
      <w:r>
        <w:rPr>
          <w:rFonts w:cs="Times New Roman" w:ascii="Times New Roman" w:hAnsi="Times New Roman"/>
          <w:i/>
          <w:sz w:val="24"/>
        </w:rPr>
        <w:t>C. stellaris</w:t>
      </w:r>
      <w:r>
        <w:rPr>
          <w:rFonts w:cs="Times New Roman" w:ascii="Times New Roman" w:hAnsi="Times New Roman"/>
          <w:sz w:val="24"/>
        </w:rPr>
        <w:t xml:space="preserve"> má ekologické optimum spíše na sutích, ale vzácně může růst i v lišejníkových borech. Lokality těchto druhů bývají ve většině případů bohaté na lišejníky včetně dalších vzácných druhů.</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sz w:val="24"/>
        </w:rPr>
      </w:pPr>
      <w:r>
        <w:rPr>
          <w:rFonts w:cs="Times New Roman" w:ascii="Times New Roman" w:hAnsi="Times New Roman"/>
          <w:sz w:val="24"/>
        </w:rPr>
        <w:t xml:space="preserve">Do přehledu kritérií hodnocení nezahrnuji složení bylinného patra ani přítomnost nepůvodních taxonů (tj. invazních, vysazovaných či zplanělých druhů). Bylinné patro je v lišejníkových borech velmi chudé a dominuje zde pouze několik acidofilních druhů. Sice v úvahu připadá výskyt některých velmi vzácných cévnatých rostlin (např. </w:t>
      </w:r>
      <w:r>
        <w:rPr>
          <w:rFonts w:cs="Times New Roman" w:ascii="Times New Roman" w:hAnsi="Times New Roman"/>
          <w:i/>
          <w:sz w:val="24"/>
        </w:rPr>
        <w:t>Chimaphilla umbellata</w:t>
      </w:r>
      <w:r>
        <w:rPr>
          <w:rFonts w:cs="Times New Roman" w:ascii="Times New Roman" w:hAnsi="Times New Roman"/>
          <w:sz w:val="24"/>
        </w:rPr>
        <w:t xml:space="preserve">, </w:t>
      </w:r>
      <w:r>
        <w:rPr>
          <w:rFonts w:cs="Times New Roman" w:ascii="Times New Roman" w:hAnsi="Times New Roman"/>
          <w:i/>
          <w:sz w:val="24"/>
        </w:rPr>
        <w:t>Moneses uniflora</w:t>
      </w:r>
      <w:r>
        <w:rPr>
          <w:rFonts w:cs="Times New Roman" w:ascii="Times New Roman" w:hAnsi="Times New Roman"/>
          <w:sz w:val="24"/>
        </w:rPr>
        <w:t>), ale to lze považovat za ojedinělý jev, který není nutné zvláště zohledňovat. Navíc samotná společenstva lišejníků dostatečně kvalitně vystihují hodnotu biotopu a diskriminují nežádoucí druhy rostlin včetně těch invazivních.</w:t>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4.2. Ukládání dat v systémech AOPK ČR</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Sledované parametry budou zadávány do vrstvy mapování biotopu (VMB) pomocí aplikace Wanas. Pro tyto účely je navíc třeba zaznamenat zvlášt strukturu keřového a stromového patra, množství mrtvého dřeva, degradaci, management, regionální hodnocení, hodnocení stavu z hlediska typických druhů a struktury a funkce a zaznamenanné druhy. V kategorii degradace se v tomto případě hodnotí především zastoupení nežádoucích druhů cévnatých rostlin, tj. invazivních, expanzivních a dalších konkurenčně silných druhů. V kategorii typických druhů lze převzít hodnocení z Příručky hodnocení biotopů (Sádlo &amp; Kocourková 2015). V kategorii „struktura a funkce“ budou na shodné třístupňové škále vyplněny výsledky z této metodiky. Do seznamu zjištěných druhů mapovatel zaznamená primárně všechny lišejníky a dále typické, dominantní, invazní a ochranářsky významné cévnaté rostliny. Výhodou je zaznamenání pozorovaných mechorostů.</w:t>
      </w:r>
    </w:p>
    <w:p>
      <w:pPr>
        <w:pStyle w:val="Normal"/>
        <w:spacing w:before="0" w:after="0"/>
        <w:ind w:firstLine="708"/>
        <w:jc w:val="both"/>
        <w:rPr>
          <w:rFonts w:ascii="Times New Roman" w:hAnsi="Times New Roman" w:cs="Times New Roman"/>
          <w:sz w:val="24"/>
          <w:szCs w:val="24"/>
        </w:rPr>
      </w:pPr>
      <w:r>
        <w:rPr>
          <w:rFonts w:cs="Times New Roman" w:ascii="Times New Roman" w:hAnsi="Times New Roman"/>
          <w:sz w:val="24"/>
          <w:szCs w:val="24"/>
        </w:rPr>
        <w:t>Aplikace Wanas bohužel neumožnuje zadávání parametrů navržených v této metodice, tudíž je přistoupeno k zadávání pouze části kritérií a celkového hodnocení. Pro hodnocení jednotlivých segmentů biotopu L8.1A budou však stěžejní výsledky zde navržené metodiky, které budou zatím muset být ukládány individuálně.</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t>5. Hodnocení stavu stanoviště</w:t>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 xml:space="preserve">5.1. Vstupní kritéria pro hodnocení a jejich analýza </w:t>
      </w:r>
    </w:p>
    <w:p>
      <w:pPr>
        <w:pStyle w:val="Normal"/>
        <w:spacing w:before="0" w:after="0"/>
        <w:jc w:val="both"/>
        <w:rPr>
          <w:rFonts w:ascii="Times New Roman" w:hAnsi="Times New Roman" w:cs="Times New Roman"/>
          <w:sz w:val="24"/>
        </w:rPr>
      </w:pPr>
      <w:r>
        <w:rPr>
          <w:rFonts w:cs="Times New Roman" w:ascii="Times New Roman" w:hAnsi="Times New Roman"/>
          <w:sz w:val="24"/>
        </w:rPr>
        <w:t>Z důvodu značné specifity lišejníkových borů jako biotopu je navržena zcela nová metodika hodnocení kvality daného biotopu, která zohledňuje především lišejníky jakožto reprezentativní složku vegetace. Snahou bylo připravit jednoduchou, snadno použitelnou a zároveň efektivní a objektivní metodu. Ta se skládá z následujících šesti kritérií:</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ListParagraph"/>
        <w:numPr>
          <w:ilvl w:val="0"/>
          <w:numId w:val="1"/>
        </w:numPr>
        <w:rPr>
          <w:rFonts w:ascii="Times New Roman" w:hAnsi="Times New Roman"/>
          <w:sz w:val="24"/>
        </w:rPr>
      </w:pPr>
      <w:r>
        <w:rPr>
          <w:rFonts w:ascii="Times New Roman" w:hAnsi="Times New Roman"/>
          <w:sz w:val="24"/>
        </w:rPr>
        <w:t>Druhová diverzita terestrických lišejníků v celém segmentu</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do 7 druhů</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8–12 druhů</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více než 12 druhů</w:t>
      </w:r>
    </w:p>
    <w:p>
      <w:pPr>
        <w:pStyle w:val="ListParagraph"/>
        <w:rPr>
          <w:rFonts w:ascii="Times New Roman" w:hAnsi="Times New Roman"/>
          <w:sz w:val="24"/>
        </w:rPr>
      </w:pPr>
      <w:r>
        <w:rPr>
          <w:rFonts w:ascii="Times New Roman" w:hAnsi="Times New Roman"/>
          <w:sz w:val="24"/>
        </w:rPr>
      </w:r>
    </w:p>
    <w:p>
      <w:pPr>
        <w:pStyle w:val="ListParagraph"/>
        <w:numPr>
          <w:ilvl w:val="0"/>
          <w:numId w:val="1"/>
        </w:numPr>
        <w:rPr>
          <w:rFonts w:ascii="Times New Roman" w:hAnsi="Times New Roman"/>
          <w:sz w:val="24"/>
        </w:rPr>
      </w:pPr>
      <w:r>
        <w:rPr>
          <w:rFonts w:ascii="Times New Roman" w:hAnsi="Times New Roman"/>
          <w:sz w:val="24"/>
        </w:rPr>
        <w:t>Pokryvnost terikolních lišejníků na reprezentativním čtverci 20 × 20 m</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méně než 5 %</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5–10 %</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více než 10 %</w:t>
      </w:r>
    </w:p>
    <w:p>
      <w:pPr>
        <w:pStyle w:val="ListParagraph"/>
        <w:rPr>
          <w:rFonts w:ascii="Times New Roman" w:hAnsi="Times New Roman"/>
          <w:sz w:val="24"/>
        </w:rPr>
      </w:pPr>
      <w:r>
        <w:rPr>
          <w:rFonts w:ascii="Times New Roman" w:hAnsi="Times New Roman"/>
          <w:sz w:val="24"/>
        </w:rPr>
      </w:r>
    </w:p>
    <w:p>
      <w:pPr>
        <w:pStyle w:val="ListParagraph"/>
        <w:numPr>
          <w:ilvl w:val="0"/>
          <w:numId w:val="1"/>
        </w:numPr>
        <w:rPr>
          <w:rFonts w:ascii="Times New Roman" w:hAnsi="Times New Roman"/>
          <w:sz w:val="24"/>
        </w:rPr>
      </w:pPr>
      <w:r>
        <w:rPr>
          <w:rFonts w:ascii="Times New Roman" w:hAnsi="Times New Roman"/>
          <w:sz w:val="24"/>
        </w:rPr>
        <w:t>Rozloha biotopu s porosty terestrických lišejníků</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do 0,1 ha</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0,1–0,5 ha</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více než 0,5 ha</w:t>
      </w:r>
    </w:p>
    <w:p>
      <w:pPr>
        <w:pStyle w:val="ListParagraph"/>
        <w:rPr>
          <w:rFonts w:ascii="Times New Roman" w:hAnsi="Times New Roman"/>
          <w:sz w:val="24"/>
        </w:rPr>
      </w:pPr>
      <w:r>
        <w:rPr>
          <w:rFonts w:ascii="Times New Roman" w:hAnsi="Times New Roman"/>
          <w:sz w:val="24"/>
        </w:rPr>
      </w:r>
    </w:p>
    <w:p>
      <w:pPr>
        <w:pStyle w:val="ListParagraph"/>
        <w:numPr>
          <w:ilvl w:val="0"/>
          <w:numId w:val="1"/>
        </w:numPr>
        <w:rPr>
          <w:rFonts w:ascii="Times New Roman" w:hAnsi="Times New Roman"/>
          <w:sz w:val="24"/>
        </w:rPr>
      </w:pPr>
      <w:r>
        <w:rPr>
          <w:rFonts w:ascii="Times New Roman" w:hAnsi="Times New Roman"/>
          <w:sz w:val="24"/>
        </w:rPr>
        <w:t>Zastoupení vzácných druhů: počet druhů z Červeného seznamu v kategoriích VU, EN a CR</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žádný</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1–2</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více než 2</w:t>
      </w:r>
    </w:p>
    <w:p>
      <w:pPr>
        <w:pStyle w:val="ListParagraph"/>
        <w:rPr>
          <w:rFonts w:ascii="Times New Roman" w:hAnsi="Times New Roman"/>
          <w:sz w:val="24"/>
        </w:rPr>
      </w:pPr>
      <w:r>
        <w:rPr>
          <w:rFonts w:ascii="Times New Roman" w:hAnsi="Times New Roman"/>
          <w:sz w:val="24"/>
        </w:rPr>
      </w:r>
    </w:p>
    <w:p>
      <w:pPr>
        <w:pStyle w:val="ListParagraph"/>
        <w:numPr>
          <w:ilvl w:val="0"/>
          <w:numId w:val="1"/>
        </w:numPr>
        <w:rPr>
          <w:rFonts w:ascii="Times New Roman" w:hAnsi="Times New Roman"/>
          <w:sz w:val="24"/>
        </w:rPr>
      </w:pPr>
      <w:r>
        <w:rPr>
          <w:rFonts w:ascii="Times New Roman" w:hAnsi="Times New Roman"/>
          <w:sz w:val="24"/>
        </w:rPr>
        <w:t xml:space="preserve">Přítomnost vlajkových druhů </w:t>
      </w:r>
      <w:r>
        <w:rPr>
          <w:rFonts w:ascii="Times New Roman" w:hAnsi="Times New Roman"/>
          <w:i/>
          <w:sz w:val="24"/>
        </w:rPr>
        <w:t>C. portentosa</w:t>
      </w:r>
      <w:r>
        <w:rPr>
          <w:rFonts w:ascii="Times New Roman" w:hAnsi="Times New Roman"/>
          <w:sz w:val="24"/>
        </w:rPr>
        <w:t xml:space="preserve"> nebo </w:t>
      </w:r>
      <w:r>
        <w:rPr>
          <w:rFonts w:ascii="Times New Roman" w:hAnsi="Times New Roman"/>
          <w:i/>
          <w:sz w:val="24"/>
        </w:rPr>
        <w:t>C. stellaris</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žádný</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jeden z druhů zastoupen</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oba druhy přítomné</w:t>
      </w:r>
    </w:p>
    <w:p>
      <w:pPr>
        <w:pStyle w:val="ListParagraph"/>
        <w:rPr>
          <w:rFonts w:ascii="Times New Roman" w:hAnsi="Times New Roman"/>
          <w:sz w:val="24"/>
        </w:rPr>
      </w:pPr>
      <w:r>
        <w:rPr>
          <w:rFonts w:ascii="Times New Roman" w:hAnsi="Times New Roman"/>
          <w:sz w:val="24"/>
        </w:rPr>
      </w:r>
    </w:p>
    <w:p>
      <w:pPr>
        <w:pStyle w:val="ListParagraph"/>
        <w:numPr>
          <w:ilvl w:val="0"/>
          <w:numId w:val="1"/>
        </w:numPr>
        <w:rPr>
          <w:rFonts w:ascii="Times New Roman" w:hAnsi="Times New Roman"/>
          <w:sz w:val="24"/>
        </w:rPr>
      </w:pPr>
      <w:r>
        <w:rPr>
          <w:rFonts w:ascii="Times New Roman" w:hAnsi="Times New Roman"/>
          <w:sz w:val="24"/>
        </w:rPr>
        <w:t>Charakter boru z hlediska přirozenosti, původu a stáří</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kulturní porost</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starší a zachovalý stejnověký porost nejasného původu nebo starý a vysázený porost na stanovišti přirozeného charakteru</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přirozený/reliktní porost se starými (mohutnými) borovicemi</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5.2. Hodnocení stavu stanoviště v daném segmentu (jednotlivý výskyt stanoviště)</w:t>
      </w:r>
    </w:p>
    <w:p>
      <w:pPr>
        <w:pStyle w:val="Normal"/>
        <w:spacing w:before="0" w:after="0"/>
        <w:jc w:val="both"/>
        <w:rPr>
          <w:rFonts w:ascii="Times New Roman" w:hAnsi="Times New Roman" w:cs="Times New Roman"/>
          <w:sz w:val="24"/>
        </w:rPr>
      </w:pPr>
      <w:r>
        <w:rPr>
          <w:rFonts w:cs="Times New Roman" w:ascii="Times New Roman" w:hAnsi="Times New Roman"/>
          <w:sz w:val="24"/>
        </w:rPr>
        <w:t>Každé kritérium zahrnuje bodové hodnocení od nuly do dvou. Maximální dosažený počet je tedy 12 bodů. Pokud dosáhne jednotlivý výskyt stanoviště sedmi a více bodů, můžeme jeho stav považovat za dobrý, při pěti a šesti bodech za zhoršený. Vlastní charakter daného boru je hodnocen pouze v jediném bodě. To je dostatečné, protože vlastní kvalitu daného biotopu odráží celková diverzita lišejníků a přítomnost vzácných druhů. Následující bodové zhodnocení odpovídá kategorii „struktura a funkce“ v aplikaci Wanas.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Zhodnocení součtu bodů:</w:t>
      </w:r>
    </w:p>
    <w:p>
      <w:pPr>
        <w:pStyle w:val="Normal"/>
        <w:spacing w:before="0" w:after="0"/>
        <w:rPr>
          <w:rFonts w:ascii="Times New Roman" w:hAnsi="Times New Roman" w:cs="Times New Roman"/>
          <w:sz w:val="24"/>
        </w:rPr>
      </w:pPr>
      <w:r>
        <w:rPr>
          <w:rFonts w:cs="Times New Roman" w:ascii="Times New Roman" w:hAnsi="Times New Roman"/>
          <w:sz w:val="24"/>
        </w:rPr>
        <w:tab/>
        <w:t>0–4: ŠPATNÝ STAV</w:t>
      </w:r>
    </w:p>
    <w:p>
      <w:pPr>
        <w:pStyle w:val="Normal"/>
        <w:spacing w:before="0" w:after="0"/>
        <w:rPr>
          <w:rFonts w:ascii="Times New Roman" w:hAnsi="Times New Roman" w:cs="Times New Roman"/>
          <w:sz w:val="24"/>
        </w:rPr>
      </w:pPr>
      <w:r>
        <w:rPr>
          <w:rFonts w:cs="Times New Roman" w:ascii="Times New Roman" w:hAnsi="Times New Roman"/>
          <w:sz w:val="24"/>
        </w:rPr>
        <w:tab/>
        <w:t>5–6: ZHORŠENÝ STAV</w:t>
      </w:r>
    </w:p>
    <w:p>
      <w:pPr>
        <w:pStyle w:val="Normal"/>
        <w:spacing w:before="0" w:after="0"/>
        <w:rPr>
          <w:rFonts w:ascii="Times New Roman" w:hAnsi="Times New Roman" w:cs="Times New Roman"/>
          <w:sz w:val="24"/>
        </w:rPr>
      </w:pPr>
      <w:r>
        <w:rPr>
          <w:rFonts w:cs="Times New Roman" w:ascii="Times New Roman" w:hAnsi="Times New Roman"/>
          <w:sz w:val="24"/>
        </w:rPr>
        <w:tab/>
        <w:t>7–12: DOBRÝ STAV</w:t>
      </w:r>
    </w:p>
    <w:p>
      <w:pPr>
        <w:pStyle w:val="Normal"/>
        <w:spacing w:before="0" w:after="0"/>
        <w:jc w:val="both"/>
        <w:rPr>
          <w:rFonts w:ascii="Times New Roman" w:hAnsi="Times New Roman" w:cs="Times New Roman"/>
          <w:sz w:val="28"/>
          <w:szCs w:val="24"/>
        </w:rPr>
      </w:pPr>
      <w:r>
        <w:rPr>
          <w:rFonts w:cs="Times New Roman" w:ascii="Times New Roman" w:hAnsi="Times New Roman"/>
          <w:sz w:val="28"/>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5.3. Hodnocení stavu stanoviště na úrovni EVL</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Vyskytuje-li se na území dané EVL alespoň 50 % plochy lišejníkových borů v dobrém stavu, lze celkový stav také považovat za dobrý. Stejné parametry platí i pro opakovaná sledování, nesníží-li se však celková rozloha daného stanoviště o více než 25 % v rámci EVL mezi dvěma následujícími sledováními. V případě takto rychlého úbytku stanoviště v dobrém stavu je třeba celkový stav hodnotit jako špatný.</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
          <w:sz w:val="24"/>
          <w:szCs w:val="24"/>
        </w:rPr>
      </w:pPr>
      <w:r>
        <w:rPr>
          <w:rFonts w:cs="Times New Roman" w:ascii="Times New Roman" w:hAnsi="Times New Roman"/>
          <w:b/>
          <w:sz w:val="24"/>
          <w:szCs w:val="24"/>
        </w:rPr>
        <w:t>6. Slabé stránky</w:t>
      </w:r>
    </w:p>
    <w:p>
      <w:pPr>
        <w:pStyle w:val="ListParagraph"/>
        <w:ind w:left="0" w:firstLine="567"/>
        <w:jc w:val="both"/>
        <w:rPr>
          <w:rFonts w:ascii="Times New Roman" w:hAnsi="Times New Roman"/>
          <w:sz w:val="24"/>
        </w:rPr>
      </w:pPr>
      <w:r>
        <w:rPr>
          <w:rFonts w:ascii="Times New Roman" w:hAnsi="Times New Roman"/>
          <w:sz w:val="24"/>
        </w:rPr>
        <w:t xml:space="preserve">Částečně diskutabilní jsou poslední dvě kritéria. Zahrnutí vlajkových druhů </w:t>
      </w:r>
      <w:r>
        <w:rPr>
          <w:rFonts w:ascii="Times New Roman" w:hAnsi="Times New Roman"/>
          <w:i/>
          <w:sz w:val="24"/>
        </w:rPr>
        <w:t>C. portentosa</w:t>
      </w:r>
      <w:r>
        <w:rPr>
          <w:rFonts w:ascii="Times New Roman" w:hAnsi="Times New Roman"/>
          <w:sz w:val="24"/>
        </w:rPr>
        <w:t xml:space="preserve"> a </w:t>
      </w:r>
      <w:r>
        <w:rPr>
          <w:rFonts w:ascii="Times New Roman" w:hAnsi="Times New Roman"/>
          <w:i/>
          <w:sz w:val="24"/>
        </w:rPr>
        <w:t>C. stellaris</w:t>
      </w:r>
      <w:r>
        <w:rPr>
          <w:rFonts w:ascii="Times New Roman" w:hAnsi="Times New Roman"/>
          <w:sz w:val="24"/>
        </w:rPr>
        <w:t>, přestože se kryje s předchozím kritériem počtu druhů z Červeného seznamu, je odůvodněno především značným ochranářským významem obou taxonů a jejich citlivou reakcí na změny biotopů.  Reálně bude v rámci tohoto kritéria dosaženo max. 1 bodu, protože společná lokalita obou druhů v ČR zřejmě neexistuje.</w:t>
      </w:r>
    </w:p>
    <w:p>
      <w:pPr>
        <w:pStyle w:val="Normal"/>
        <w:spacing w:before="0" w:after="0"/>
        <w:ind w:firstLine="708"/>
        <w:jc w:val="both"/>
        <w:rPr>
          <w:rFonts w:ascii="Times New Roman" w:hAnsi="Times New Roman" w:cs="Times New Roman"/>
          <w:sz w:val="28"/>
          <w:szCs w:val="24"/>
        </w:rPr>
      </w:pPr>
      <w:r>
        <w:rPr>
          <w:rFonts w:cs="Times New Roman" w:ascii="Times New Roman" w:hAnsi="Times New Roman"/>
          <w:sz w:val="24"/>
        </w:rPr>
        <w:t xml:space="preserve">Za subjektivní lze považovat i šesté kritérium, které pracuje s přirozeností, charakterem a původem daného boru, což je často obtížně zjistit. Vyplývá to z nejasného původu borových lesů na mnohých lokalitách (např. Kučera et al. 2006). Přestože v současné krajině najdeme na písčitých substrátech zpravidla uměle vysázené borové monokultury, v mnohých případech se může jednat o zcela přirozenou složku vegetace, která se na daných místech může vyskytovat staletí či tisíciletí. Pokud je mapovaný porost patrně uměle vysázený, ale dosahuje vyššího stáří (cca 100 let a více) nebo se jeho struktura blíží přirozené (dostatek světla, více věkových kategorií stromů nebo přítomnost mrtvého dřeva), je vhodné ohodnotit takový porost jedním bodem. Jeden bod je vhodný i pro částečně degradované, ale přirozeně vzniklé porosty. V této kategorii lze zohlednit i případný výskyt invazních, nepůvodních nebo naopak vzácných cévnatých rostlin (např. </w:t>
      </w:r>
      <w:r>
        <w:rPr>
          <w:rFonts w:cs="Times New Roman" w:ascii="Times New Roman" w:hAnsi="Times New Roman"/>
          <w:i/>
          <w:sz w:val="24"/>
        </w:rPr>
        <w:t>Chimaphilla umbellata</w:t>
      </w:r>
      <w:r>
        <w:rPr>
          <w:rFonts w:cs="Times New Roman" w:ascii="Times New Roman" w:hAnsi="Times New Roman"/>
          <w:sz w:val="24"/>
        </w:rPr>
        <w:t>) či mechorostů.</w:t>
      </w:r>
      <w:r>
        <w:rPr>
          <w:rFonts w:cs="Times New Roman" w:ascii="Times New Roman" w:hAnsi="Times New Roman"/>
          <w:sz w:val="28"/>
          <w:szCs w:val="24"/>
        </w:rPr>
        <w:t xml:space="preserve">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t>7. Vymezení daného biotopu</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Vymezení lišejníkových borů na území ČR prošlo značnými metodickými změnami. Zde je tento biotop pojat pouze v jeho úzkém pojetí, které zahrnuje pouze porosty na vrstvách písku a kompletně z něj byly vyloučeny bory na skalách. Tento koncept následuje pojetí lišejníkových borů v sousedních státech: Německo (NLWKN 2010), Polsko (Juraszek 1928, Matuszkiewicz et al. 2012) i Slovensko (Dingová-Košuthová et al. 2013). Definice v Příručce hodnocení biotopů (Sádlo &amp; Kocourková 2015) charakterizuje tento biotop relativně uspokojujícím způsobem, akorát sem řadí i zmíněné bory na pískovcových skalách. Vhodnější je proto využití konceptu polských autorů (Matuszkiewicz et al. 2012). Stručná charakteristika českých lišejníkových borů je uvedena v následující kapitole. Bohužel tak v České republice existuje pouze několik lokalit s výskytem tohoto stanoviště a navíc pouze v  ochuzené podobě a velmi omezené rozloze.</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7.1. Stručná charakteristika Středoevropských lišejníkových borů</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Habitat 91T0 Středoevropské lišejníkové bory neboli biotop L8.1A Boreokontinentální bory, tedy lišejníkové bory na píscích, jsou jediným evropsky významným biotopem, kde dominantní složku vegetace tvoří lišejníky. Jedná se o úzce vymezený a v ČR extrémně vzácný biotop, který se vyznačuje extrémně nízkým počtem druh vyšších rostlin, velkou pokryvností lišejníků a výskytem vázaným na suchá a živinově extrémně chudá stanoviště (Kocourková &amp; Sádlo 2015). Ve stromovém patře dominuje borovice lesní (</w:t>
      </w:r>
      <w:r>
        <w:rPr>
          <w:rFonts w:cs="Times New Roman" w:ascii="Times New Roman" w:hAnsi="Times New Roman"/>
          <w:i/>
          <w:sz w:val="24"/>
          <w:szCs w:val="24"/>
        </w:rPr>
        <w:t>Pinus sylvestris</w:t>
      </w:r>
      <w:r>
        <w:rPr>
          <w:rFonts w:cs="Times New Roman" w:ascii="Times New Roman" w:hAnsi="Times New Roman"/>
          <w:sz w:val="24"/>
          <w:szCs w:val="24"/>
        </w:rPr>
        <w:t>), keřové patro zpravidla chybí a v bylinném patře se uplatňují především keříky vřesu (</w:t>
      </w:r>
      <w:r>
        <w:rPr>
          <w:rFonts w:cs="Times New Roman" w:ascii="Times New Roman" w:hAnsi="Times New Roman"/>
          <w:i/>
          <w:sz w:val="24"/>
          <w:szCs w:val="24"/>
        </w:rPr>
        <w:t>Calluna vulgaris</w:t>
      </w:r>
      <w:r>
        <w:rPr>
          <w:rFonts w:cs="Times New Roman" w:ascii="Times New Roman" w:hAnsi="Times New Roman"/>
          <w:sz w:val="24"/>
          <w:szCs w:val="24"/>
        </w:rPr>
        <w:t>), brusnice borůvky (</w:t>
      </w:r>
      <w:r>
        <w:rPr>
          <w:rFonts w:cs="Times New Roman" w:ascii="Times New Roman" w:hAnsi="Times New Roman"/>
          <w:i/>
          <w:sz w:val="24"/>
          <w:szCs w:val="24"/>
        </w:rPr>
        <w:t>Vaccinium myrtillus</w:t>
      </w:r>
      <w:r>
        <w:rPr>
          <w:rFonts w:cs="Times New Roman" w:ascii="Times New Roman" w:hAnsi="Times New Roman"/>
          <w:sz w:val="24"/>
          <w:szCs w:val="24"/>
        </w:rPr>
        <w:t>) a brusnice brusinky (</w:t>
      </w:r>
      <w:r>
        <w:rPr>
          <w:rFonts w:cs="Times New Roman" w:ascii="Times New Roman" w:hAnsi="Times New Roman"/>
          <w:i/>
          <w:sz w:val="24"/>
          <w:szCs w:val="24"/>
        </w:rPr>
        <w:t>Vaccinium vitis-idea</w:t>
      </w:r>
      <w:r>
        <w:rPr>
          <w:rFonts w:cs="Times New Roman" w:ascii="Times New Roman" w:hAnsi="Times New Roman"/>
          <w:sz w:val="24"/>
          <w:szCs w:val="24"/>
        </w:rPr>
        <w:t>). Z trav se nejčastěji uplatňuje metlička křivolaká (</w:t>
      </w:r>
      <w:r>
        <w:rPr>
          <w:rFonts w:cs="Times New Roman" w:ascii="Times New Roman" w:hAnsi="Times New Roman"/>
          <w:i/>
          <w:sz w:val="24"/>
          <w:szCs w:val="24"/>
        </w:rPr>
        <w:t>Avenella flexuosa</w:t>
      </w:r>
      <w:r>
        <w:rPr>
          <w:rFonts w:cs="Times New Roman" w:ascii="Times New Roman" w:hAnsi="Times New Roman"/>
          <w:sz w:val="24"/>
          <w:szCs w:val="24"/>
        </w:rPr>
        <w:t xml:space="preserve">). Chybí zde pískomilné rostliny (Chytrý 2013). Dobře vyvinuto bývá mechové patro s charakteristickou pokryvností keříčkovitých lišejníků, hlavně </w:t>
      </w:r>
      <w:r>
        <w:rPr>
          <w:rFonts w:cs="Times New Roman" w:ascii="Times New Roman" w:hAnsi="Times New Roman"/>
          <w:i/>
          <w:sz w:val="24"/>
          <w:szCs w:val="24"/>
        </w:rPr>
        <w:t>Cetraria islandica</w:t>
      </w:r>
      <w:r>
        <w:rPr>
          <w:rFonts w:cs="Times New Roman" w:ascii="Times New Roman" w:hAnsi="Times New Roman"/>
          <w:sz w:val="24"/>
          <w:szCs w:val="24"/>
        </w:rPr>
        <w:t xml:space="preserve"> a rodem </w:t>
      </w:r>
      <w:r>
        <w:rPr>
          <w:rFonts w:cs="Times New Roman" w:ascii="Times New Roman" w:hAnsi="Times New Roman"/>
          <w:i/>
          <w:sz w:val="24"/>
          <w:szCs w:val="24"/>
        </w:rPr>
        <w:t>Cladonia</w:t>
      </w:r>
      <w:r>
        <w:rPr>
          <w:rFonts w:cs="Times New Roman" w:ascii="Times New Roman" w:hAnsi="Times New Roman"/>
          <w:sz w:val="24"/>
          <w:szCs w:val="24"/>
        </w:rPr>
        <w:t xml:space="preserve">. K nejhojnějším zástupcům tohoto rodu patří </w:t>
      </w:r>
      <w:r>
        <w:rPr>
          <w:rFonts w:cs="Times New Roman" w:ascii="Times New Roman" w:hAnsi="Times New Roman"/>
          <w:i/>
          <w:sz w:val="24"/>
          <w:szCs w:val="24"/>
        </w:rPr>
        <w:t>C. arbuscula</w:t>
      </w:r>
      <w:r>
        <w:rPr>
          <w:rFonts w:cs="Times New Roman" w:ascii="Times New Roman" w:hAnsi="Times New Roman"/>
          <w:sz w:val="24"/>
          <w:szCs w:val="24"/>
        </w:rPr>
        <w:t xml:space="preserve">, </w:t>
      </w:r>
      <w:r>
        <w:rPr>
          <w:rFonts w:cs="Times New Roman" w:ascii="Times New Roman" w:hAnsi="Times New Roman"/>
          <w:i/>
          <w:sz w:val="24"/>
          <w:szCs w:val="24"/>
        </w:rPr>
        <w:t>C. chlorophaea</w:t>
      </w:r>
      <w:r>
        <w:rPr>
          <w:rFonts w:cs="Times New Roman" w:ascii="Times New Roman" w:hAnsi="Times New Roman"/>
          <w:sz w:val="24"/>
          <w:szCs w:val="24"/>
        </w:rPr>
        <w:t xml:space="preserve"> agg., </w:t>
      </w:r>
      <w:r>
        <w:rPr>
          <w:rFonts w:cs="Times New Roman" w:ascii="Times New Roman" w:hAnsi="Times New Roman"/>
          <w:i/>
          <w:sz w:val="24"/>
          <w:szCs w:val="24"/>
        </w:rPr>
        <w:t>C. gracilis</w:t>
      </w:r>
      <w:r>
        <w:rPr>
          <w:rFonts w:cs="Times New Roman" w:ascii="Times New Roman" w:hAnsi="Times New Roman"/>
          <w:sz w:val="24"/>
          <w:szCs w:val="24"/>
        </w:rPr>
        <w:t xml:space="preserve">, </w:t>
      </w:r>
      <w:r>
        <w:rPr>
          <w:rFonts w:cs="Times New Roman" w:ascii="Times New Roman" w:hAnsi="Times New Roman"/>
          <w:i/>
          <w:sz w:val="24"/>
          <w:szCs w:val="24"/>
        </w:rPr>
        <w:t>C. macilenta</w:t>
      </w:r>
      <w:r>
        <w:rPr>
          <w:rFonts w:cs="Times New Roman" w:ascii="Times New Roman" w:hAnsi="Times New Roman"/>
          <w:sz w:val="24"/>
          <w:szCs w:val="24"/>
        </w:rPr>
        <w:t xml:space="preserve">, </w:t>
      </w:r>
      <w:r>
        <w:rPr>
          <w:rFonts w:cs="Times New Roman" w:ascii="Times New Roman" w:hAnsi="Times New Roman"/>
          <w:i/>
          <w:sz w:val="24"/>
          <w:szCs w:val="24"/>
        </w:rPr>
        <w:t>C. rangiferina</w:t>
      </w:r>
      <w:r>
        <w:rPr>
          <w:rFonts w:cs="Times New Roman" w:ascii="Times New Roman" w:hAnsi="Times New Roman"/>
          <w:sz w:val="24"/>
          <w:szCs w:val="24"/>
        </w:rPr>
        <w:t xml:space="preserve"> a </w:t>
      </w:r>
      <w:r>
        <w:rPr>
          <w:rFonts w:cs="Times New Roman" w:ascii="Times New Roman" w:hAnsi="Times New Roman"/>
          <w:i/>
          <w:sz w:val="24"/>
          <w:szCs w:val="24"/>
        </w:rPr>
        <w:t>C. squamosa</w:t>
      </w:r>
      <w:r>
        <w:rPr>
          <w:rFonts w:cs="Times New Roman" w:ascii="Times New Roman" w:hAnsi="Times New Roman"/>
          <w:sz w:val="24"/>
          <w:szCs w:val="24"/>
        </w:rPr>
        <w:t xml:space="preserve">. Z mechorostů dominují </w:t>
      </w:r>
      <w:r>
        <w:rPr>
          <w:rFonts w:cs="Times New Roman" w:ascii="Times New Roman" w:hAnsi="Times New Roman"/>
          <w:i/>
          <w:sz w:val="24"/>
          <w:szCs w:val="24"/>
        </w:rPr>
        <w:t>Dicranum polysetum</w:t>
      </w:r>
      <w:r>
        <w:rPr>
          <w:rFonts w:cs="Times New Roman" w:ascii="Times New Roman" w:hAnsi="Times New Roman"/>
          <w:sz w:val="24"/>
          <w:szCs w:val="24"/>
        </w:rPr>
        <w:t xml:space="preserve">, </w:t>
      </w:r>
      <w:r>
        <w:rPr>
          <w:rFonts w:cs="Times New Roman" w:ascii="Times New Roman" w:hAnsi="Times New Roman"/>
          <w:i/>
          <w:sz w:val="24"/>
          <w:szCs w:val="24"/>
        </w:rPr>
        <w:t>D. scoparium</w:t>
      </w:r>
      <w:r>
        <w:rPr>
          <w:rFonts w:cs="Times New Roman" w:ascii="Times New Roman" w:hAnsi="Times New Roman"/>
          <w:sz w:val="24"/>
          <w:szCs w:val="24"/>
        </w:rPr>
        <w:t xml:space="preserve">, </w:t>
      </w:r>
      <w:r>
        <w:rPr>
          <w:rFonts w:cs="Times New Roman" w:ascii="Times New Roman" w:hAnsi="Times New Roman"/>
          <w:i/>
          <w:sz w:val="24"/>
          <w:szCs w:val="24"/>
        </w:rPr>
        <w:t>Leucobryum glaucum</w:t>
      </w:r>
      <w:r>
        <w:rPr>
          <w:rFonts w:cs="Times New Roman" w:ascii="Times New Roman" w:hAnsi="Times New Roman"/>
          <w:sz w:val="24"/>
          <w:szCs w:val="24"/>
        </w:rPr>
        <w:t xml:space="preserve"> a </w:t>
      </w:r>
      <w:r>
        <w:rPr>
          <w:rFonts w:cs="Times New Roman" w:ascii="Times New Roman" w:hAnsi="Times New Roman"/>
          <w:i/>
          <w:sz w:val="24"/>
          <w:szCs w:val="24"/>
        </w:rPr>
        <w:t>Pleurozium schreberi</w:t>
      </w:r>
      <w:r>
        <w:rPr>
          <w:rFonts w:cs="Times New Roman" w:ascii="Times New Roman" w:hAnsi="Times New Roman"/>
          <w:sz w:val="24"/>
          <w:szCs w:val="24"/>
        </w:rPr>
        <w:t>.</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i/>
          <w:sz w:val="24"/>
          <w:szCs w:val="24"/>
        </w:rPr>
        <w:t>7.2. Výskyt lišejníkových borů v ČR</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Z hlediska vegetační klasifikace se jedná o svaz </w:t>
      </w:r>
      <w:r>
        <w:rPr>
          <w:rFonts w:cs="Times New Roman" w:ascii="Times New Roman" w:hAnsi="Times New Roman"/>
          <w:i/>
          <w:sz w:val="24"/>
          <w:szCs w:val="24"/>
        </w:rPr>
        <w:t>Dicrano-Pinion sylvestris</w:t>
      </w:r>
      <w:r>
        <w:rPr>
          <w:rFonts w:cs="Times New Roman" w:ascii="Times New Roman" w:hAnsi="Times New Roman"/>
          <w:sz w:val="24"/>
          <w:szCs w:val="24"/>
        </w:rPr>
        <w:t xml:space="preserve"> (LFB) a asociaci </w:t>
      </w:r>
      <w:r>
        <w:rPr>
          <w:rFonts w:cs="Times New Roman" w:ascii="Times New Roman" w:hAnsi="Times New Roman"/>
          <w:i/>
          <w:sz w:val="24"/>
          <w:szCs w:val="24"/>
        </w:rPr>
        <w:t>Cladino-Pinetum sylvestris</w:t>
      </w:r>
      <w:r>
        <w:rPr>
          <w:rFonts w:cs="Times New Roman" w:ascii="Times New Roman" w:hAnsi="Times New Roman"/>
          <w:sz w:val="24"/>
          <w:szCs w:val="24"/>
        </w:rPr>
        <w:t xml:space="preserve"> (LFB01, lišejníkové bory). Biotop se vyskytuje od kolinního do submontánního stupně, nejčastěji mezi 300 a 600 m n. m., na živinami chudých, nevápnitých druhohorních a třetihorních pískovcích či vátých píscích. V západních Čechách byla tato asociace zaznamenána také na žulových zvětralinách (Chytrý 2013). V České republice se v tomto úzkém pojetí vyskytuje zřejmě pouze na Dokesku, Třeboňsku a na Plzeňsku (možná i jinde). V dalších evropských zemích nalezneme lišejníkové bory především v oblastech pískových dun, jako např. v Nizozemsku, Německu, Polsku, Lotyšsku, v Borské nížině na Slovensku, na Ukrajině, v Rusku a Skandinávii (Chytrý 2013).</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i/>
          <w:sz w:val="24"/>
          <w:szCs w:val="24"/>
        </w:rPr>
        <w:t>7.3. Lišejníkové bory v EVL</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Středoevropské lišejníkové bory jsou předmětem ochrany v následujících EVL: Jestřebsko-Dokesko, Labské údolí a Borkovická blata. Orientačním průzkumem byl výskyt lišejníkových borů potvrzen pouze na Jestřebsku-Dokesku a v okolí Borkovických blat (Písečný vrch, mimo vlastní EVL). V případě Labského údolí se jedná o bory na skalách, které v současném pojetí nepatří k danému biotopu a navíc jsou často bez porostů lišejníků. Není však vyloučeno, že se typické lišejníkové bory vyskytují i na dalších místech včetně výše zmíněných EVL. Za tímto účelem je žádoucí provést podrobnou revizi rozšíření tohoto biotopu v ČR.</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7.4. Ochrana a management</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Aspekty této důležité kapitoly nebyly předmětem výzkumu, přesto ale považuji za vhodné zmínit několik postřehů. Jako dva zásadní faktory pro existenci lišejníkových borů jeví silné ochuzení substrátu o živiny, které omezuje výskyt cévnatých rostlin jen na několik nejodolnějších druhů, a dostatek světla. Vlastní hospodaření na lokalitách nemusí tolik škodit méně citlivým taxonům. Jak uvádí Sádlo &amp; Kocourková (2015), lišejníkové bory jsou dlouhodobě stabilní biotop a jsou schopny obnovy po požáru či vytěžení holosečí. Problémem ale zůstávají právě ty vzácnější a méně odolné druhy, které výrazné změny podmínek vlivem těžby příliš netolerují (např. </w:t>
      </w:r>
      <w:r>
        <w:rPr>
          <w:rFonts w:cs="Times New Roman" w:ascii="Times New Roman" w:hAnsi="Times New Roman"/>
          <w:i/>
          <w:sz w:val="24"/>
          <w:szCs w:val="24"/>
        </w:rPr>
        <w:t>C. ciliata</w:t>
      </w:r>
      <w:r>
        <w:rPr>
          <w:rFonts w:cs="Times New Roman" w:ascii="Times New Roman" w:hAnsi="Times New Roman"/>
          <w:sz w:val="24"/>
          <w:szCs w:val="24"/>
        </w:rPr>
        <w:t xml:space="preserve">, </w:t>
      </w:r>
      <w:r>
        <w:rPr>
          <w:rFonts w:cs="Times New Roman" w:ascii="Times New Roman" w:hAnsi="Times New Roman"/>
          <w:i/>
          <w:sz w:val="24"/>
          <w:szCs w:val="24"/>
        </w:rPr>
        <w:t>C. portentosa</w:t>
      </w:r>
      <w:r>
        <w:rPr>
          <w:rFonts w:cs="Times New Roman" w:ascii="Times New Roman" w:hAnsi="Times New Roman"/>
          <w:sz w:val="24"/>
          <w:szCs w:val="24"/>
        </w:rPr>
        <w:t xml:space="preserve">, </w:t>
      </w:r>
      <w:r>
        <w:rPr>
          <w:rFonts w:cs="Times New Roman" w:ascii="Times New Roman" w:hAnsi="Times New Roman"/>
          <w:i/>
          <w:sz w:val="24"/>
          <w:szCs w:val="24"/>
        </w:rPr>
        <w:t>C. strepsilis</w:t>
      </w:r>
      <w:r>
        <w:rPr>
          <w:rFonts w:cs="Times New Roman" w:ascii="Times New Roman" w:hAnsi="Times New Roman"/>
          <w:sz w:val="24"/>
          <w:szCs w:val="24"/>
        </w:rPr>
        <w:t>).</w:t>
      </w:r>
    </w:p>
    <w:p>
      <w:pPr>
        <w:pStyle w:val="Normal"/>
        <w:spacing w:before="0" w:after="0"/>
        <w:ind w:firstLine="708"/>
        <w:jc w:val="both"/>
        <w:rPr>
          <w:rFonts w:ascii="Times New Roman" w:hAnsi="Times New Roman" w:cs="Times New Roman"/>
          <w:sz w:val="24"/>
          <w:szCs w:val="24"/>
        </w:rPr>
      </w:pPr>
      <w:r>
        <w:rPr>
          <w:rFonts w:cs="Times New Roman" w:ascii="Times New Roman" w:hAnsi="Times New Roman"/>
          <w:sz w:val="24"/>
          <w:szCs w:val="24"/>
        </w:rPr>
        <w:t>Jako vhodné managementové zásahy v lišejníkových borech lze doporučit udržování výrazně světlého porostu (zápoj méně než 50 %) lokální těžbou dřeva a občasné narušování povrchu půdy (turistika, přepásání, lokální těžba písku, tahání vytěženého dřeva, hrabání steliva apod.). Právě díky těmto činnostem některé z lišejníkových borů možná vznikly. V případě intenzivnějšího zarůstání konkurenčně silnými druhy lze doporučit stržení a odvezení horní eutrofizované vrstvy písku.</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1"/>
        <w:rPr/>
      </w:pPr>
      <w:r>
        <w:rPr/>
        <w:t>Literatura</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Dingová Košuthová A., Svitková I., Pišút I., Senko D. &amp; Valachovič M. (2013): The impact of forest management on changes in composition of terricolous lichens in dry acidophilous Scots pine forests. – Lichenologist, 45: 413–425.</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 xml:space="preserve">Chytrý M. </w:t>
      </w:r>
      <w:r>
        <w:rPr>
          <w:rFonts w:cs="Times New Roman" w:ascii="Times New Roman" w:hAnsi="Times New Roman"/>
          <w:sz w:val="24"/>
          <w:szCs w:val="24"/>
          <w:lang w:val="en-US"/>
        </w:rPr>
        <w:t>[</w:t>
      </w:r>
      <w:r>
        <w:rPr>
          <w:rFonts w:cs="Times New Roman" w:ascii="Times New Roman" w:hAnsi="Times New Roman"/>
          <w:sz w:val="24"/>
          <w:szCs w:val="24"/>
        </w:rPr>
        <w:t>ed.] (2013): Vegetace České republiky. 4. Lesní a křovinná vegetace. – Academia, Praha.</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Juraszek H. (1928): Pflanzensoziologische Studien u¨ber die Dunen bei Warschau. – Warszawa: Uniwersytet Warszawski. Bulletin de l’Acade´mie polonaise des sciences et des lettres, Classe des sciences mathe´matiques et naturelles, Se´rie B 1927: 565–610.</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Kučera T., Peksa O. &amp; Košnar J. (2006): K problematice původu acidofilních borů na Třeboňsku. – In: Kučera T. &amp; Navrátilová J. (eds), Biotopy a jejich vegetační interpretace v ČR, p. 91–106, Česká botanická společnost, Praha.</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 xml:space="preserve">Liška J. &amp; Palice Z. (2010): Červený seznam lišejníků České republiky (verze 1.1). – Příroda, 29: 3–66. </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Matuszkiewicz W. et al. (2012): Lasy i Zarośla. – Wydawnictwo Naukowe PWN, Warszawa.</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NLWKN (Hrsg.) (2010): Vollzugshinweise zum Schutz der FFH-Lebensraumtypen sowie weiterer Biotoptypen mit landesweiter Bedeutung in Niedersachsen. Teil 2: FFH-Lebensraumtypen und Biotoptypen mit Priorität für Erhaltungs- und Entwicklungsmaßnahmen – Mitteleuropäische Flechten-Kiefernwälder. – Niedersächsische Strategie zum Arten- und Biotopschutz, Hannover, 13 S., unveröff.</w:t>
      </w:r>
    </w:p>
    <w:p>
      <w:pPr>
        <w:pStyle w:val="Normal"/>
        <w:spacing w:before="0" w:after="0"/>
        <w:ind w:left="284" w:hanging="284"/>
        <w:jc w:val="both"/>
        <w:rPr>
          <w:rFonts w:ascii="Times New Roman" w:hAnsi="Times New Roman" w:cs="Times New Roman"/>
          <w:sz w:val="24"/>
          <w:szCs w:val="24"/>
        </w:rPr>
      </w:pPr>
      <w:r>
        <w:rPr>
          <w:rFonts w:cs="Times New Roman" w:ascii="Times New Roman" w:hAnsi="Times New Roman"/>
          <w:sz w:val="24"/>
          <w:szCs w:val="24"/>
        </w:rPr>
        <w:t xml:space="preserve">Sádlo J. &amp; Kocourková J. (2015): L8.1A Boreokontinentální bory, tedy lišejníkové bory na píscích. – In: Lustyk P. </w:t>
      </w:r>
      <w:r>
        <w:rPr>
          <w:rFonts w:cs="Times New Roman" w:ascii="Times New Roman" w:hAnsi="Times New Roman"/>
          <w:sz w:val="24"/>
          <w:szCs w:val="24"/>
          <w:lang w:val="en-US"/>
        </w:rPr>
        <w:t>[ed.]</w:t>
      </w:r>
      <w:r>
        <w:rPr>
          <w:rFonts w:cs="Times New Roman" w:ascii="Times New Roman" w:hAnsi="Times New Roman"/>
          <w:sz w:val="24"/>
          <w:szCs w:val="24"/>
        </w:rPr>
        <w:t>, Příručka hodnocení biotopů, AOPK ČR, Praha.</w:t>
      </w:r>
      <w:r>
        <w:br w:type="page"/>
      </w:r>
    </w:p>
    <w:p>
      <w:pPr>
        <w:pStyle w:val="Normal"/>
        <w:rPr>
          <w:sz w:val="28"/>
          <w:szCs w:val="28"/>
        </w:rPr>
      </w:pPr>
      <w:r>
        <w:rPr>
          <w:rFonts w:cs="Times New Roman" w:ascii="Times New Roman" w:hAnsi="Times New Roman"/>
          <w:sz w:val="28"/>
          <w:szCs w:val="28"/>
        </w:rPr>
        <w:t>Metodika sledování stavu EVL: předmět ochrany: stanoviště 3140 Vegetace parožnatek</w:t>
      </w:r>
    </w:p>
    <w:p>
      <w:pPr>
        <w:pStyle w:val="Normal"/>
        <w:spacing w:before="0" w:after="0"/>
        <w:rPr>
          <w:rFonts w:ascii="Times New Roman" w:hAnsi="Times New Roman" w:cs="Times New Roman"/>
        </w:rPr>
      </w:pPr>
      <w:r>
        <w:rPr>
          <w:rFonts w:cs="Times New Roman" w:ascii="Times New Roman" w:hAnsi="Times New Roman"/>
        </w:rPr>
      </w:r>
    </w:p>
    <w:p>
      <w:pPr>
        <w:pStyle w:val="Normal"/>
        <w:spacing w:before="0" w:after="0"/>
        <w:rPr>
          <w:rFonts w:ascii="Times New Roman" w:hAnsi="Times New Roman" w:cs="Times New Roman"/>
        </w:rPr>
      </w:pPr>
      <w:r>
        <w:rPr>
          <w:rFonts w:cs="Times New Roman" w:ascii="Times New Roman" w:hAnsi="Times New Roman"/>
        </w:rPr>
        <w:t>Tomáš Hauer</w:t>
      </w:r>
    </w:p>
    <w:p>
      <w:pPr>
        <w:pStyle w:val="Normal"/>
        <w:spacing w:before="0" w:after="0"/>
        <w:rPr>
          <w:rFonts w:ascii="Times New Roman" w:hAnsi="Times New Roman" w:cs="Times New Roman"/>
        </w:rPr>
      </w:pPr>
      <w:r>
        <w:rPr>
          <w:rFonts w:cs="Times New Roman" w:ascii="Times New Roman" w:hAnsi="Times New Roman"/>
        </w:rPr>
      </w:r>
    </w:p>
    <w:p>
      <w:pPr>
        <w:pStyle w:val="Normal"/>
        <w:spacing w:before="0" w:after="0"/>
        <w:rPr>
          <w:rFonts w:ascii="Times New Roman" w:hAnsi="Times New Roman" w:cs="Times New Roman"/>
        </w:rPr>
      </w:pPr>
      <w:r>
        <w:rPr>
          <w:rFonts w:cs="Times New Roman" w:ascii="Times New Roman" w:hAnsi="Times New Roman"/>
        </w:rPr>
      </w:r>
    </w:p>
    <w:p>
      <w:pPr>
        <w:pStyle w:val="Nadpis1"/>
        <w:rPr/>
      </w:pPr>
      <w:r>
        <w:rPr/>
        <w:t>1. Cíl sledování a metodiky</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Cílem předkládané metodiky je poskytnout jednotný návod pro systematický sběr dat o rozšíření, aktuálním stavu stanovišť, péči o ně a vlivu ohrožujících faktorů v rámci EVL důležitých pro posouzení jejich stavu a současně návod na vyhodnocení sebraných dat. Navržený postup zohledňuje potřebu vysoké kvality dat (odpovídající míře znalosti biologie a ekologie zájmových organizmů), nízkých nákladů na jejich pořízení a návaznosti na probíhající aktivity v oblasti monitoringu.</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Výsledky budou podkladem pro vyhotovení Hodnotících zpráv podle článku 17 Směrnice o stanovištích (92/43/EEC; §45f zákona 114/1992 Sb.) a péči o stanoviště.</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1"/>
        <w:rPr/>
      </w:pPr>
      <w:r>
        <w:rPr/>
        <w:t>2. Výběr reprezentativních ploch pro monitoring předmětu ochrany v EVL</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Předmětem sledování stavu stanoviště jsou všechny EVL, kde je stanoviště předmětem ochrany. Je-li stanoviště v rámci jedné EVL přítomno roztroušeně na více místech, vybírají se pro monitoring alespoň dva nesousední segmenty nebo plochy, v nichž se vyskytuje. Plochou se rozumí soubor vzájemně přiléhajících segmentů tvořící jeden logický celek (například vodní nádrž a její litorál). Takové segmenty či plochy budou vybrány na základě pilotního průzkumu/revize všech segmentů stanoviště v rámci konkrétní EVL. Jako vhodné pro dlouhodobý monitoring budou vybrány segmenty či plochy s nejvyšší reprezentativností a zachovalostí.</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2"/>
        <w:rPr>
          <w:b/>
          <w:b/>
          <w:i w:val="false"/>
          <w:i w:val="false"/>
        </w:rPr>
      </w:pPr>
      <w:r>
        <w:rPr>
          <w:b/>
          <w:i w:val="false"/>
        </w:rPr>
        <w:t>3. Metodika</w:t>
      </w:r>
    </w:p>
    <w:p>
      <w:pPr>
        <w:pStyle w:val="Nadpis2"/>
        <w:rPr/>
      </w:pPr>
      <w:r>
        <w:rPr/>
        <w:t>3.1. Postup prací v terénu, termíny (počty návštěv), délka sledování</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Terénní práce probíhají jednou (konec června, červenec) až dvakrát (červen, polovina září) ročně s ohledem na zachycení druhů s různou sezonalitou. Lokality s výhradní přítomností běžných druhů </w:t>
      </w:r>
      <w:r>
        <w:rPr>
          <w:rFonts w:cs="Times New Roman" w:ascii="Times New Roman" w:hAnsi="Times New Roman"/>
          <w:i/>
          <w:sz w:val="24"/>
          <w:szCs w:val="24"/>
        </w:rPr>
        <w:t xml:space="preserve">Chara vulgaris, Chara globularis, Nitella flexilis </w:t>
      </w:r>
      <w:r>
        <w:rPr>
          <w:rFonts w:cs="Times New Roman" w:ascii="Times New Roman" w:hAnsi="Times New Roman"/>
          <w:sz w:val="24"/>
          <w:szCs w:val="24"/>
        </w:rPr>
        <w:t xml:space="preserve">a </w:t>
      </w:r>
      <w:r>
        <w:rPr>
          <w:rFonts w:cs="Times New Roman" w:ascii="Times New Roman" w:hAnsi="Times New Roman"/>
          <w:i/>
          <w:sz w:val="24"/>
          <w:szCs w:val="24"/>
        </w:rPr>
        <w:t xml:space="preserve">Nitella opaca </w:t>
      </w:r>
      <w:r>
        <w:rPr>
          <w:rFonts w:cs="Times New Roman" w:ascii="Times New Roman" w:hAnsi="Times New Roman"/>
          <w:sz w:val="24"/>
          <w:szCs w:val="24"/>
        </w:rPr>
        <w:t>jsou kontrolovány jednou, lokality s méně běžnými taxony dvakrát ročně.</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Provádí se sběr stélek zájmových druhů na vhodných místech sledovaných území, a to tak, aby se zabránilo vyschnutí biomasy před zpracováním. Je zaznamenávána poloha a orientační pokryvnost populací. U vodních těles s rozlohou přes 200 m</w:t>
      </w:r>
      <w:r>
        <w:rPr>
          <w:rFonts w:cs="Times New Roman" w:ascii="Times New Roman" w:hAnsi="Times New Roman"/>
          <w:sz w:val="24"/>
          <w:szCs w:val="24"/>
          <w:vertAlign w:val="superscript"/>
        </w:rPr>
        <w:t xml:space="preserve">2 </w:t>
      </w:r>
      <w:r>
        <w:rPr>
          <w:rFonts w:cs="Times New Roman" w:ascii="Times New Roman" w:hAnsi="Times New Roman"/>
          <w:sz w:val="24"/>
          <w:szCs w:val="24"/>
        </w:rPr>
        <w:t>vybere monitorovatel reprezentativní část vhodných biotopů o minimální ploše 50 m</w:t>
      </w:r>
      <w:r>
        <w:rPr>
          <w:rFonts w:cs="Times New Roman" w:ascii="Times New Roman" w:hAnsi="Times New Roman"/>
          <w:sz w:val="24"/>
          <w:szCs w:val="24"/>
          <w:vertAlign w:val="superscript"/>
        </w:rPr>
        <w:t xml:space="preserve">2 </w:t>
      </w:r>
      <w:r>
        <w:rPr>
          <w:rFonts w:cs="Times New Roman" w:ascii="Times New Roman" w:hAnsi="Times New Roman"/>
          <w:sz w:val="24"/>
          <w:szCs w:val="24"/>
        </w:rPr>
        <w:t xml:space="preserve">s ohledem na místní podmínky (hloubka, svažitost a typ povrchu dna) </w:t>
      </w:r>
      <w:r>
        <w:rPr>
          <w:rFonts w:cs="Times New Roman" w:ascii="Times New Roman" w:hAnsi="Times New Roman"/>
          <w:sz w:val="24"/>
          <w:szCs w:val="24"/>
          <w:vertAlign w:val="superscript"/>
        </w:rPr>
        <w:t xml:space="preserve"> </w:t>
      </w:r>
      <w:r>
        <w:rPr>
          <w:rFonts w:cs="Times New Roman" w:ascii="Times New Roman" w:hAnsi="Times New Roman"/>
          <w:sz w:val="24"/>
          <w:szCs w:val="24"/>
        </w:rPr>
        <w:t xml:space="preserve">a stanoví pokryvnost na ní. V případě hlubokých nádrží jsou sbírány na břeh vyplavené stélky, pokryvnost se nezaznamenává. Pro hodnocení pokryvnosti se pak dosazují dva body ve smyslu bodu 5.1, kritéria 1.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i/>
          <w:sz w:val="24"/>
          <w:szCs w:val="24"/>
        </w:rPr>
        <w:t>3.2. Laboratorní práce</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Determinace sebraného materiálu musí proběhnout nejpozději do pěti dnů od sběru v terénu. Do determinace musí být stélky uchovávány v chladu. Určování probíhá za pomoci stereomikroskopu s použitím specializované literatury (například Krause 1997, nebo Urbaniak  &amp; Gąbka 2014)</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2"/>
        <w:rPr/>
      </w:pPr>
      <w:r>
        <w:rPr/>
        <w:t>3.3. Odhad časové náročnosti</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Vlastní terénní práce vyžadují 20 – 90 minut na lokalitu v závislosti na rozloze a dostupnosti vhodných stanovišť. Vzhledem ke geografické vzdálenosti jednotlivých lokalit je nutné započítat čas na přesun mezi nimi. Terénní práce musí bezpodmínečně s ohledem na bezpečnost provádět dvě osoby. Čas nutný na laboratorní zpracování jednoho vzorku je 10 – 15 minut, časová náročnost shrnutí výsledků a přípravy závěrečné zprávy nepřevyšuje jeden osoboden.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3.4. Frekvence sledování</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Vzhledem k dynamice výskytu parožnatek a různorodosti sledovaných lokalit doporučujeme frekvenci sledování nastavit dle výsledků monitoringu. V případě zhodnocování dvou návštěv v jednom roce se počítá lepší z výsledků. Na zachovalých lokalitách bez zjevných rizik naplánovat další sledování za pět let, na lokalitách ohrožených lidskou činností, nebo nevhodným managementem provést další sledování za dva roky. Dvouletá perioda by měla být aplikována i na lokalitách, kde parožnatky vymizely. Nejsou-li zástupci zájmové skupiny na lokalitě nalezeni během dvou po sobě následujících návštěv (dvě návštěvy téže lokality v jednom roce se považují za jednu), má se biotop na lokalitě za vymizelý a upouští se od jeho sledování.</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adpis3"/>
        <w:rPr>
          <w:rFonts w:ascii="Times New Roman" w:hAnsi="Times New Roman" w:cs="Times New Roman"/>
          <w:b/>
          <w:b/>
          <w:u w:val="none"/>
        </w:rPr>
      </w:pPr>
      <w:r>
        <w:rPr>
          <w:rFonts w:cs="Times New Roman" w:ascii="Times New Roman" w:hAnsi="Times New Roman"/>
          <w:b/>
          <w:u w:val="none"/>
        </w:rPr>
        <w:t>4. Sledované parametry pro hodnocení stavu</w:t>
      </w:r>
    </w:p>
    <w:p>
      <w:pPr>
        <w:pStyle w:val="Nadpis3"/>
        <w:rPr>
          <w:rFonts w:ascii="Times New Roman" w:hAnsi="Times New Roman" w:cs="Times New Roman"/>
          <w:i/>
          <w:i/>
          <w:u w:val="none"/>
        </w:rPr>
      </w:pPr>
      <w:r>
        <w:rPr>
          <w:rFonts w:cs="Times New Roman" w:ascii="Times New Roman" w:hAnsi="Times New Roman"/>
          <w:i/>
          <w:u w:val="none"/>
        </w:rPr>
      </w:r>
    </w:p>
    <w:p>
      <w:pPr>
        <w:pStyle w:val="Nadpis3"/>
        <w:rPr>
          <w:rFonts w:ascii="Times New Roman" w:hAnsi="Times New Roman" w:cs="Times New Roman"/>
          <w:i/>
          <w:i/>
          <w:u w:val="none"/>
        </w:rPr>
      </w:pPr>
      <w:r>
        <w:rPr>
          <w:rFonts w:cs="Times New Roman" w:ascii="Times New Roman" w:hAnsi="Times New Roman"/>
          <w:i/>
          <w:u w:val="none"/>
        </w:rPr>
        <w:t>4.1. Přehled sledovaných parametrů</w:t>
      </w:r>
    </w:p>
    <w:p>
      <w:pPr>
        <w:pStyle w:val="Normal"/>
        <w:spacing w:before="0" w:after="0"/>
        <w:jc w:val="both"/>
        <w:rPr>
          <w:rFonts w:ascii="Times New Roman" w:hAnsi="Times New Roman" w:cs="Times New Roman"/>
          <w:sz w:val="24"/>
          <w:szCs w:val="24"/>
        </w:rPr>
      </w:pPr>
      <w:r>
        <w:rPr>
          <w:rFonts w:cs="Times New Roman" w:ascii="Times New Roman" w:hAnsi="Times New Roman"/>
          <w:b/>
          <w:sz w:val="24"/>
          <w:szCs w:val="24"/>
        </w:rPr>
        <w:t>Celkový počet druhů parožnatek</w:t>
      </w:r>
      <w:r>
        <w:rPr>
          <w:rFonts w:cs="Times New Roman" w:ascii="Times New Roman" w:hAnsi="Times New Roman"/>
          <w:sz w:val="24"/>
          <w:szCs w:val="24"/>
        </w:rPr>
        <w:t xml:space="preserve">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b/>
          <w:sz w:val="24"/>
          <w:szCs w:val="24"/>
        </w:rPr>
        <w:t>Počet méně běžných druhů:</w:t>
      </w:r>
      <w:r>
        <w:rPr>
          <w:rFonts w:cs="Times New Roman" w:ascii="Times New Roman" w:hAnsi="Times New Roman"/>
          <w:sz w:val="24"/>
          <w:szCs w:val="24"/>
        </w:rPr>
        <w:t xml:space="preserve"> přítomné druhy mimo </w:t>
      </w:r>
      <w:r>
        <w:rPr>
          <w:rFonts w:cs="Times New Roman" w:ascii="Times New Roman" w:hAnsi="Times New Roman"/>
          <w:i/>
          <w:sz w:val="24"/>
          <w:szCs w:val="24"/>
        </w:rPr>
        <w:t>Chara vulgaris, Chara globularis, Nitella flexilis</w:t>
      </w:r>
      <w:r>
        <w:rPr>
          <w:rFonts w:cs="Times New Roman" w:ascii="Times New Roman" w:hAnsi="Times New Roman"/>
          <w:sz w:val="24"/>
          <w:szCs w:val="24"/>
        </w:rPr>
        <w:t xml:space="preserve"> a </w:t>
      </w:r>
      <w:r>
        <w:rPr>
          <w:rFonts w:cs="Times New Roman" w:ascii="Times New Roman" w:hAnsi="Times New Roman"/>
          <w:i/>
          <w:sz w:val="24"/>
          <w:szCs w:val="24"/>
        </w:rPr>
        <w:t>Nitella opaca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b/>
          <w:sz w:val="24"/>
          <w:szCs w:val="24"/>
        </w:rPr>
        <w:t xml:space="preserve">Pokryvnost společenstva parožnatek: </w:t>
      </w:r>
      <w:r>
        <w:rPr>
          <w:rFonts w:cs="Times New Roman" w:ascii="Times New Roman" w:hAnsi="Times New Roman"/>
          <w:sz w:val="24"/>
          <w:szCs w:val="24"/>
        </w:rPr>
        <w:t xml:space="preserve">méně než 10 %, 10 – 50 %, &gt; 50 % rozlohy monitorovaných segmentů/ploch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b/>
          <w:sz w:val="24"/>
          <w:szCs w:val="24"/>
        </w:rPr>
        <w:t>Celistvost populace v segmentu/ploše:</w:t>
      </w:r>
      <w:r>
        <w:rPr>
          <w:rFonts w:cs="Times New Roman" w:ascii="Times New Roman" w:hAnsi="Times New Roman"/>
          <w:sz w:val="24"/>
          <w:szCs w:val="24"/>
        </w:rPr>
        <w:t xml:space="preserve"> jednotlivé stélky nebo jejich drobné shluky, větší celistvé plošky, souvislé porosty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b/>
          <w:sz w:val="24"/>
        </w:rPr>
        <w:t>Pokryvnost populace koexistujících vodních/mokřadních makrofyt</w:t>
      </w:r>
      <w:r>
        <w:rPr>
          <w:rFonts w:cs="Times New Roman" w:ascii="Times New Roman" w:hAnsi="Times New Roman"/>
          <w:sz w:val="24"/>
        </w:rPr>
        <w:t>: velká, střední, nízká</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
          <w:sz w:val="24"/>
          <w:szCs w:val="24"/>
        </w:rPr>
      </w:pPr>
      <w:r>
        <w:rPr>
          <w:rFonts w:cs="Times New Roman" w:ascii="Times New Roman" w:hAnsi="Times New Roman"/>
          <w:b/>
          <w:sz w:val="24"/>
          <w:szCs w:val="24"/>
        </w:rPr>
        <w:t>Další parametry kvality lokality:</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a) intenzita chovu ryb</w:t>
      </w:r>
      <w:r>
        <w:rPr>
          <w:rFonts w:cs="Times New Roman" w:ascii="Times New Roman" w:hAnsi="Times New Roman"/>
          <w:sz w:val="24"/>
          <w:szCs w:val="24"/>
        </w:rPr>
        <w:t>: intenzivní, extenzivní, bez chovaných ryb</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b) stabilita vodního režimu</w:t>
      </w:r>
      <w:r>
        <w:rPr>
          <w:rFonts w:cs="Times New Roman" w:ascii="Times New Roman" w:hAnsi="Times New Roman"/>
          <w:sz w:val="24"/>
          <w:szCs w:val="24"/>
        </w:rPr>
        <w:t xml:space="preserve">: významné změny proti pilotnímu monitoringu - drastický úbytek vody či vyschnutí, patrné periodické kolísání hladiny, víceméně stabilní zavodnění </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 významný zdroj živin, resp. znečištění v blízkém povodí</w:t>
      </w:r>
      <w:r>
        <w:rPr>
          <w:rFonts w:cs="Times New Roman" w:ascii="Times New Roman" w:hAnsi="Times New Roman"/>
          <w:sz w:val="24"/>
          <w:szCs w:val="24"/>
        </w:rPr>
        <w:t>: ano, 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i/>
          <w:i/>
          <w:sz w:val="24"/>
          <w:szCs w:val="24"/>
        </w:rPr>
      </w:pPr>
      <w:r>
        <w:rPr>
          <w:rFonts w:cs="Times New Roman" w:ascii="Times New Roman" w:hAnsi="Times New Roman"/>
          <w:i/>
          <w:sz w:val="24"/>
          <w:szCs w:val="24"/>
        </w:rPr>
        <w:t>4.2. Ukládání dat v systémech AOPK ČR</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Sledované parametry populací a všechny sledované parametry stanovišť budou standardně zadávány do databáze monitoringu evropsky významných biotopů (MOB), odkud budou potřebná data po revizi technicky převedena do nálezové databáze ochrany přírody (NDOP).</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t>5. Hodnocení stavu stanoviště</w:t>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 xml:space="preserve">5.1. Vstupní kritéria pro hodnocení a jejich analýza </w:t>
      </w:r>
    </w:p>
    <w:p>
      <w:pPr>
        <w:pStyle w:val="Normal"/>
        <w:spacing w:before="0" w:after="0"/>
        <w:jc w:val="both"/>
        <w:rPr>
          <w:rFonts w:ascii="Times New Roman" w:hAnsi="Times New Roman" w:cs="Times New Roman"/>
          <w:sz w:val="24"/>
        </w:rPr>
      </w:pPr>
      <w:r>
        <w:rPr>
          <w:rFonts w:cs="Times New Roman" w:ascii="Times New Roman" w:hAnsi="Times New Roman"/>
          <w:sz w:val="24"/>
        </w:rPr>
        <w:t>Z důvodu značné odlišnosti ekologie a dynamiky parožnatkových porostů a společenstev je navržena zcela nová metodika hodnocení kvality daného biotopu. Snahou bylo připravit jednoduchou, snadno použitelnou a zároveň efektivní a objektivní metodu. Ta se skládá z následujících pěti kritérií:</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ListParagraph"/>
        <w:rPr>
          <w:rFonts w:ascii="Times New Roman" w:hAnsi="Times New Roman"/>
          <w:sz w:val="24"/>
        </w:rPr>
      </w:pPr>
      <w:r>
        <w:rPr>
          <w:rFonts w:ascii="Times New Roman" w:hAnsi="Times New Roman"/>
          <w:sz w:val="24"/>
        </w:rPr>
      </w:r>
    </w:p>
    <w:p>
      <w:pPr>
        <w:pStyle w:val="ListParagraph"/>
        <w:numPr>
          <w:ilvl w:val="0"/>
          <w:numId w:val="2"/>
        </w:numPr>
        <w:rPr>
          <w:rFonts w:ascii="Times New Roman" w:hAnsi="Times New Roman"/>
          <w:sz w:val="24"/>
        </w:rPr>
      </w:pPr>
      <w:r>
        <w:rPr>
          <w:rFonts w:ascii="Times New Roman" w:hAnsi="Times New Roman"/>
          <w:sz w:val="24"/>
        </w:rPr>
        <w:t>Pokryvnost parožnatek v rámci rozlohy segmentů/ploch stanoviště na lokalitě</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méně než 10 %</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10-50 %</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více než 50 %</w:t>
      </w:r>
    </w:p>
    <w:p>
      <w:pPr>
        <w:pStyle w:val="ListParagraph"/>
        <w:rPr>
          <w:rFonts w:ascii="Times New Roman" w:hAnsi="Times New Roman"/>
          <w:sz w:val="24"/>
        </w:rPr>
      </w:pPr>
      <w:r>
        <w:rPr>
          <w:rFonts w:ascii="Times New Roman" w:hAnsi="Times New Roman"/>
          <w:sz w:val="24"/>
        </w:rPr>
      </w:r>
    </w:p>
    <w:p>
      <w:pPr>
        <w:pStyle w:val="ListParagraph"/>
        <w:numPr>
          <w:ilvl w:val="0"/>
          <w:numId w:val="2"/>
        </w:numPr>
        <w:rPr>
          <w:rFonts w:ascii="Times New Roman" w:hAnsi="Times New Roman"/>
          <w:sz w:val="24"/>
        </w:rPr>
      </w:pPr>
      <w:r>
        <w:rPr>
          <w:rFonts w:ascii="Times New Roman" w:hAnsi="Times New Roman"/>
          <w:sz w:val="24"/>
        </w:rPr>
        <w:t>Podíl méně běžných druhů (definovány v bodě 4.1)</w:t>
      </w:r>
      <w:r>
        <w:rPr>
          <w:rStyle w:val="FootnoteAnchor"/>
          <w:rFonts w:ascii="Times New Roman" w:hAnsi="Times New Roman"/>
          <w:sz w:val="24"/>
        </w:rPr>
        <w:footnoteReference w:id="10"/>
      </w:r>
      <w:r>
        <w:rPr>
          <w:rFonts w:ascii="Times New Roman" w:hAnsi="Times New Roman"/>
          <w:sz w:val="24"/>
        </w:rPr>
        <w:t xml:space="preserve"> na celkové pokryvnosti parožnatek</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žádný</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0,1-20 %</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více než 20 %</w:t>
      </w:r>
    </w:p>
    <w:p>
      <w:pPr>
        <w:pStyle w:val="ListParagraph"/>
        <w:rPr>
          <w:rFonts w:ascii="Times New Roman" w:hAnsi="Times New Roman"/>
          <w:sz w:val="24"/>
        </w:rPr>
      </w:pPr>
      <w:r>
        <w:rPr>
          <w:rFonts w:ascii="Times New Roman" w:hAnsi="Times New Roman"/>
          <w:sz w:val="24"/>
        </w:rPr>
      </w:r>
    </w:p>
    <w:p>
      <w:pPr>
        <w:pStyle w:val="ListParagraph"/>
        <w:numPr>
          <w:ilvl w:val="0"/>
          <w:numId w:val="2"/>
        </w:numPr>
        <w:rPr>
          <w:rFonts w:ascii="Times New Roman" w:hAnsi="Times New Roman"/>
          <w:sz w:val="24"/>
        </w:rPr>
      </w:pPr>
      <w:r>
        <w:rPr>
          <w:rFonts w:ascii="Times New Roman" w:hAnsi="Times New Roman"/>
          <w:sz w:val="24"/>
        </w:rPr>
        <w:t>Celistvost populace parožnatek</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xml:space="preserve">: </w:t>
      </w:r>
      <w:r>
        <w:rPr>
          <w:rFonts w:ascii="Times New Roman" w:hAnsi="Times New Roman"/>
          <w:sz w:val="24"/>
          <w:szCs w:val="24"/>
        </w:rPr>
        <w:t>jednotlivé stélky nebo jejich drobné shluky</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větší celistvé plošky (do ~ 0,5 m</w:t>
      </w:r>
      <w:r>
        <w:rPr>
          <w:rFonts w:ascii="Times New Roman" w:hAnsi="Times New Roman"/>
          <w:sz w:val="24"/>
          <w:vertAlign w:val="superscript"/>
        </w:rPr>
        <w:t>2</w:t>
      </w:r>
      <w:r>
        <w:rPr>
          <w:rFonts w:ascii="Times New Roman" w:hAnsi="Times New Roman"/>
          <w:sz w:val="24"/>
        </w:rPr>
        <w:t xml:space="preserve"> v rozsáhlejších plochách) </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souvislé porosty</w:t>
      </w:r>
    </w:p>
    <w:p>
      <w:pPr>
        <w:pStyle w:val="ListParagraph"/>
        <w:rPr>
          <w:rFonts w:ascii="Times New Roman" w:hAnsi="Times New Roman"/>
          <w:sz w:val="24"/>
        </w:rPr>
      </w:pPr>
      <w:r>
        <w:rPr>
          <w:rFonts w:ascii="Times New Roman" w:hAnsi="Times New Roman"/>
          <w:sz w:val="24"/>
        </w:rPr>
      </w:r>
    </w:p>
    <w:p>
      <w:pPr>
        <w:pStyle w:val="ListParagraph"/>
        <w:numPr>
          <w:ilvl w:val="0"/>
          <w:numId w:val="2"/>
        </w:numPr>
        <w:rPr>
          <w:rFonts w:ascii="Times New Roman" w:hAnsi="Times New Roman"/>
          <w:sz w:val="24"/>
        </w:rPr>
      </w:pPr>
      <w:r>
        <w:rPr>
          <w:rFonts w:ascii="Times New Roman" w:hAnsi="Times New Roman"/>
          <w:sz w:val="24"/>
        </w:rPr>
        <w:t>Populace koexistujících vodních/mokřadních makrofyt</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velká – pokryvnost &gt;80 % potenciálního biotopu parožnatek</w:t>
      </w:r>
      <w:r>
        <w:rPr>
          <w:rStyle w:val="FootnoteAnchor"/>
          <w:rFonts w:ascii="Times New Roman" w:hAnsi="Times New Roman"/>
          <w:sz w:val="24"/>
        </w:rPr>
        <w:footnoteReference w:id="11"/>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xml:space="preserve">: střední – pokryvnost 30-80 % potenciálního biotopu parožnatek </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nízká – pokryvnost &lt;30 % potenciálního biotopu parožnatek</w:t>
      </w:r>
    </w:p>
    <w:p>
      <w:pPr>
        <w:pStyle w:val="ListParagraph"/>
        <w:rPr>
          <w:rFonts w:ascii="Times New Roman" w:hAnsi="Times New Roman"/>
          <w:sz w:val="24"/>
        </w:rPr>
      </w:pPr>
      <w:r>
        <w:rPr>
          <w:rFonts w:ascii="Times New Roman" w:hAnsi="Times New Roman"/>
          <w:sz w:val="24"/>
        </w:rPr>
      </w:r>
    </w:p>
    <w:p>
      <w:pPr>
        <w:pStyle w:val="ListParagraph"/>
        <w:numPr>
          <w:ilvl w:val="0"/>
          <w:numId w:val="2"/>
        </w:numPr>
        <w:rPr>
          <w:rFonts w:ascii="Times New Roman" w:hAnsi="Times New Roman"/>
          <w:sz w:val="24"/>
        </w:rPr>
      </w:pPr>
      <w:r>
        <w:rPr>
          <w:rFonts w:ascii="Times New Roman" w:hAnsi="Times New Roman"/>
          <w:sz w:val="24"/>
        </w:rPr>
        <w:t>Míra ohrožení biotopu a populací parožnatek na lokalitě</w:t>
      </w:r>
    </w:p>
    <w:p>
      <w:pPr>
        <w:pStyle w:val="ListParagraph"/>
        <w:rPr>
          <w:rFonts w:ascii="Times New Roman" w:hAnsi="Times New Roman"/>
          <w:sz w:val="24"/>
        </w:rPr>
      </w:pPr>
      <w:r>
        <w:rPr>
          <w:rFonts w:ascii="Times New Roman" w:hAnsi="Times New Roman"/>
          <w:b/>
          <w:sz w:val="24"/>
        </w:rPr>
        <w:t>0</w:t>
      </w:r>
      <w:r>
        <w:rPr>
          <w:rFonts w:ascii="Times New Roman" w:hAnsi="Times New Roman"/>
          <w:sz w:val="24"/>
        </w:rPr>
        <w:t>: vysoká (biotop zaniká zazemněním, intenzivním chovem ryb, nebo významnou změnou vodního režimu)</w:t>
      </w:r>
    </w:p>
    <w:p>
      <w:pPr>
        <w:pStyle w:val="ListParagraph"/>
        <w:rPr>
          <w:rFonts w:ascii="Times New Roman" w:hAnsi="Times New Roman"/>
          <w:sz w:val="24"/>
        </w:rPr>
      </w:pPr>
      <w:r>
        <w:rPr>
          <w:rFonts w:ascii="Times New Roman" w:hAnsi="Times New Roman"/>
          <w:b/>
          <w:sz w:val="24"/>
        </w:rPr>
        <w:t>1</w:t>
      </w:r>
      <w:r>
        <w:rPr>
          <w:rFonts w:ascii="Times New Roman" w:hAnsi="Times New Roman"/>
          <w:sz w:val="24"/>
        </w:rPr>
        <w:t>: střední, reálné riziko zániku biotopu v blízké budoucnosti (nevhodný management, zarůstání, eutrofizace)</w:t>
      </w:r>
    </w:p>
    <w:p>
      <w:pPr>
        <w:pStyle w:val="ListParagraph"/>
        <w:rPr>
          <w:rFonts w:ascii="Times New Roman" w:hAnsi="Times New Roman"/>
          <w:sz w:val="24"/>
        </w:rPr>
      </w:pPr>
      <w:r>
        <w:rPr>
          <w:rFonts w:ascii="Times New Roman" w:hAnsi="Times New Roman"/>
          <w:b/>
          <w:sz w:val="24"/>
        </w:rPr>
        <w:t>2</w:t>
      </w:r>
      <w:r>
        <w:rPr>
          <w:rFonts w:ascii="Times New Roman" w:hAnsi="Times New Roman"/>
          <w:sz w:val="24"/>
        </w:rPr>
        <w:t>: nízká (stabilní vhodný management, bez chovu ryb nebo jen s malou rybí obsádkou, nízké riziko zarůstání vodními makrofyty, stabilní vodní režim, nízké riziko eutrofizace)</w:t>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rPr>
      </w:pPr>
      <w:r>
        <w:rPr>
          <w:rFonts w:cs="Times New Roman" w:ascii="Times New Roman" w:hAnsi="Times New Roman"/>
          <w:sz w:val="24"/>
        </w:rPr>
        <w:t>Zhodnocení součtu bodů:</w:t>
      </w:r>
    </w:p>
    <w:p>
      <w:pPr>
        <w:pStyle w:val="Normal"/>
        <w:spacing w:before="0" w:after="0"/>
        <w:rPr>
          <w:rFonts w:ascii="Times New Roman" w:hAnsi="Times New Roman" w:cs="Times New Roman"/>
          <w:sz w:val="24"/>
        </w:rPr>
      </w:pPr>
      <w:r>
        <w:rPr>
          <w:rFonts w:cs="Times New Roman" w:ascii="Times New Roman" w:hAnsi="Times New Roman"/>
          <w:sz w:val="24"/>
        </w:rPr>
        <w:tab/>
        <w:t>0–4: ŠPATNÝ STAV</w:t>
      </w:r>
    </w:p>
    <w:p>
      <w:pPr>
        <w:pStyle w:val="Normal"/>
        <w:spacing w:before="0" w:after="0"/>
        <w:rPr>
          <w:rFonts w:ascii="Times New Roman" w:hAnsi="Times New Roman" w:cs="Times New Roman"/>
          <w:sz w:val="24"/>
        </w:rPr>
      </w:pPr>
      <w:r>
        <w:rPr>
          <w:rFonts w:cs="Times New Roman" w:ascii="Times New Roman" w:hAnsi="Times New Roman"/>
          <w:sz w:val="24"/>
        </w:rPr>
        <w:tab/>
        <w:t>5–6: ZHORŠENÝ STAV</w:t>
      </w:r>
    </w:p>
    <w:p>
      <w:pPr>
        <w:pStyle w:val="Normal"/>
        <w:spacing w:before="0" w:after="0"/>
        <w:rPr>
          <w:rFonts w:ascii="Times New Roman" w:hAnsi="Times New Roman" w:cs="Times New Roman"/>
          <w:sz w:val="24"/>
        </w:rPr>
      </w:pPr>
      <w:r>
        <w:rPr>
          <w:rFonts w:cs="Times New Roman" w:ascii="Times New Roman" w:hAnsi="Times New Roman"/>
          <w:sz w:val="24"/>
        </w:rPr>
        <w:tab/>
        <w:t>7–10: DOBRÝ STAV</w:t>
      </w:r>
    </w:p>
    <w:p>
      <w:pPr>
        <w:pStyle w:val="Normal"/>
        <w:spacing w:before="0" w:after="0"/>
        <w:jc w:val="both"/>
        <w:rPr>
          <w:rFonts w:ascii="Times New Roman" w:hAnsi="Times New Roman" w:cs="Times New Roman"/>
          <w:sz w:val="28"/>
          <w:szCs w:val="24"/>
        </w:rPr>
      </w:pPr>
      <w:r>
        <w:rPr>
          <w:rFonts w:cs="Times New Roman" w:ascii="Times New Roman" w:hAnsi="Times New Roman"/>
          <w:sz w:val="28"/>
          <w:szCs w:val="24"/>
        </w:rPr>
      </w:r>
    </w:p>
    <w:p>
      <w:pPr>
        <w:pStyle w:val="Normal"/>
        <w:spacing w:before="0" w:after="0"/>
        <w:jc w:val="both"/>
        <w:rPr>
          <w:rFonts w:ascii="Times New Roman" w:hAnsi="Times New Roman" w:cs="Times New Roman"/>
          <w:i/>
          <w:i/>
          <w:sz w:val="24"/>
          <w:szCs w:val="24"/>
        </w:rPr>
      </w:pPr>
      <w:r>
        <w:rPr>
          <w:rFonts w:cs="Times New Roman" w:ascii="Times New Roman" w:hAnsi="Times New Roman"/>
          <w:i/>
          <w:sz w:val="24"/>
          <w:szCs w:val="24"/>
        </w:rPr>
        <w:t>5.2. Hodnocení stavu stanoviště na úrovni EVL</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Vyskytuje-li se na území dané EVL alespoň 50 % monitorovaných segmentů/ploch stanoviště 3140 – Tvrdé oligo-mezotrofní vody s bentickou vegetací parožnatek v dobrém stavu, lze celkový stav také považovat za dobrý. Stejné parametry platí i pro opakovaná sledování. Sníží-li se celková rozloha stanoviště na sledovaných segmentech/plochách o více než 30 % v rámci EVL proti předchozí návštěvě, je stav považován za špatný.</w:t>
      </w:r>
    </w:p>
    <w:p>
      <w:pPr>
        <w:pStyle w:val="Normal"/>
        <w:spacing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adpis1"/>
        <w:rPr/>
      </w:pPr>
      <w:r>
        <w:rPr/>
      </w:r>
    </w:p>
    <w:p>
      <w:pPr>
        <w:pStyle w:val="Nadpis1"/>
        <w:rPr/>
      </w:pPr>
      <w:r>
        <w:rPr/>
        <w:t>Literatura</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Krause W. (1997): Charales (Charophyceae). Süßwasserflora von Mitteleuropa, vol. 18, Gustav Fischer Verlag Stuttgart 202 pp.</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Urbaniak J. &amp; Gąbka M. (2014): Polish Charophytes. An Illustrated Guide to Identification. Wydawnictwo universitetu Przyrodniego we Wrocławiu, Wrocław, 120 pp.</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w:r>
    </w:p>
    <w:sectPr>
      <w:footnotePr>
        <w:numFmt w:val="decimal"/>
      </w:footnotePr>
      <w:type w:val="nextPage"/>
      <w:pgSz w:w="11906" w:h="16838"/>
      <w:pgMar w:left="1417" w:right="1417" w:gutter="0" w:header="0" w:top="1417" w:footer="0" w:bottom="1417"/>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Martin Vojík" w:date="2024-09-04T13:19:00Z" w:initials="MV">
    <w:p>
      <w:r>
        <w:rPr>
          <w:rFonts w:ascii="Liberation Serif" w:hAnsi="Liberation Serif" w:eastAsia="DejaVu Sans" w:cs="DejaVu Sans"/>
          <w:sz w:val="24"/>
          <w:szCs w:val="24"/>
          <w:lang w:val="en-US" w:eastAsia="en-US" w:bidi="en-US"/>
        </w:rPr>
        <w:t xml:space="preserve">Hele tohle je bordel. Jak je to teď? Nechci slyšet, že stejně! </w:t>
      </w:r>
    </w:p>
  </w:comment>
  <w:comment w:id="0" w:author="Martin Vojík" w:date="2024-09-04T13:23:00Z" w:initials="MV">
    <w:p>
      <w:r>
        <w:rPr>
          <w:rFonts w:ascii="Liberation Serif" w:hAnsi="Liberation Serif" w:eastAsia="DejaVu Sans" w:cs="DejaVu Sans"/>
          <w:sz w:val="24"/>
          <w:szCs w:val="24"/>
          <w:lang w:val="en-US" w:eastAsia="en-US" w:bidi="en-US"/>
        </w:rPr>
        <w:t>Citaci udělám až to bude jasné</w:t>
      </w:r>
    </w:p>
  </w:comment>
  <w:comment w:id="2" w:author="Jakub Rataj" w:date="2026-02-05T12:35:29Z" w:initials="JR">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cs-CZ" w:eastAsia="en-US" w:bidi="ar-SA"/>
        </w:rPr>
        <w:t>Reply to Martin Vojík (04/09/2024, 13:23): "..."</w:t>
      </w:r>
    </w:p>
    <w:p>
      <w:r>
        <w:rPr>
          <w:rFonts w:ascii="Liberation Serif" w:hAnsi="Liberation Serif" w:eastAsia="DejaVu Sans" w:cs="DejaVu Sans"/>
          <w:sz w:val="20"/>
          <w:szCs w:val="24"/>
          <w:lang w:val="cs-CZ" w:eastAsia="en-US" w:bidi="ar-SA"/>
        </w:rPr>
        <w:t>vzdy vyuzita posledni verze redlistu a kriterii IUCN</w:t>
      </w:r>
    </w:p>
    <w:p>
      <w:r>
        <w:rPr>
          <w:rFonts w:ascii="Liberation Serif" w:hAnsi="Liberation Serif" w:eastAsia="DejaVu Sans" w:cs="DejaVu Sans"/>
          <w:sz w:val="20"/>
          <w:szCs w:val="24"/>
          <w:lang w:val="cs-CZ" w:eastAsia="en-US" w:bidi="ar-SA"/>
        </w:rPr>
        <w:t>aktualni je grulich 2017</w:t>
      </w:r>
    </w:p>
  </w:comment>
  <w:comment w:id="3" w:author="Jakub Rataj" w:date="2026-01-20T11:18:28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aktualizovat</w:t>
      </w:r>
    </w:p>
  </w:comment>
  <w:comment w:id="4" w:author="Martin Vojík" w:date="2024-09-03T14:36:00Z" w:initials="MV">
    <w:p>
      <w:r>
        <w:rPr>
          <w:rFonts w:ascii="Liberation Serif" w:hAnsi="Liberation Serif" w:eastAsia="DejaVu Sans" w:cs="DejaVu Sans"/>
          <w:sz w:val="24"/>
          <w:szCs w:val="24"/>
          <w:lang w:val="en-US" w:eastAsia="en-US" w:bidi="en-US"/>
        </w:rPr>
        <w:t>Platí stále? Pokud ano, je řeba revidovat interpretační manuál.</w:t>
      </w:r>
    </w:p>
  </w:comment>
  <w:comment w:id="5" w:author="Jakub Rataj" w:date="2026-02-04T15:14:28Z" w:initials="JR">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cs-CZ" w:eastAsia="en-US" w:bidi="ar-SA"/>
        </w:rPr>
        <w:t>Reply to Martin Vojík (03/09/2024, 14:36): "..."</w:t>
      </w:r>
    </w:p>
    <w:p>
      <w:r>
        <w:rPr>
          <w:rFonts w:ascii="Liberation Serif" w:hAnsi="Liberation Serif" w:eastAsia="DejaVu Sans" w:cs="DejaVu Sans"/>
          <w:sz w:val="20"/>
          <w:szCs w:val="24"/>
          <w:lang w:val="cs-CZ" w:eastAsia="en-US" w:bidi="ar-SA"/>
        </w:rPr>
        <w:t>dle kódu platí. navíc i opačným směrem (5% nárůst vede na hodnocení zlepšující se). v interpretačním klíči chybí</w:t>
      </w:r>
    </w:p>
    <w:p>
      <w:r>
        <w:rPr>
          <w:rFonts w:ascii="Liberation Serif" w:hAnsi="Liberation Serif" w:eastAsia="DejaVu Sans" w:cs="DejaVu Sans"/>
          <w:sz w:val="24"/>
          <w:szCs w:val="24"/>
          <w:lang w:val="en-US" w:eastAsia="en-US" w:bidi="en-US"/>
        </w:rPr>
      </w:r>
    </w:p>
    <w:p>
      <w:r>
        <w:rPr>
          <w:rFonts w:ascii="Liberation Serif" w:hAnsi="Liberation Serif" w:eastAsia="DejaVu Sans" w:cs="DejaVu Sans"/>
          <w:sz w:val="24"/>
          <w:szCs w:val="24"/>
          <w:lang w:val="en-US" w:eastAsia="en-US" w:bidi="en-US"/>
        </w:rPr>
        <w:t>doplnit větu o cílovém stavu a vztahu tohoto stavu k toleranci  5%</w:t>
      </w:r>
    </w:p>
  </w:comment>
  <w:comment w:id="6" w:author="Jakub Rataj" w:date="2026-02-05T12:41:50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také doplnit povídání o trendu, viz rozloha</w:t>
      </w:r>
    </w:p>
  </w:comment>
  <w:comment w:id="7" w:author="Martin Vojík" w:date="2024-09-04T10:48:00Z" w:initials="MV">
    <w:p>
      <w:r>
        <w:rPr>
          <w:rFonts w:ascii="Liberation Serif" w:hAnsi="Liberation Serif" w:eastAsia="DejaVu Sans" w:cs="DejaVu Sans"/>
          <w:sz w:val="24"/>
          <w:szCs w:val="24"/>
          <w:lang w:val="en-US" w:eastAsia="en-US" w:bidi="en-US"/>
        </w:rPr>
        <w:t>Proč je potřeba jít nad rámec citování, když to má být stručné a jasné? Musel bych přejmout celou převodní tabulku včetně odstavce, kde říkají, že se to jede podle ní…nemají to ani v té velké metodice aktualizace, asi jim to také přijde zbytečné…a když je to zbytečné zahlcení tam, necpal bych to ani sem…</w:t>
      </w:r>
    </w:p>
  </w:comment>
  <w:comment w:id="8" w:author="Unknown Author" w:date="2026-01-07T15:02:07Z" w:initials="">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w:t>
      </w:r>
    </w:p>
  </w:comment>
  <w:comment w:id="9" w:author="Jakub Rataj" w:date="2026-01-07T15:03:01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w:t>
      </w:r>
    </w:p>
  </w:comment>
  <w:comment w:id="10" w:author="Martin Vojík" w:date="2024-09-04T10:29:00Z" w:initials="MV">
    <w:p w14:paraId="01000000">
      <w:r>
        <w:rPr>
          <w:rFonts w:ascii="Liberation Serif" w:hAnsi="Liberation Serif" w:eastAsia="DejaVu Sans" w:cs="DejaVu Sans"/>
          <w:sz w:val="24"/>
          <w:szCs w:val="24"/>
          <w:lang w:val="en-US" w:eastAsia="en-US" w:bidi="en-US"/>
        </w:rPr>
        <w:t>Přílohu 2 tedy zachováme, je tak?</w:t>
      </w:r>
    </w:p>
  </w:comment>
  <w:comment w:id="12" w:author="Martin Vojík" w:date="2024-09-04T09:09:00Z" w:initials="MV">
    <w:p>
      <w:r>
        <w:rPr>
          <w:rFonts w:ascii="Liberation Serif" w:hAnsi="Liberation Serif" w:eastAsia="DejaVu Sans" w:cs="DejaVu Sans"/>
          <w:sz w:val="24"/>
          <w:szCs w:val="24"/>
          <w:lang w:val="en-US" w:eastAsia="en-US" w:bidi="en-US"/>
        </w:rPr>
        <w:t>Z a) udělat „1“ a z b „2“, udělal bych to ale nemám editovatelnou verzi obrázku</w:t>
      </w:r>
    </w:p>
  </w:comment>
  <w:comment w:id="11" w:author="Martin Vojík" w:date="2024-09-04T09:07:00Z" w:initials="MV">
    <w:p>
      <w:r>
        <w:rPr>
          <w:rFonts w:ascii="Liberation Serif" w:hAnsi="Liberation Serif" w:eastAsia="DejaVu Sans" w:cs="DejaVu Sans"/>
          <w:sz w:val="24"/>
          <w:szCs w:val="24"/>
          <w:lang w:val="en-US" w:eastAsia="en-US" w:bidi="en-US"/>
        </w:rPr>
        <w:t>Tady není úplně jasné co znamená A a B…pak tu jsou skupiny C a D, to také není popsáno</w:t>
      </w:r>
    </w:p>
  </w:comment>
  <w:comment w:id="13" w:author="Jakub Rataj" w:date="2026-01-29T14:35:59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v habitatech v EVL</w:t>
      </w:r>
    </w:p>
  </w:comment>
  <w:comment w:id="14" w:author="Jakub Rataj" w:date="2026-01-29T14:37:59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ve formuli je jenom jako „plocha stanoviště“, nahradit Vb?</w:t>
      </w:r>
    </w:p>
  </w:comment>
  <w:comment w:id="15" w:author="Jakub Rataj" w:date="2026-01-07T16:08:22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vzorec: v kódu chybí začátek rovnice 100-…</w:t>
      </w:r>
    </w:p>
    <w:p>
      <w:r>
        <w:rPr>
          <w:rFonts w:ascii="Liberation Serif" w:hAnsi="Liberation Serif" w:eastAsia="DejaVu Sans" w:cs="DejaVu Sans"/>
          <w:sz w:val="24"/>
          <w:szCs w:val="24"/>
          <w:lang w:val="en-US" w:eastAsia="en-US" w:bidi="en-US"/>
        </w:rPr>
      </w:r>
    </w:p>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spravne je kod</w:t>
      </w:r>
    </w:p>
  </w:comment>
  <w:comment w:id="16" w:author="Jakub Rataj" w:date="2026-01-29T15:05:44Z" w:initials="JR">
    <w:p>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cs-CZ" w:eastAsia="en-US" w:bidi="ar-SA"/>
        </w:rPr>
        <w:t>opět, v kódu nevidím 100-...</w:t>
      </w:r>
    </w:p>
  </w:comment>
  <w:comment w:id="17" w:author="Martin Vojík" w:date="2024-09-04T10:24:00Z" w:initials="MV">
    <w:p>
      <w:r>
        <w:rPr>
          <w:rFonts w:ascii="Liberation Serif" w:hAnsi="Liberation Serif" w:eastAsia="DejaVu Sans" w:cs="DejaVu Sans"/>
          <w:sz w:val="24"/>
          <w:szCs w:val="24"/>
          <w:lang w:val="en-US" w:eastAsia="en-US" w:bidi="en-US"/>
        </w:rPr>
        <w:t>V interpretačním manuálu je „10,4“</w:t>
      </w:r>
    </w:p>
  </w:comment>
  <w:comment w:id="18" w:author="Martin Vojík" w:date="2024-09-04T10:24:00Z" w:initials="MV">
    <w:p>
      <w:r>
        <w:rPr>
          <w:rFonts w:ascii="Liberation Serif" w:hAnsi="Liberation Serif" w:eastAsia="DejaVu Sans" w:cs="DejaVu Sans"/>
          <w:sz w:val="24"/>
          <w:szCs w:val="24"/>
          <w:lang w:val="en-US" w:eastAsia="en-US" w:bidi="en-US"/>
        </w:rPr>
        <w:t>Tamtéž uvedeno ¨“10“</w:t>
      </w:r>
    </w:p>
  </w:comment>
  <w:comment w:id="19" w:author="Jakub Rataj" w:date="2026-02-04T16:48:13Z" w:initials="JR">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0"/>
          <w:position w:val="0"/>
          <w:sz w:val="16"/>
          <w:sz w:val="16"/>
          <w:szCs w:val="22"/>
          <w:u w:val="none"/>
          <w:vertAlign w:val="baseline"/>
          <w:em w:val="none"/>
          <w:lang w:val="cs-CZ" w:eastAsia="en-US" w:bidi="ar-SA"/>
        </w:rPr>
        <w:t>Reply to Martin Vojík (04/09/2024, 10:24): "..."</w:t>
      </w:r>
    </w:p>
    <w:p>
      <w:r>
        <w:rPr>
          <w:rFonts w:ascii="Liberation Serif" w:hAnsi="Liberation Serif" w:eastAsia="DejaVu Sans" w:cs="DejaVu Sans"/>
          <w:sz w:val="20"/>
          <w:szCs w:val="24"/>
          <w:lang w:val="cs-CZ" w:eastAsia="en-US" w:bidi="ar-SA"/>
        </w:rPr>
        <w:t>v interpretačním manuálu tohle vůbec nevidím, každopádně bych tuto věto nahradil tabulkou</w:t>
      </w:r>
    </w:p>
    <w:p>
      <w:r>
        <w:rPr>
          <w:rFonts w:ascii="Liberation Serif" w:hAnsi="Liberation Serif" w:eastAsia="DejaVu Sans" w:cs="DejaVu Sans"/>
          <w:sz w:val="24"/>
          <w:szCs w:val="24"/>
          <w:lang w:val="en-US" w:eastAsia="en-US" w:bidi="en-US"/>
        </w:rPr>
      </w:r>
    </w:p>
    <w:p>
      <w:r>
        <w:rPr>
          <w:rFonts w:ascii="Liberation Serif" w:hAnsi="Liberation Serif" w:eastAsia="DejaVu Sans" w:cs="DejaVu Sans"/>
          <w:sz w:val="20"/>
          <w:szCs w:val="24"/>
          <w:lang w:val="cs-CZ" w:eastAsia="en-US" w:bidi="ar-SA"/>
        </w:rPr>
        <w:t>ano, nahradit tabulkou, včetně MD</w:t>
      </w:r>
    </w:p>
    <w:p>
      <w:r>
        <w:rPr>
          <w:rFonts w:ascii="Liberation Serif" w:hAnsi="Liberation Serif" w:eastAsia="DejaVu Sans" w:cs="DejaVu Sans"/>
          <w:sz w:val="24"/>
          <w:szCs w:val="24"/>
          <w:lang w:val="en-US" w:eastAsia="en-US" w:bidi="en-US"/>
        </w:rPr>
      </w:r>
    </w:p>
  </w:comment>
  <w:comment w:id="21" w:author="Martin Vojík" w:date="2024-09-04T10:26:00Z" w:initials="MV">
    <w:p>
      <w:r>
        <w:rPr>
          <w:rFonts w:ascii="Liberation Serif" w:hAnsi="Liberation Serif" w:eastAsia="DejaVu Sans" w:cs="DejaVu Sans"/>
          <w:sz w:val="24"/>
          <w:szCs w:val="24"/>
          <w:lang w:val="en-US" w:eastAsia="en-US" w:bidi="en-US"/>
        </w:rPr>
        <w:t>Chceme zde mít nějaké ty příklady z interpetačního manuálu či nikoli?</w:t>
      </w:r>
    </w:p>
  </w:comment>
  <w:comment w:id="20" w:author="Martin Vojík" w:date="2024-09-04T12:27:00Z" w:initials="MV">
    <w:p>
      <w:r>
        <w:rPr>
          <w:rFonts w:ascii="Liberation Serif" w:hAnsi="Liberation Serif" w:eastAsia="DejaVu Sans" w:cs="DejaVu Sans"/>
          <w:sz w:val="24"/>
          <w:szCs w:val="24"/>
          <w:lang w:val="en-US" w:eastAsia="en-US" w:bidi="en-US"/>
        </w:rPr>
        <w:t>Myšleno tabulky…</w:t>
      </w:r>
    </w:p>
  </w:comment>
  <w:comment w:id="22" w:author="Jakub Rataj" w:date="2026-02-13T11:38:19Z" w:initials="JR">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cs-CZ"/>
        </w:rPr>
        <w:t>stále aktuální? nedělá se část tohoto kódem při přípravě dat a nikoli v ArcGIS?</w:t>
      </w:r>
    </w:p>
  </w:comment>
  <w:comment w:id="23" w:author="Jakub Rataj" w:date="2026-02-13T11:21:01Z" w:initials="JR">
    <w:p>
      <w:r>
        <w:rPr>
          <w:rFonts w:eastAsia="Calibri" w:cstheme="minorBidi" w:eastAsiaTheme="minorHAns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cs-CZ"/>
        </w:rPr>
        <w:t>aktualizovat</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Arial">
    <w:charset w:val="01"/>
    <w:family w:val="roman"/>
    <w:pitch w:val="variable"/>
  </w:font>
  <w:font w:name="Liberation Sans">
    <w:altName w:val="Arial"/>
    <w:charset w:val="01"/>
    <w:family w:val="roman"/>
    <w:pitch w:val="variable"/>
  </w:font>
  <w:font w:name="Arial Unicode MS">
    <w:charset w:val="01"/>
    <w:family w:val="roman"/>
    <w:pitch w:val="variable"/>
  </w:font>
  <w:font w:name="Courier New">
    <w:charset w:val="01"/>
    <w:family w:val="roman"/>
    <w:pitch w:val="variable"/>
  </w:font>
  <w:font w:name="Calibri Light">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Na tvorbě citované metodiky se podílel široký kolektiv spolupracovníků, a to jak přímo na tvorbě textů a programových podpůrných aplikací (bez titulů, abecedně): L. Čížek, J. Hofmeister, J. Hošek, P. Kloubcová, A. Kučerová, J. Malíček, T. Svoboda, I. Zítková, tak cennými konzultacemi zástupci zadavatele, jimiž tímto děkujeme (K. Chobot, L. Jandová, T. Kušnírová, P. Lustyk, V. Oušková, A. Vydrová).</w:t>
      </w:r>
    </w:p>
  </w:footnote>
  <w:footnote w:id="3">
    <w:p>
      <w:pPr>
        <w:pStyle w:val="Footnote"/>
        <w:jc w:val="both"/>
        <w:rPr/>
      </w:pPr>
      <w:r>
        <w:rPr>
          <w:rStyle w:val="FootnoteCharacters"/>
        </w:rPr>
        <w:footnoteRef/>
      </w:r>
      <w:r>
        <w:rPr/>
        <w:t xml:space="preserve"> </w:t>
      </w:r>
      <w:r>
        <w:rPr/>
        <w:t>Platí k termínu revize této metodiky. Metodika aktualizací se nadále vyvíjí, platná je vždy poslední verze.</w:t>
      </w:r>
    </w:p>
  </w:footnote>
  <w:footnote w:id="4">
    <w:p>
      <w:pPr>
        <w:pStyle w:val="Footnote"/>
        <w:jc w:val="both"/>
        <w:rPr/>
      </w:pPr>
      <w:r>
        <w:rPr>
          <w:rStyle w:val="FootnoteCharacters"/>
        </w:rPr>
        <w:footnoteRef/>
      </w:r>
      <w:r>
        <w:rPr/>
        <w:t xml:space="preserve"> </w:t>
      </w:r>
      <w:r>
        <w:rPr/>
        <w:t>Sogaard B. et al. (2007): Criteria for favourable conservation status in Denmark. – NERI Tech. Rep. No 647, Aarhus.</w:t>
      </w:r>
    </w:p>
  </w:footnote>
  <w:footnote w:id="5">
    <w:p>
      <w:pPr>
        <w:pStyle w:val="Footnote"/>
        <w:jc w:val="both"/>
        <w:rPr/>
      </w:pPr>
      <w:r>
        <w:rPr>
          <w:rStyle w:val="FootnoteCharacters"/>
        </w:rPr>
        <w:footnoteRef/>
      </w:r>
      <w:r>
        <w:rPr/>
        <w:t xml:space="preserve"> </w:t>
      </w:r>
      <w:r>
        <w:rPr/>
        <w:t>Byla excerpována starší verze červeného seznamu především z důvodu nomenklatury bližší číselníku databáze Wanas. AOPK ČR používá dosud seznam odpovídající nomenklatuře použité v Klíči ke květeně ČR (Kubát et al. 2002), kdežto aktuální červený seznam (Grulich 2012) používá odlišnou nomenklaturu podle Danihelky (2012). Danihelka J., Chrtek Jr. &amp; Kaplan Z. (2012): Checklist of vascular plants of the Czech Republic. – Preslia 84: 647–812.</w:t>
      </w:r>
    </w:p>
    <w:p>
      <w:pPr>
        <w:pStyle w:val="Footnote"/>
        <w:rPr/>
      </w:pPr>
      <w:r>
        <w:rPr/>
        <w:t>Grulich V. (2012): Red List of vascular plants of the Czech Republic: 3rd edition. – Preslia 84: 631–645.</w:t>
      </w:r>
    </w:p>
  </w:footnote>
  <w:footnote w:id="6">
    <w:p>
      <w:pPr>
        <w:pStyle w:val="Footnote"/>
        <w:rPr/>
      </w:pPr>
      <w:r>
        <w:rPr>
          <w:rStyle w:val="FootnoteCharacters"/>
        </w:rPr>
        <w:footnoteRef/>
      </w:r>
      <w:r>
        <w:rPr/>
        <w:t xml:space="preserve"> </w:t>
      </w:r>
      <w:r>
        <w:rPr/>
        <w:t>Moravec J. (ed., 1995): Rostlinná společenstva České republiky a jejich ohrožení. 2. Vydání. Severočeskou přírodou, Litoměřice, Příloha 1995: 1-206.</w:t>
      </w:r>
    </w:p>
  </w:footnote>
  <w:footnote w:id="7">
    <w:p>
      <w:pPr>
        <w:pStyle w:val="Footnote"/>
        <w:rPr/>
      </w:pPr>
      <w:r>
        <w:rPr>
          <w:rStyle w:val="FootnoteCharacters"/>
        </w:rPr>
        <w:footnoteRef/>
      </w:r>
      <w:r>
        <w:rPr/>
        <w:t xml:space="preserve"> </w:t>
      </w:r>
      <w:r>
        <w:rPr/>
        <w:t>Kučera T. (ed., 2005): Červená kniha biotopů ČR. – In: Härtel H., Lončáková J. &amp; Hošek M. [eds] (2009): Mapování biotopů v České republice. Východiska, výsledky, perspektivy. – Agentura ochrany přírody a krajiny ČR, Praha.</w:t>
      </w:r>
    </w:p>
  </w:footnote>
  <w:footnote w:id="8">
    <w:p>
      <w:pPr>
        <w:pStyle w:val="Footnote"/>
        <w:rPr/>
      </w:pPr>
      <w:r>
        <w:rPr>
          <w:rStyle w:val="FootnoteCharacters"/>
        </w:rPr>
        <w:footnoteRef/>
      </w:r>
      <w:r>
        <w:rPr/>
        <w:t xml:space="preserve"> </w:t>
      </w:r>
      <w:r>
        <w:rPr/>
        <w:t xml:space="preserve">Je třeba rozlišovat parametr minimiareál vztahující se k dané předmětolokalitě od obecných hodnot minimiareálu biotopu / stanoviště, které byly stanoveny expertně na základě dostupných reálných dat </w:t>
      </w:r>
    </w:p>
  </w:footnote>
  <w:footnote w:id="9">
    <w:p>
      <w:pPr>
        <w:pStyle w:val="Footnote"/>
        <w:rPr/>
      </w:pPr>
      <w:r>
        <w:rPr>
          <w:rStyle w:val="FootnoteCharacters"/>
        </w:rPr>
        <w:footnoteRef/>
      </w:r>
      <w:r>
        <w:rPr/>
        <w:t xml:space="preserve"> </w:t>
      </w:r>
      <w:r>
        <w:rPr/>
        <w:t xml:space="preserve">Zde je myšlena mozaika segmentů či polygonů v rámci EVL, nikoliv mozaikovité segmenty z více biotopů. </w:t>
      </w:r>
    </w:p>
  </w:footnote>
  <w:footnote w:id="10">
    <w:p>
      <w:pPr>
        <w:pStyle w:val="Footnote"/>
        <w:rPr/>
      </w:pPr>
      <w:r>
        <w:rPr>
          <w:rStyle w:val="FootnoteCharacters"/>
        </w:rPr>
        <w:footnoteRef/>
      </w:r>
      <w:r>
        <w:rPr/>
        <w:t xml:space="preserve"> </w:t>
      </w:r>
      <w:r>
        <w:rPr/>
        <w:t xml:space="preserve">Z důvodu dosavadního nízkého pokrytí ČR floristickými daty a z toho vyplývající neexistence relevantního Červeného seznamu parožnatek není možné použít jiné dělení, než běžné a méně běžné druhy. </w:t>
      </w:r>
    </w:p>
  </w:footnote>
  <w:footnote w:id="11">
    <w:p>
      <w:pPr>
        <w:pStyle w:val="Footnote"/>
        <w:rPr/>
      </w:pPr>
      <w:r>
        <w:rPr>
          <w:rStyle w:val="FootnoteCharacters"/>
        </w:rPr>
        <w:footnoteRef/>
      </w:r>
      <w:r>
        <w:rPr/>
        <w:t xml:space="preserve"> </w:t>
      </w:r>
      <w:r>
        <w:rPr/>
        <w:t>Potenciálním biotopem se rozumí prostor v rámci segmentu/plochy, v němž by parožnatky mohly skutečně růst.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trackRevisions/>
  <w:defaultTabStop w:val="708"/>
  <w:autoHyphenation w:val="true"/>
  <w:hyphenationZone w:val="425"/>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semiHidden="1" w:unhideWhenUsed="1"/>
    <w:lsdException w:name="endnote reference" w:uiPriority="0"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8037d"/>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cs-CZ" w:eastAsia="en-US" w:bidi="ar-SA"/>
    </w:rPr>
  </w:style>
  <w:style w:type="paragraph" w:styleId="Heading1">
    <w:name w:val="Heading 1"/>
    <w:basedOn w:val="Normal"/>
    <w:uiPriority w:val="9"/>
    <w:qFormat/>
    <w:rsid w:val="000d2015"/>
    <w:pPr>
      <w:keepNext w:val="true"/>
      <w:keepLines/>
      <w:spacing w:lineRule="auto" w:line="276" w:before="120" w:after="0"/>
      <w:ind w:firstLine="567"/>
      <w:outlineLvl w:val="0"/>
    </w:pPr>
    <w:rPr>
      <w:rFonts w:ascii="Times New Roman" w:hAnsi="Times New Roman" w:eastAsia="Times New Roman" w:cs="Times New Roman"/>
      <w:b/>
      <w:bCs/>
      <w:color w:val="000000"/>
    </w:rPr>
  </w:style>
  <w:style w:type="paragraph" w:styleId="Heading2">
    <w:name w:val="Heading 2"/>
    <w:basedOn w:val="Normal"/>
    <w:next w:val="Normal"/>
    <w:uiPriority w:val="9"/>
    <w:qFormat/>
    <w:rsid w:val="000d2015"/>
    <w:pPr>
      <w:keepNext w:val="true"/>
      <w:spacing w:lineRule="auto" w:line="240" w:before="240" w:after="60"/>
      <w:outlineLvl w:val="1"/>
    </w:pPr>
    <w:rPr>
      <w:rFonts w:ascii="Calibri" w:hAnsi="Calibri" w:eastAsia="Times New Roman" w:cs="Times New Roman"/>
      <w:b/>
      <w:bCs/>
      <w:sz w:val="28"/>
      <w:szCs w:val="28"/>
      <w:lang w:val="en-US"/>
    </w:rPr>
  </w:style>
  <w:style w:type="paragraph" w:styleId="Heading3">
    <w:name w:val="Heading 3"/>
    <w:basedOn w:val="Normal"/>
    <w:next w:val="Normal"/>
    <w:uiPriority w:val="9"/>
    <w:qFormat/>
    <w:rsid w:val="000d2015"/>
    <w:pPr>
      <w:keepNext w:val="true"/>
      <w:keepLines/>
      <w:tabs>
        <w:tab w:val="clear" w:pos="708"/>
        <w:tab w:val="left" w:pos="720" w:leader="none"/>
      </w:tabs>
      <w:spacing w:lineRule="auto" w:line="276" w:before="200" w:after="0"/>
      <w:ind w:left="720" w:hanging="720"/>
      <w:outlineLvl w:val="2"/>
    </w:pPr>
    <w:rPr>
      <w:rFonts w:ascii="Cambria" w:hAnsi="Cambria" w:eastAsia="Times New Roman" w:cs="Times New Roman"/>
      <w:b/>
      <w:bCs/>
      <w:color w:val="4F81BD"/>
      <w:lang w:val="en-US" w:eastAsia="ar-SA"/>
    </w:rPr>
  </w:style>
  <w:style w:type="paragraph" w:styleId="Heading4">
    <w:name w:val="Heading 4"/>
    <w:basedOn w:val="Normal"/>
    <w:next w:val="Normal"/>
    <w:link w:val="Nadpis4Char"/>
    <w:qFormat/>
    <w:rsid w:val="000d2015"/>
    <w:pPr>
      <w:keepNext w:val="true"/>
      <w:tabs>
        <w:tab w:val="clear" w:pos="708"/>
        <w:tab w:val="left" w:pos="864" w:leader="none"/>
      </w:tabs>
      <w:spacing w:lineRule="auto" w:line="240" w:before="0" w:after="0"/>
      <w:ind w:firstLine="397"/>
      <w:jc w:val="center"/>
      <w:outlineLvl w:val="3"/>
    </w:pPr>
    <w:rPr>
      <w:rFonts w:ascii="Times New Roman" w:hAnsi="Times New Roman" w:eastAsia="Times New Roman" w:cs="Times New Roman"/>
      <w:b/>
      <w:bCs/>
      <w:sz w:val="44"/>
      <w:szCs w:val="44"/>
      <w:lang w:val="hu-HU" w:eastAsia="ar-SA"/>
    </w:rPr>
  </w:style>
  <w:style w:type="paragraph" w:styleId="Heading7">
    <w:name w:val="Heading 7"/>
    <w:basedOn w:val="Normal"/>
    <w:next w:val="Normal"/>
    <w:link w:val="Nadpis7Char"/>
    <w:autoRedefine/>
    <w:qFormat/>
    <w:rsid w:val="000d2015"/>
    <w:pPr>
      <w:keepNext w:val="true"/>
      <w:tabs>
        <w:tab w:val="clear" w:pos="708"/>
        <w:tab w:val="left" w:pos="1296" w:leader="none"/>
      </w:tabs>
      <w:spacing w:lineRule="auto" w:line="240" w:before="0" w:after="0"/>
      <w:ind w:firstLine="397"/>
      <w:jc w:val="both"/>
      <w:outlineLvl w:val="6"/>
    </w:pPr>
    <w:rPr>
      <w:rFonts w:ascii="Times New Roman" w:hAnsi="Times New Roman" w:eastAsia="Times New Roman" w:cs="Times New Roman"/>
      <w:b/>
      <w:bCs/>
      <w:color w:val="000000"/>
      <w:sz w:val="28"/>
      <w:szCs w:val="24"/>
      <w:lang w:val="hu-HU" w:eastAsia="ar-SA"/>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link w:val="Nadpis1"/>
    <w:uiPriority w:val="9"/>
    <w:qFormat/>
    <w:rsid w:val="000d2015"/>
    <w:rPr>
      <w:rFonts w:ascii="Times New Roman" w:hAnsi="Times New Roman" w:eastAsia="Times New Roman" w:cs="Times New Roman"/>
      <w:b/>
      <w:bCs/>
      <w:color w:val="000000"/>
    </w:rPr>
  </w:style>
  <w:style w:type="character" w:styleId="Nadpis2Char" w:customStyle="1">
    <w:name w:val="Nadpis 2 Char"/>
    <w:basedOn w:val="DefaultParagraphFont"/>
    <w:link w:val="Nadpis2"/>
    <w:uiPriority w:val="9"/>
    <w:qFormat/>
    <w:rsid w:val="000d2015"/>
    <w:rPr>
      <w:rFonts w:ascii="Calibri" w:hAnsi="Calibri" w:eastAsia="Times New Roman" w:cs="Times New Roman"/>
      <w:b/>
      <w:bCs/>
      <w:sz w:val="28"/>
      <w:szCs w:val="28"/>
      <w:lang w:val="en-US"/>
    </w:rPr>
  </w:style>
  <w:style w:type="character" w:styleId="Nadpis3Char" w:customStyle="1">
    <w:name w:val="Nadpis 3 Char"/>
    <w:basedOn w:val="DefaultParagraphFont"/>
    <w:link w:val="Nadpis3"/>
    <w:uiPriority w:val="9"/>
    <w:qFormat/>
    <w:rsid w:val="000d2015"/>
    <w:rPr>
      <w:rFonts w:ascii="Cambria" w:hAnsi="Cambria" w:eastAsia="Times New Roman" w:cs="Times New Roman"/>
      <w:b/>
      <w:bCs/>
      <w:color w:val="4F81BD"/>
      <w:lang w:val="en-US" w:eastAsia="ar-SA"/>
    </w:rPr>
  </w:style>
  <w:style w:type="character" w:styleId="Nadpis4Char" w:customStyle="1">
    <w:name w:val="Nadpis 4 Char"/>
    <w:basedOn w:val="DefaultParagraphFont"/>
    <w:link w:val="Heading4"/>
    <w:qFormat/>
    <w:rsid w:val="000d2015"/>
    <w:rPr>
      <w:rFonts w:ascii="Times New Roman" w:hAnsi="Times New Roman" w:eastAsia="Times New Roman" w:cs="Times New Roman"/>
      <w:b/>
      <w:bCs/>
      <w:sz w:val="44"/>
      <w:szCs w:val="44"/>
      <w:lang w:val="hu-HU" w:eastAsia="ar-SA"/>
    </w:rPr>
  </w:style>
  <w:style w:type="character" w:styleId="Nadpis7Char" w:customStyle="1">
    <w:name w:val="Nadpis 7 Char"/>
    <w:basedOn w:val="DefaultParagraphFont"/>
    <w:link w:val="Heading7"/>
    <w:qFormat/>
    <w:rsid w:val="000d2015"/>
    <w:rPr>
      <w:rFonts w:ascii="Times New Roman" w:hAnsi="Times New Roman" w:eastAsia="Times New Roman" w:cs="Times New Roman"/>
      <w:b/>
      <w:bCs/>
      <w:color w:val="000000"/>
      <w:sz w:val="28"/>
      <w:szCs w:val="24"/>
      <w:lang w:val="hu-HU" w:eastAsia="ar-SA"/>
    </w:rPr>
  </w:style>
  <w:style w:type="character" w:styleId="TextbublinyChar" w:customStyle="1">
    <w:name w:val="Text bubliny Char"/>
    <w:basedOn w:val="DefaultParagraphFont"/>
    <w:link w:val="BalloonText"/>
    <w:uiPriority w:val="99"/>
    <w:qFormat/>
    <w:rsid w:val="000d2015"/>
    <w:rPr>
      <w:rFonts w:ascii="Tahoma" w:hAnsi="Tahoma" w:eastAsia="Calibri" w:cs="Tahoma"/>
      <w:sz w:val="16"/>
      <w:szCs w:val="16"/>
      <w:lang w:val="en-GB"/>
    </w:rPr>
  </w:style>
  <w:style w:type="character" w:styleId="Nadpis2Char1" w:customStyle="1">
    <w:name w:val="Nadpis_2 Char"/>
    <w:basedOn w:val="DefaultParagraphFont"/>
    <w:qFormat/>
    <w:rsid w:val="000d2015"/>
    <w:rPr>
      <w:rFonts w:ascii="Times New Roman" w:hAnsi="Times New Roman" w:eastAsia="Batang" w:cs="Times New Roman"/>
      <w:i/>
      <w:iCs/>
      <w:sz w:val="24"/>
      <w:szCs w:val="24"/>
    </w:rPr>
  </w:style>
  <w:style w:type="character" w:styleId="Nadpis3Char1" w:customStyle="1">
    <w:name w:val="Nadpis_3 Char"/>
    <w:basedOn w:val="DefaultParagraphFont"/>
    <w:qFormat/>
    <w:rsid w:val="000d2015"/>
    <w:rPr>
      <w:rFonts w:ascii="Calibri" w:hAnsi="Calibri" w:eastAsia="Batang" w:cs="Calibri"/>
      <w:sz w:val="24"/>
      <w:szCs w:val="24"/>
      <w:u w:val="single"/>
    </w:rPr>
  </w:style>
  <w:style w:type="character" w:styleId="ZpatChar" w:customStyle="1">
    <w:name w:val="Zápatí Char"/>
    <w:basedOn w:val="DefaultParagraphFont"/>
    <w:link w:val="Footer"/>
    <w:uiPriority w:val="99"/>
    <w:qFormat/>
    <w:rsid w:val="000d2015"/>
    <w:rPr>
      <w:rFonts w:ascii="Calibri" w:hAnsi="Calibri" w:eastAsia="Calibri" w:cs="Calibri"/>
    </w:rPr>
  </w:style>
  <w:style w:type="character" w:styleId="Nadpis1Char1" w:customStyle="1">
    <w:name w:val="Nadpis_1 Char"/>
    <w:qFormat/>
    <w:rsid w:val="000d2015"/>
    <w:rPr>
      <w:rFonts w:ascii="Times New Roman" w:hAnsi="Times New Roman" w:cs="Times New Roman"/>
      <w:b/>
      <w:bCs/>
      <w:sz w:val="24"/>
      <w:szCs w:val="24"/>
    </w:rPr>
  </w:style>
  <w:style w:type="character" w:styleId="InternetLink">
    <w:name w:val="Hyperlink"/>
    <w:basedOn w:val="DefaultParagraphFont"/>
    <w:uiPriority w:val="99"/>
    <w:rsid w:val="000d2015"/>
    <w:rPr>
      <w:color w:val="0000FF"/>
      <w:u w:val="single"/>
    </w:rPr>
  </w:style>
  <w:style w:type="character" w:styleId="Nadpis2CharChar" w:customStyle="1">
    <w:name w:val="Nadpis_2 Char Char"/>
    <w:qFormat/>
    <w:rsid w:val="000d2015"/>
    <w:rPr>
      <w:rFonts w:ascii="Calibri" w:hAnsi="Calibri" w:eastAsia="Batang" w:cs="Calibri"/>
      <w:i/>
      <w:sz w:val="24"/>
      <w:szCs w:val="24"/>
      <w:lang w:val="cs-CZ" w:eastAsia="en-US" w:bidi="ar-SA"/>
    </w:rPr>
  </w:style>
  <w:style w:type="character" w:styleId="ZkladntextChar" w:customStyle="1">
    <w:name w:val="Základní text Char"/>
    <w:link w:val="Tlotextu"/>
    <w:qFormat/>
    <w:rsid w:val="000d2015"/>
    <w:rPr>
      <w:rFonts w:cs="Times New Roman"/>
    </w:rPr>
  </w:style>
  <w:style w:type="character" w:styleId="ZhlavChar" w:customStyle="1">
    <w:name w:val="Záhlaví Char"/>
    <w:basedOn w:val="DefaultParagraphFont"/>
    <w:link w:val="Header"/>
    <w:uiPriority w:val="99"/>
    <w:qFormat/>
    <w:rsid w:val="000d2015"/>
    <w:rPr>
      <w:rFonts w:eastAsia="Batang"/>
    </w:rPr>
  </w:style>
  <w:style w:type="character" w:styleId="TextkomenteChar" w:customStyle="1">
    <w:name w:val="Text komentáře Char"/>
    <w:basedOn w:val="DefaultParagraphFont"/>
    <w:link w:val="Annotationtext"/>
    <w:uiPriority w:val="99"/>
    <w:qFormat/>
    <w:rsid w:val="000d2015"/>
    <w:rPr>
      <w:rFonts w:eastAsia="Batang"/>
      <w:sz w:val="20"/>
      <w:szCs w:val="20"/>
    </w:rPr>
  </w:style>
  <w:style w:type="character" w:styleId="TextkomenteChar1" w:customStyle="1">
    <w:name w:val="Text komentáře Char1"/>
    <w:basedOn w:val="DefaultParagraphFont"/>
    <w:uiPriority w:val="99"/>
    <w:qFormat/>
    <w:rsid w:val="000d2015"/>
    <w:rPr>
      <w:sz w:val="20"/>
      <w:szCs w:val="20"/>
    </w:rPr>
  </w:style>
  <w:style w:type="character" w:styleId="PedmtkomenteChar" w:customStyle="1">
    <w:name w:val="Předmět komentáře Char"/>
    <w:basedOn w:val="TextkomenteChar"/>
    <w:link w:val="Annotationsubject"/>
    <w:qFormat/>
    <w:rsid w:val="000d2015"/>
    <w:rPr>
      <w:rFonts w:eastAsia="Batang"/>
      <w:b/>
      <w:bCs/>
      <w:sz w:val="20"/>
      <w:szCs w:val="20"/>
    </w:rPr>
  </w:style>
  <w:style w:type="character" w:styleId="PedmtkomenteChar1" w:customStyle="1">
    <w:name w:val="Předmět komentáře Char1"/>
    <w:basedOn w:val="TextkomenteChar1"/>
    <w:uiPriority w:val="99"/>
    <w:semiHidden/>
    <w:qFormat/>
    <w:rsid w:val="000d2015"/>
    <w:rPr>
      <w:b/>
      <w:bCs/>
      <w:sz w:val="20"/>
      <w:szCs w:val="20"/>
    </w:rPr>
  </w:style>
  <w:style w:type="character" w:styleId="Appleconvertedspace" w:customStyle="1">
    <w:name w:val="apple-converted-space"/>
    <w:basedOn w:val="DefaultParagraphFont"/>
    <w:qFormat/>
    <w:rsid w:val="000d2015"/>
    <w:rPr/>
  </w:style>
  <w:style w:type="character" w:styleId="EndNoteBibliographyChar" w:customStyle="1">
    <w:name w:val="EndNote Bibliography Char"/>
    <w:basedOn w:val="Nadpis2Char1"/>
    <w:link w:val="EndNoteBibliography"/>
    <w:qFormat/>
    <w:rsid w:val="000d2015"/>
    <w:rPr>
      <w:rFonts w:ascii="Calibri" w:hAnsi="Calibri" w:eastAsia="Batang" w:cs="Calibri"/>
      <w:i w:val="false"/>
      <w:iCs w:val="false"/>
      <w:sz w:val="24"/>
      <w:szCs w:val="24"/>
      <w:lang w:val="en-US"/>
    </w:rPr>
  </w:style>
  <w:style w:type="character" w:styleId="Zkladntext2Char" w:customStyle="1">
    <w:name w:val="Základní text 2 Char"/>
    <w:basedOn w:val="DefaultParagraphFont"/>
    <w:link w:val="BodyText2"/>
    <w:semiHidden/>
    <w:qFormat/>
    <w:rsid w:val="000d2015"/>
    <w:rPr>
      <w:rFonts w:ascii="Arial" w:hAnsi="Arial" w:eastAsia="Calibri" w:cs="Arial"/>
      <w:color w:val="FF0000"/>
      <w:sz w:val="24"/>
      <w:szCs w:val="24"/>
    </w:rPr>
  </w:style>
  <w:style w:type="character" w:styleId="Fetext" w:customStyle="1">
    <w:name w:val="fetext"/>
    <w:basedOn w:val="DefaultParagraphFont"/>
    <w:qFormat/>
    <w:rsid w:val="000d2015"/>
    <w:rPr/>
  </w:style>
  <w:style w:type="character" w:styleId="Annotationreference">
    <w:name w:val="annotation reference"/>
    <w:basedOn w:val="DefaultParagraphFont"/>
    <w:semiHidden/>
    <w:unhideWhenUsed/>
    <w:qFormat/>
    <w:rsid w:val="000d2015"/>
    <w:rPr>
      <w:sz w:val="16"/>
      <w:szCs w:val="16"/>
    </w:rPr>
  </w:style>
  <w:style w:type="character" w:styleId="TextpoznpodarouChar" w:customStyle="1">
    <w:name w:val="Text pozn. pod čarou Char"/>
    <w:basedOn w:val="DefaultParagraphFont"/>
    <w:link w:val="Footnote"/>
    <w:qFormat/>
    <w:rsid w:val="000d2015"/>
    <w:rPr>
      <w:rFonts w:eastAsia="Batang"/>
      <w:sz w:val="20"/>
      <w:szCs w:val="20"/>
    </w:rPr>
  </w:style>
  <w:style w:type="character" w:styleId="FootnoteCharacters" w:customStyle="1">
    <w:name w:val="Footnote Characters"/>
    <w:qFormat/>
    <w:rPr>
      <w:vertAlign w:val="superscript"/>
    </w:rPr>
  </w:style>
  <w:style w:type="character" w:styleId="FootnoteAnchor">
    <w:name w:val="Footnote Reference"/>
    <w:rPr>
      <w:vertAlign w:val="superscript"/>
    </w:rPr>
  </w:style>
  <w:style w:type="character" w:styleId="FontStyle89" w:customStyle="1">
    <w:name w:val="Font Style89"/>
    <w:basedOn w:val="DefaultParagraphFont"/>
    <w:uiPriority w:val="99"/>
    <w:qFormat/>
    <w:rsid w:val="000d2015"/>
    <w:rPr>
      <w:rFonts w:ascii="Times New Roman" w:hAnsi="Times New Roman" w:cs="Times New Roman"/>
      <w:smallCaps/>
      <w:color w:val="000000"/>
      <w:sz w:val="14"/>
      <w:szCs w:val="14"/>
    </w:rPr>
  </w:style>
  <w:style w:type="character" w:styleId="FontStyle98" w:customStyle="1">
    <w:name w:val="Font Style98"/>
    <w:basedOn w:val="DefaultParagraphFont"/>
    <w:uiPriority w:val="99"/>
    <w:qFormat/>
    <w:rsid w:val="000d2015"/>
    <w:rPr>
      <w:rFonts w:ascii="Times New Roman" w:hAnsi="Times New Roman" w:cs="Times New Roman"/>
      <w:color w:val="000000"/>
      <w:sz w:val="14"/>
      <w:szCs w:val="14"/>
    </w:rPr>
  </w:style>
  <w:style w:type="character" w:styleId="FontStyle97" w:customStyle="1">
    <w:name w:val="Font Style97"/>
    <w:basedOn w:val="DefaultParagraphFont"/>
    <w:uiPriority w:val="99"/>
    <w:qFormat/>
    <w:rsid w:val="000d2015"/>
    <w:rPr>
      <w:rFonts w:ascii="Times New Roman" w:hAnsi="Times New Roman" w:cs="Times New Roman"/>
      <w:smallCaps/>
      <w:color w:val="000000"/>
      <w:sz w:val="18"/>
      <w:szCs w:val="18"/>
    </w:rPr>
  </w:style>
  <w:style w:type="character" w:styleId="Zkladntextodsazen3Char" w:customStyle="1">
    <w:name w:val="Základní text odsazený 3 Char"/>
    <w:basedOn w:val="DefaultParagraphFont"/>
    <w:link w:val="BodyTextIndent3"/>
    <w:qFormat/>
    <w:rsid w:val="000d2015"/>
    <w:rPr>
      <w:rFonts w:ascii="Times New Roman" w:hAnsi="Times New Roman" w:eastAsia="Times New Roman" w:cs="Times New Roman"/>
      <w:sz w:val="16"/>
      <w:szCs w:val="16"/>
      <w:lang w:eastAsia="cs-CZ"/>
    </w:rPr>
  </w:style>
  <w:style w:type="character" w:styleId="St" w:customStyle="1">
    <w:name w:val="st"/>
    <w:basedOn w:val="DefaultParagraphFont"/>
    <w:qFormat/>
    <w:rsid w:val="000d2015"/>
    <w:rPr/>
  </w:style>
  <w:style w:type="character" w:styleId="Standardnpsmoodstavce1" w:customStyle="1">
    <w:name w:val="Standardní písmo odstavce1"/>
    <w:qFormat/>
    <w:rsid w:val="000d2015"/>
    <w:rPr/>
  </w:style>
  <w:style w:type="character" w:styleId="Znakypropoznmkupodarou" w:customStyle="1">
    <w:name w:val="Znaky pro poznámku pod čarou"/>
    <w:qFormat/>
    <w:rsid w:val="000d2015"/>
    <w:rPr>
      <w:vertAlign w:val="superscript"/>
    </w:rPr>
  </w:style>
  <w:style w:type="character" w:styleId="Zkladntext3Char" w:customStyle="1">
    <w:name w:val="Základní text 3 Char"/>
    <w:qFormat/>
    <w:rsid w:val="000d2015"/>
    <w:rPr>
      <w:rFonts w:ascii="Times New Roman" w:hAnsi="Times New Roman" w:eastAsia="Times New Roman" w:cs="Times New Roman"/>
      <w:color w:val="000000"/>
      <w:sz w:val="24"/>
      <w:szCs w:val="24"/>
      <w:lang w:val="cs-CZ"/>
    </w:rPr>
  </w:style>
  <w:style w:type="character" w:styleId="Odkaznakoment1" w:customStyle="1">
    <w:name w:val="Odkaz na komentář1"/>
    <w:qFormat/>
    <w:rsid w:val="000d2015"/>
    <w:rPr>
      <w:sz w:val="16"/>
      <w:szCs w:val="16"/>
    </w:rPr>
  </w:style>
  <w:style w:type="character" w:styleId="ZkladntextodsazenChar" w:customStyle="1">
    <w:name w:val="Základní text odsazený Char"/>
    <w:basedOn w:val="Standardnpsmoodstavce1"/>
    <w:qFormat/>
    <w:rsid w:val="000d2015"/>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Znakyprovysvtlivky" w:customStyle="1">
    <w:name w:val="Znaky pro vysvětlivky"/>
    <w:qFormat/>
    <w:rsid w:val="000d2015"/>
    <w:rPr/>
  </w:style>
  <w:style w:type="character" w:styleId="ZkladntextChar1" w:customStyle="1">
    <w:name w:val="Základní text Char1"/>
    <w:basedOn w:val="DefaultParagraphFont"/>
    <w:qFormat/>
    <w:rsid w:val="000d2015"/>
    <w:rPr>
      <w:rFonts w:ascii="Calibri" w:hAnsi="Calibri" w:eastAsia="Calibri" w:cs="Times New Roman"/>
      <w:lang w:val="en-US" w:eastAsia="ar-SA"/>
    </w:rPr>
  </w:style>
  <w:style w:type="character" w:styleId="ZkladntextodsazenChar1" w:customStyle="1">
    <w:name w:val="Základní text odsazený Char1"/>
    <w:basedOn w:val="DefaultParagraphFont"/>
    <w:qFormat/>
    <w:rsid w:val="000d2015"/>
    <w:rPr>
      <w:rFonts w:ascii="Calibri" w:hAnsi="Calibri" w:eastAsia="Calibri" w:cs="Times New Roman"/>
      <w:lang w:val="en-US" w:eastAsia="ar-SA"/>
    </w:rPr>
  </w:style>
  <w:style w:type="character" w:styleId="Styl1Char" w:customStyle="1">
    <w:name w:val="Styl1 Char"/>
    <w:basedOn w:val="DefaultParagraphFont"/>
    <w:link w:val="Styl1"/>
    <w:qFormat/>
    <w:rsid w:val="000d2015"/>
    <w:rPr>
      <w:rFonts w:ascii="Times New Roman" w:hAnsi="Times New Roman" w:cs="Times New Roman"/>
      <w:sz w:val="28"/>
      <w:szCs w:val="28"/>
    </w:rPr>
  </w:style>
  <w:style w:type="character" w:styleId="Emphasis">
    <w:name w:val="Emphasis"/>
    <w:basedOn w:val="DefaultParagraphFont"/>
    <w:uiPriority w:val="20"/>
    <w:qFormat/>
    <w:rsid w:val="000d2015"/>
    <w:rPr>
      <w:i/>
      <w:iCs/>
    </w:rPr>
  </w:style>
  <w:style w:type="character" w:styleId="VisitedInternetLink">
    <w:name w:val="FollowedHyperlink"/>
    <w:basedOn w:val="DefaultParagraphFont"/>
    <w:uiPriority w:val="99"/>
    <w:semiHidden/>
    <w:unhideWhenUsed/>
    <w:rsid w:val="00500dfc"/>
    <w:rPr>
      <w:color w:val="954F72" w:themeColor="followedHyperlink"/>
      <w:u w:val="single"/>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ZkladntextChar1"/>
    <w:rsid w:val="000d2015"/>
    <w:pPr>
      <w:spacing w:lineRule="auto" w:line="276" w:before="0" w:after="120"/>
    </w:pPr>
    <w:rPr>
      <w:rFonts w:ascii="Calibri" w:hAnsi="Calibri" w:eastAsia="Calibri" w:cs="Times New Roman"/>
      <w:lang w:val="en-US" w:eastAsia="ar-SA"/>
    </w:rPr>
  </w:style>
  <w:style w:type="paragraph" w:styleId="List">
    <w:name w:val="List"/>
    <w:basedOn w:val="TextBody"/>
    <w:rsid w:val="000d2015"/>
    <w:pPr/>
    <w:rPr>
      <w:rFonts w:cs="Mangal"/>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next w:val="Normal"/>
    <w:uiPriority w:val="99"/>
    <w:unhideWhenUsed/>
    <w:qFormat/>
    <w:rsid w:val="000d2015"/>
    <w:pPr>
      <w:spacing w:lineRule="auto" w:line="240" w:before="0" w:after="200"/>
    </w:pPr>
    <w:rPr>
      <w:rFonts w:eastAsia="Batang"/>
      <w:i/>
      <w:iCs/>
      <w:color w:val="44546A" w:themeColor="text2"/>
      <w:sz w:val="18"/>
      <w:szCs w:val="18"/>
    </w:rPr>
  </w:style>
  <w:style w:type="paragraph" w:styleId="ListParagraph">
    <w:name w:val="List Paragraph"/>
    <w:basedOn w:val="Normal"/>
    <w:qFormat/>
    <w:rsid w:val="000d2015"/>
    <w:pPr>
      <w:spacing w:lineRule="auto" w:line="276" w:before="0" w:after="0"/>
      <w:ind w:left="720" w:firstLine="567"/>
      <w:contextualSpacing/>
    </w:pPr>
    <w:rPr>
      <w:rFonts w:ascii="Calibri" w:hAnsi="Calibri" w:eastAsia="Calibri" w:cs="Times New Roman"/>
    </w:rPr>
  </w:style>
  <w:style w:type="paragraph" w:styleId="BalloonText">
    <w:name w:val="Balloon Text"/>
    <w:basedOn w:val="Normal"/>
    <w:link w:val="TextbublinyChar"/>
    <w:uiPriority w:val="99"/>
    <w:qFormat/>
    <w:rsid w:val="000d2015"/>
    <w:pPr>
      <w:spacing w:lineRule="auto" w:line="240" w:before="0" w:after="0"/>
      <w:ind w:firstLine="567"/>
    </w:pPr>
    <w:rPr>
      <w:rFonts w:ascii="Tahoma" w:hAnsi="Tahoma" w:eastAsia="Calibri" w:cs="Tahoma"/>
      <w:sz w:val="16"/>
      <w:szCs w:val="16"/>
      <w:lang w:val="en-GB"/>
    </w:rPr>
  </w:style>
  <w:style w:type="paragraph" w:styleId="Nadpis2" w:customStyle="1">
    <w:name w:val="Nadpis_2"/>
    <w:basedOn w:val="Normal"/>
    <w:link w:val="Nadpis2Char"/>
    <w:qFormat/>
    <w:rsid w:val="000d2015"/>
    <w:pPr>
      <w:spacing w:lineRule="auto" w:line="276" w:before="0" w:after="0"/>
      <w:jc w:val="both"/>
    </w:pPr>
    <w:rPr>
      <w:rFonts w:ascii="Times New Roman" w:hAnsi="Times New Roman" w:eastAsia="Batang" w:cs="Times New Roman"/>
      <w:i/>
      <w:iCs/>
      <w:sz w:val="24"/>
      <w:szCs w:val="24"/>
    </w:rPr>
  </w:style>
  <w:style w:type="paragraph" w:styleId="Nadpis3" w:customStyle="1">
    <w:name w:val="Nadpis_3"/>
    <w:basedOn w:val="Normal"/>
    <w:link w:val="Nadpis3Char"/>
    <w:qFormat/>
    <w:rsid w:val="000d2015"/>
    <w:pPr>
      <w:spacing w:lineRule="auto" w:line="276" w:before="0" w:after="0"/>
    </w:pPr>
    <w:rPr>
      <w:rFonts w:ascii="Calibri" w:hAnsi="Calibri" w:eastAsia="Batang" w:cs="Calibri"/>
      <w:sz w:val="24"/>
      <w:szCs w:val="24"/>
      <w:u w:val="single"/>
    </w:rPr>
  </w:style>
  <w:style w:type="paragraph" w:styleId="HeaderandFooter" w:customStyle="1">
    <w:name w:val="Header and Footer"/>
    <w:basedOn w:val="Normal"/>
    <w:qFormat/>
    <w:pPr/>
    <w:rPr/>
  </w:style>
  <w:style w:type="paragraph" w:styleId="Footer">
    <w:name w:val="Footer"/>
    <w:basedOn w:val="Normal"/>
    <w:link w:val="ZpatChar"/>
    <w:uiPriority w:val="99"/>
    <w:unhideWhenUsed/>
    <w:rsid w:val="000d2015"/>
    <w:pPr>
      <w:tabs>
        <w:tab w:val="clear" w:pos="708"/>
        <w:tab w:val="center" w:pos="4536" w:leader="none"/>
        <w:tab w:val="right" w:pos="9072" w:leader="none"/>
      </w:tabs>
      <w:spacing w:lineRule="auto" w:line="240" w:before="0" w:after="0"/>
    </w:pPr>
    <w:rPr>
      <w:rFonts w:ascii="Calibri" w:hAnsi="Calibri" w:eastAsia="Calibri" w:cs="Calibri"/>
    </w:rPr>
  </w:style>
  <w:style w:type="paragraph" w:styleId="Nadpis1" w:customStyle="1">
    <w:name w:val="Nadpis_1"/>
    <w:basedOn w:val="Normal"/>
    <w:link w:val="Nadpis1Char"/>
    <w:qFormat/>
    <w:rsid w:val="000d2015"/>
    <w:pPr>
      <w:spacing w:lineRule="auto" w:line="276" w:before="0" w:after="0"/>
      <w:jc w:val="both"/>
    </w:pPr>
    <w:rPr>
      <w:rFonts w:ascii="Times New Roman" w:hAnsi="Times New Roman" w:cs="Times New Roman"/>
      <w:b/>
      <w:bCs/>
      <w:sz w:val="24"/>
      <w:szCs w:val="24"/>
    </w:rPr>
  </w:style>
  <w:style w:type="paragraph" w:styleId="Odstavecseseznamem1" w:customStyle="1">
    <w:name w:val="Odstavec se seznamem1"/>
    <w:basedOn w:val="Normal"/>
    <w:qFormat/>
    <w:rsid w:val="000d2015"/>
    <w:pPr>
      <w:spacing w:lineRule="auto" w:line="240" w:before="240" w:after="0"/>
      <w:ind w:left="720" w:hanging="0"/>
      <w:contextualSpacing/>
    </w:pPr>
    <w:rPr>
      <w:rFonts w:ascii="Calibri" w:hAnsi="Calibri" w:eastAsia="Calibri" w:cs="Calibri"/>
      <w:sz w:val="24"/>
      <w:szCs w:val="24"/>
      <w:lang w:val="en-GB" w:eastAsia="zh-CN"/>
    </w:rPr>
  </w:style>
  <w:style w:type="paragraph" w:styleId="Odstavecseseznamem2" w:customStyle="1">
    <w:name w:val="Odstavec se seznamem2"/>
    <w:basedOn w:val="Normal"/>
    <w:qFormat/>
    <w:rsid w:val="000d2015"/>
    <w:pPr>
      <w:spacing w:lineRule="auto" w:line="276" w:before="0" w:after="200"/>
      <w:ind w:left="720" w:hanging="0"/>
    </w:pPr>
    <w:rPr>
      <w:rFonts w:ascii="Calibri" w:hAnsi="Calibri" w:eastAsia="Times New Roman" w:cs="Calibri"/>
    </w:rPr>
  </w:style>
  <w:style w:type="paragraph" w:styleId="Tlotextu" w:customStyle="1">
    <w:name w:val="Tělo textu"/>
    <w:basedOn w:val="Normal"/>
    <w:link w:val="ZkladntextChar"/>
    <w:qFormat/>
    <w:rsid w:val="000d2015"/>
    <w:pPr>
      <w:spacing w:before="0" w:after="120"/>
    </w:pPr>
    <w:rPr>
      <w:rFonts w:cs="Times New Roman"/>
    </w:rPr>
  </w:style>
  <w:style w:type="paragraph" w:styleId="Style21" w:customStyle="1">
    <w:name w:val="Style21"/>
    <w:basedOn w:val="Normal"/>
    <w:uiPriority w:val="99"/>
    <w:qFormat/>
    <w:rsid w:val="000d2015"/>
    <w:pPr>
      <w:widowControl w:val="false"/>
      <w:spacing w:lineRule="exact" w:line="391" w:before="0" w:after="0"/>
      <w:ind w:firstLine="1061"/>
      <w:jc w:val="both"/>
    </w:pPr>
    <w:rPr>
      <w:rFonts w:ascii="Arial Unicode MS" w:hAnsi="Arial Unicode MS" w:eastAsia="Times New Roman" w:cs="Arial Unicode MS"/>
      <w:sz w:val="24"/>
      <w:szCs w:val="24"/>
      <w:lang w:eastAsia="cs-CZ"/>
    </w:rPr>
  </w:style>
  <w:style w:type="paragraph" w:styleId="Header">
    <w:name w:val="Header"/>
    <w:basedOn w:val="Normal"/>
    <w:link w:val="ZhlavChar"/>
    <w:uiPriority w:val="99"/>
    <w:unhideWhenUsed/>
    <w:rsid w:val="000d2015"/>
    <w:pPr>
      <w:tabs>
        <w:tab w:val="clear" w:pos="708"/>
        <w:tab w:val="center" w:pos="4536" w:leader="none"/>
        <w:tab w:val="right" w:pos="9072" w:leader="none"/>
      </w:tabs>
      <w:spacing w:lineRule="auto" w:line="240" w:before="0" w:after="0"/>
    </w:pPr>
    <w:rPr>
      <w:rFonts w:eastAsia="Batang"/>
    </w:rPr>
  </w:style>
  <w:style w:type="paragraph" w:styleId="Annotationtext">
    <w:name w:val="annotation text"/>
    <w:basedOn w:val="Normal"/>
    <w:link w:val="TextkomenteChar"/>
    <w:uiPriority w:val="99"/>
    <w:unhideWhenUsed/>
    <w:qFormat/>
    <w:rsid w:val="000d2015"/>
    <w:pPr>
      <w:spacing w:lineRule="auto" w:line="240" w:before="0" w:after="200"/>
    </w:pPr>
    <w:rPr>
      <w:rFonts w:eastAsia="Batang"/>
      <w:sz w:val="20"/>
      <w:szCs w:val="20"/>
    </w:rPr>
  </w:style>
  <w:style w:type="paragraph" w:styleId="Annotationsubject">
    <w:name w:val="annotation subject"/>
    <w:basedOn w:val="Annotationtext"/>
    <w:next w:val="Annotationtext"/>
    <w:link w:val="PedmtkomenteChar"/>
    <w:unhideWhenUsed/>
    <w:qFormat/>
    <w:rsid w:val="000d2015"/>
    <w:pPr/>
    <w:rPr>
      <w:b/>
      <w:bCs/>
    </w:rPr>
  </w:style>
  <w:style w:type="paragraph" w:styleId="NoSpacing">
    <w:name w:val="No Spacing"/>
    <w:uiPriority w:val="1"/>
    <w:qFormat/>
    <w:rsid w:val="000d2015"/>
    <w:pPr>
      <w:widowControl/>
      <w:suppressAutoHyphens w:val="true"/>
      <w:bidi w:val="0"/>
      <w:spacing w:before="0" w:after="0"/>
      <w:jc w:val="left"/>
    </w:pPr>
    <w:rPr>
      <w:rFonts w:ascii="Times New Roman" w:hAnsi="Times New Roman" w:eastAsia="Times New Roman" w:cs="Times New Roman"/>
      <w:color w:val="auto"/>
      <w:kern w:val="0"/>
      <w:sz w:val="24"/>
      <w:szCs w:val="24"/>
      <w:lang w:val="cs-CZ" w:eastAsia="cs-CZ" w:bidi="ar-SA"/>
    </w:rPr>
  </w:style>
  <w:style w:type="paragraph" w:styleId="Default" w:customStyle="1">
    <w:name w:val="Default"/>
    <w:qFormat/>
    <w:rsid w:val="000d2015"/>
    <w:pPr>
      <w:widowControl/>
      <w:suppressAutoHyphens w:val="true"/>
      <w:bidi w:val="0"/>
      <w:spacing w:before="0" w:after="0"/>
      <w:jc w:val="left"/>
    </w:pPr>
    <w:rPr>
      <w:rFonts w:ascii="Times New Roman" w:hAnsi="Times New Roman" w:eastAsia="Calibri" w:cs="Times New Roman"/>
      <w:color w:val="000000"/>
      <w:kern w:val="0"/>
      <w:sz w:val="24"/>
      <w:szCs w:val="24"/>
      <w:lang w:val="cs-CZ" w:eastAsia="en-US" w:bidi="ar-SA"/>
    </w:rPr>
  </w:style>
  <w:style w:type="paragraph" w:styleId="EndNoteBibliography" w:customStyle="1">
    <w:name w:val="EndNote Bibliography"/>
    <w:basedOn w:val="Normal"/>
    <w:link w:val="EndNoteBibliographyChar"/>
    <w:qFormat/>
    <w:rsid w:val="000d2015"/>
    <w:pPr>
      <w:spacing w:lineRule="auto" w:line="240" w:before="0" w:after="200"/>
    </w:pPr>
    <w:rPr>
      <w:rFonts w:ascii="Calibri" w:hAnsi="Calibri" w:eastAsia="Batang" w:cs="Calibri"/>
      <w:sz w:val="24"/>
      <w:szCs w:val="24"/>
      <w:lang w:val="en-US"/>
    </w:rPr>
  </w:style>
  <w:style w:type="paragraph" w:styleId="BodyText2">
    <w:name w:val="Body Text 2"/>
    <w:basedOn w:val="Normal"/>
    <w:link w:val="Zkladntext2Char"/>
    <w:semiHidden/>
    <w:qFormat/>
    <w:rsid w:val="000d2015"/>
    <w:pPr>
      <w:spacing w:lineRule="auto" w:line="240" w:before="0" w:after="0"/>
    </w:pPr>
    <w:rPr>
      <w:rFonts w:ascii="Arial" w:hAnsi="Arial" w:eastAsia="Calibri" w:cs="Arial"/>
      <w:color w:val="FF0000"/>
      <w:sz w:val="24"/>
      <w:szCs w:val="24"/>
    </w:rPr>
  </w:style>
  <w:style w:type="paragraph" w:styleId="Footnote">
    <w:name w:val="Footnote Text"/>
    <w:basedOn w:val="Normal"/>
    <w:link w:val="TextpoznpodarouChar"/>
    <w:unhideWhenUsed/>
    <w:rsid w:val="000d2015"/>
    <w:pPr>
      <w:spacing w:lineRule="auto" w:line="240" w:before="0" w:after="0"/>
    </w:pPr>
    <w:rPr>
      <w:rFonts w:eastAsia="Batang"/>
      <w:sz w:val="20"/>
      <w:szCs w:val="20"/>
    </w:rPr>
  </w:style>
  <w:style w:type="paragraph" w:styleId="NormalWeb">
    <w:name w:val="Normal (Web)"/>
    <w:basedOn w:val="Normal"/>
    <w:qFormat/>
    <w:rsid w:val="000d2015"/>
    <w:pPr>
      <w:spacing w:lineRule="auto" w:line="240" w:beforeAutospacing="1" w:afterAutospacing="1"/>
    </w:pPr>
    <w:rPr>
      <w:rFonts w:ascii="Arial" w:hAnsi="Arial" w:eastAsia="Times New Roman" w:cs="Arial"/>
      <w:color w:val="000000"/>
      <w:sz w:val="8"/>
      <w:szCs w:val="8"/>
      <w:lang w:eastAsia="cs-CZ"/>
    </w:rPr>
  </w:style>
  <w:style w:type="paragraph" w:styleId="Style24" w:customStyle="1">
    <w:name w:val="Style24"/>
    <w:basedOn w:val="Normal"/>
    <w:uiPriority w:val="99"/>
    <w:qFormat/>
    <w:rsid w:val="000d2015"/>
    <w:pPr>
      <w:widowControl w:val="false"/>
      <w:spacing w:lineRule="exact" w:line="216" w:before="0" w:after="0"/>
      <w:ind w:hanging="283"/>
      <w:jc w:val="both"/>
    </w:pPr>
    <w:rPr>
      <w:rFonts w:ascii="Times New Roman" w:hAnsi="Times New Roman" w:eastAsia="Times New Roman" w:cs="Times New Roman"/>
      <w:color w:val="000000"/>
      <w:sz w:val="24"/>
      <w:szCs w:val="24"/>
      <w:lang w:eastAsia="cs-CZ"/>
    </w:rPr>
  </w:style>
  <w:style w:type="paragraph" w:styleId="Style42" w:customStyle="1">
    <w:name w:val="Style42"/>
    <w:basedOn w:val="Normal"/>
    <w:uiPriority w:val="99"/>
    <w:qFormat/>
    <w:rsid w:val="000d2015"/>
    <w:pPr>
      <w:widowControl w:val="false"/>
      <w:spacing w:lineRule="auto" w:line="240" w:before="0" w:after="0"/>
      <w:jc w:val="both"/>
    </w:pPr>
    <w:rPr>
      <w:rFonts w:ascii="Times New Roman" w:hAnsi="Times New Roman" w:eastAsia="Times New Roman" w:cs="Times New Roman"/>
      <w:color w:val="000000"/>
      <w:sz w:val="24"/>
      <w:szCs w:val="24"/>
      <w:lang w:eastAsia="cs-CZ"/>
    </w:rPr>
  </w:style>
  <w:style w:type="paragraph" w:styleId="Radek" w:customStyle="1">
    <w:name w:val="radek"/>
    <w:basedOn w:val="Normal"/>
    <w:qFormat/>
    <w:rsid w:val="000d2015"/>
    <w:pPr>
      <w:spacing w:lineRule="auto" w:line="240" w:beforeAutospacing="1" w:after="150"/>
      <w:jc w:val="both"/>
    </w:pPr>
    <w:rPr>
      <w:rFonts w:ascii="Arial Unicode MS" w:hAnsi="Arial Unicode MS" w:eastAsia="Arial Unicode MS" w:cs="Arial Unicode MS"/>
      <w:sz w:val="24"/>
      <w:szCs w:val="24"/>
      <w:lang w:eastAsia="cs-CZ"/>
    </w:rPr>
  </w:style>
  <w:style w:type="paragraph" w:styleId="BodyTextIndent3">
    <w:name w:val="Body Text Indent 3"/>
    <w:basedOn w:val="Normal"/>
    <w:link w:val="Zkladntextodsazen3Char"/>
    <w:qFormat/>
    <w:rsid w:val="000d2015"/>
    <w:pPr>
      <w:spacing w:lineRule="auto" w:line="240" w:before="0" w:after="120"/>
      <w:ind w:left="283" w:hanging="0"/>
    </w:pPr>
    <w:rPr>
      <w:rFonts w:ascii="Times New Roman" w:hAnsi="Times New Roman" w:eastAsia="Times New Roman" w:cs="Times New Roman"/>
      <w:sz w:val="16"/>
      <w:szCs w:val="16"/>
      <w:lang w:eastAsia="cs-CZ"/>
    </w:rPr>
  </w:style>
  <w:style w:type="paragraph" w:styleId="Nadpis" w:customStyle="1">
    <w:name w:val="Nadpis"/>
    <w:basedOn w:val="Normal"/>
    <w:next w:val="TextBody"/>
    <w:qFormat/>
    <w:rsid w:val="000d2015"/>
    <w:pPr>
      <w:keepNext w:val="true"/>
      <w:spacing w:lineRule="auto" w:line="276" w:before="240" w:after="120"/>
    </w:pPr>
    <w:rPr>
      <w:rFonts w:ascii="Arial" w:hAnsi="Arial" w:eastAsia="Microsoft YaHei" w:cs="Mangal"/>
      <w:sz w:val="28"/>
      <w:szCs w:val="28"/>
      <w:lang w:val="en-US" w:eastAsia="ar-SA"/>
    </w:rPr>
  </w:style>
  <w:style w:type="paragraph" w:styleId="Popisek" w:customStyle="1">
    <w:name w:val="Popisek"/>
    <w:basedOn w:val="Normal"/>
    <w:qFormat/>
    <w:rsid w:val="000d2015"/>
    <w:pPr>
      <w:suppressLineNumbers/>
      <w:spacing w:lineRule="auto" w:line="276" w:before="120" w:after="120"/>
    </w:pPr>
    <w:rPr>
      <w:rFonts w:ascii="Calibri" w:hAnsi="Calibri" w:eastAsia="Calibri" w:cs="Mangal"/>
      <w:i/>
      <w:iCs/>
      <w:sz w:val="24"/>
      <w:szCs w:val="24"/>
      <w:lang w:val="en-US" w:eastAsia="ar-SA"/>
    </w:rPr>
  </w:style>
  <w:style w:type="paragraph" w:styleId="Rejstk" w:customStyle="1">
    <w:name w:val="Rejstřík"/>
    <w:basedOn w:val="Normal"/>
    <w:qFormat/>
    <w:rsid w:val="000d2015"/>
    <w:pPr>
      <w:suppressLineNumbers/>
      <w:spacing w:lineRule="auto" w:line="276" w:before="0" w:after="200"/>
    </w:pPr>
    <w:rPr>
      <w:rFonts w:ascii="Calibri" w:hAnsi="Calibri" w:eastAsia="Calibri" w:cs="Mangal"/>
      <w:lang w:val="en-US" w:eastAsia="ar-SA"/>
    </w:rPr>
  </w:style>
  <w:style w:type="paragraph" w:styleId="Zkladntext31" w:customStyle="1">
    <w:name w:val="Základní text 31"/>
    <w:basedOn w:val="Normal"/>
    <w:qFormat/>
    <w:rsid w:val="000d2015"/>
    <w:pPr>
      <w:spacing w:lineRule="auto" w:line="240" w:before="0" w:after="0"/>
      <w:jc w:val="both"/>
    </w:pPr>
    <w:rPr>
      <w:rFonts w:ascii="Times New Roman" w:hAnsi="Times New Roman" w:eastAsia="Times New Roman" w:cs="Times New Roman"/>
      <w:color w:val="000000"/>
      <w:sz w:val="24"/>
      <w:szCs w:val="24"/>
      <w:lang w:eastAsia="ar-SA"/>
    </w:rPr>
  </w:style>
  <w:style w:type="paragraph" w:styleId="Textkomente1" w:customStyle="1">
    <w:name w:val="Text komentáře1"/>
    <w:basedOn w:val="Normal"/>
    <w:qFormat/>
    <w:rsid w:val="000d2015"/>
    <w:pPr>
      <w:spacing w:lineRule="auto" w:line="240" w:before="0" w:after="200"/>
    </w:pPr>
    <w:rPr>
      <w:rFonts w:ascii="Calibri" w:hAnsi="Calibri" w:eastAsia="Calibri" w:cs="Times New Roman"/>
      <w:sz w:val="20"/>
      <w:szCs w:val="20"/>
      <w:lang w:val="x-none" w:eastAsia="ar-SA"/>
    </w:rPr>
  </w:style>
  <w:style w:type="paragraph" w:styleId="TextBodyIndent">
    <w:name w:val="Body Text Indent"/>
    <w:basedOn w:val="Normal"/>
    <w:link w:val="ZkladntextodsazenChar1"/>
    <w:rsid w:val="000d2015"/>
    <w:pPr>
      <w:spacing w:lineRule="auto" w:line="276" w:before="0" w:after="120"/>
      <w:ind w:left="360" w:hanging="0"/>
    </w:pPr>
    <w:rPr>
      <w:rFonts w:ascii="Calibri" w:hAnsi="Calibri" w:eastAsia="Calibri" w:cs="Times New Roman"/>
      <w:lang w:val="en-US" w:eastAsia="ar-SA"/>
    </w:rPr>
  </w:style>
  <w:style w:type="paragraph" w:styleId="Obsahtabulky" w:customStyle="1">
    <w:name w:val="Obsah tabulky"/>
    <w:basedOn w:val="Normal"/>
    <w:qFormat/>
    <w:rsid w:val="000d2015"/>
    <w:pPr>
      <w:suppressLineNumbers/>
      <w:spacing w:lineRule="auto" w:line="276" w:before="0" w:after="200"/>
    </w:pPr>
    <w:rPr>
      <w:rFonts w:ascii="Calibri" w:hAnsi="Calibri" w:eastAsia="Calibri" w:cs="Times New Roman"/>
      <w:lang w:val="en-US" w:eastAsia="ar-SA"/>
    </w:rPr>
  </w:style>
  <w:style w:type="paragraph" w:styleId="Nadpistabulky" w:customStyle="1">
    <w:name w:val="Nadpis tabulky"/>
    <w:basedOn w:val="Obsahtabulky"/>
    <w:qFormat/>
    <w:rsid w:val="000d2015"/>
    <w:pPr>
      <w:jc w:val="center"/>
    </w:pPr>
    <w:rPr>
      <w:b/>
      <w:bCs/>
    </w:rPr>
  </w:style>
  <w:style w:type="paragraph" w:styleId="Import3" w:customStyle="1">
    <w:name w:val="Import 3"/>
    <w:basedOn w:val="Normal"/>
    <w:qFormat/>
    <w:rsid w:val="000d2015"/>
    <w:pPr>
      <w:widowControl w:val="false"/>
      <w:tabs>
        <w:tab w:val="clear" w:pos="708"/>
        <w:tab w:val="left" w:pos="720" w:leader="none"/>
        <w:tab w:val="left" w:pos="1584" w:leader="none"/>
        <w:tab w:val="left" w:pos="2448" w:leader="none"/>
        <w:tab w:val="left" w:pos="3312" w:leader="none"/>
        <w:tab w:val="left" w:pos="4176" w:leader="none"/>
        <w:tab w:val="left" w:pos="5040" w:leader="none"/>
        <w:tab w:val="left" w:pos="5904" w:leader="none"/>
        <w:tab w:val="left" w:pos="6768" w:leader="none"/>
        <w:tab w:val="left" w:pos="7632" w:leader="none"/>
        <w:tab w:val="left" w:pos="8496" w:leader="none"/>
        <w:tab w:val="left" w:pos="9360" w:leader="none"/>
        <w:tab w:val="left" w:pos="10224" w:leader="none"/>
        <w:tab w:val="left" w:pos="11088" w:leader="none"/>
        <w:tab w:val="left" w:pos="11952" w:leader="none"/>
        <w:tab w:val="left" w:pos="12816" w:leader="none"/>
        <w:tab w:val="left" w:pos="13680" w:leader="none"/>
        <w:tab w:val="left" w:pos="14544" w:leader="none"/>
        <w:tab w:val="left" w:pos="15408" w:leader="none"/>
        <w:tab w:val="left" w:pos="16272" w:leader="none"/>
        <w:tab w:val="left" w:pos="17136" w:leader="none"/>
        <w:tab w:val="left" w:pos="18000" w:leader="none"/>
        <w:tab w:val="left" w:pos="18864" w:leader="none"/>
      </w:tabs>
      <w:spacing w:lineRule="auto" w:line="240" w:before="0" w:after="0"/>
      <w:ind w:hanging="288"/>
    </w:pPr>
    <w:rPr>
      <w:rFonts w:ascii="Courier New" w:hAnsi="Courier New" w:eastAsia="Times New Roman" w:cs="Courier New"/>
      <w:sz w:val="24"/>
      <w:szCs w:val="24"/>
      <w:lang w:eastAsia="cs-CZ"/>
    </w:rPr>
  </w:style>
  <w:style w:type="paragraph" w:styleId="Font5" w:customStyle="1">
    <w:name w:val="font5"/>
    <w:basedOn w:val="Normal"/>
    <w:qFormat/>
    <w:rsid w:val="000d2015"/>
    <w:pPr>
      <w:spacing w:lineRule="auto" w:line="240" w:beforeAutospacing="1" w:afterAutospacing="1"/>
    </w:pPr>
    <w:rPr>
      <w:rFonts w:ascii="Tahoma" w:hAnsi="Tahoma" w:eastAsia="Times New Roman" w:cs="Tahoma"/>
      <w:color w:val="000000"/>
      <w:sz w:val="18"/>
      <w:szCs w:val="18"/>
      <w:lang w:val="en-US"/>
    </w:rPr>
  </w:style>
  <w:style w:type="paragraph" w:styleId="Font6" w:customStyle="1">
    <w:name w:val="font6"/>
    <w:basedOn w:val="Normal"/>
    <w:qFormat/>
    <w:rsid w:val="000d2015"/>
    <w:pPr>
      <w:spacing w:lineRule="auto" w:line="240" w:beforeAutospacing="1" w:afterAutospacing="1"/>
    </w:pPr>
    <w:rPr>
      <w:rFonts w:ascii="Tahoma" w:hAnsi="Tahoma" w:eastAsia="Times New Roman" w:cs="Tahoma"/>
      <w:b/>
      <w:bCs/>
      <w:color w:val="000000"/>
      <w:sz w:val="18"/>
      <w:szCs w:val="18"/>
      <w:lang w:val="en-US"/>
    </w:rPr>
  </w:style>
  <w:style w:type="paragraph" w:styleId="Font7" w:customStyle="1">
    <w:name w:val="font7"/>
    <w:basedOn w:val="Normal"/>
    <w:qFormat/>
    <w:rsid w:val="000d2015"/>
    <w:pPr>
      <w:spacing w:lineRule="auto" w:line="240" w:beforeAutospacing="1" w:afterAutospacing="1"/>
    </w:pPr>
    <w:rPr>
      <w:rFonts w:ascii="Calibri" w:hAnsi="Calibri" w:eastAsia="Times New Roman" w:cs="Times New Roman"/>
      <w:color w:val="000000"/>
      <w:sz w:val="20"/>
      <w:szCs w:val="20"/>
      <w:lang w:val="en-US"/>
    </w:rPr>
  </w:style>
  <w:style w:type="paragraph" w:styleId="Font8" w:customStyle="1">
    <w:name w:val="font8"/>
    <w:basedOn w:val="Normal"/>
    <w:qFormat/>
    <w:rsid w:val="000d2015"/>
    <w:pPr>
      <w:spacing w:lineRule="auto" w:line="240" w:beforeAutospacing="1" w:afterAutospacing="1"/>
    </w:pPr>
    <w:rPr>
      <w:rFonts w:ascii="Calibri" w:hAnsi="Calibri" w:eastAsia="Times New Roman" w:cs="Times New Roman"/>
      <w:i/>
      <w:iCs/>
      <w:color w:val="000000"/>
      <w:sz w:val="20"/>
      <w:szCs w:val="20"/>
      <w:lang w:val="en-US"/>
    </w:rPr>
  </w:style>
  <w:style w:type="paragraph" w:styleId="Xl63" w:customStyle="1">
    <w:name w:val="xl63"/>
    <w:basedOn w:val="Normal"/>
    <w:qFormat/>
    <w:rsid w:val="000d2015"/>
    <w:pPr>
      <w:spacing w:lineRule="auto" w:line="240" w:beforeAutospacing="1" w:afterAutospacing="1"/>
    </w:pPr>
    <w:rPr>
      <w:rFonts w:ascii="Times New Roman" w:hAnsi="Times New Roman" w:eastAsia="Times New Roman" w:cs="Times New Roman"/>
      <w:sz w:val="24"/>
      <w:szCs w:val="24"/>
      <w:lang w:val="en-US"/>
    </w:rPr>
  </w:style>
  <w:style w:type="paragraph" w:styleId="Xl64" w:customStyle="1">
    <w:name w:val="xl64"/>
    <w:basedOn w:val="Normal"/>
    <w:qFormat/>
    <w:rsid w:val="000d2015"/>
    <w:pPr>
      <w:spacing w:lineRule="auto" w:line="240" w:beforeAutospacing="1" w:afterAutospacing="1"/>
      <w:jc w:val="center"/>
    </w:pPr>
    <w:rPr>
      <w:rFonts w:ascii="Times New Roman" w:hAnsi="Times New Roman" w:eastAsia="Times New Roman" w:cs="Times New Roman"/>
      <w:sz w:val="24"/>
      <w:szCs w:val="24"/>
      <w:lang w:val="en-US"/>
    </w:rPr>
  </w:style>
  <w:style w:type="paragraph" w:styleId="Xl65" w:customStyle="1">
    <w:name w:val="xl65"/>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jc w:val="center"/>
    </w:pPr>
    <w:rPr>
      <w:rFonts w:ascii="Times New Roman" w:hAnsi="Times New Roman" w:eastAsia="Times New Roman" w:cs="Times New Roman"/>
      <w:sz w:val="24"/>
      <w:szCs w:val="24"/>
      <w:lang w:val="en-US"/>
    </w:rPr>
  </w:style>
  <w:style w:type="paragraph" w:styleId="Xl66" w:customStyle="1">
    <w:name w:val="xl66"/>
    <w:basedOn w:val="Normal"/>
    <w:qFormat/>
    <w:rsid w:val="000d2015"/>
    <w:pPr>
      <w:pBdr>
        <w:top w:val="single" w:sz="8" w:space="0" w:color="000000"/>
        <w:bottom w:val="single" w:sz="8" w:space="0" w:color="000000"/>
        <w:right w:val="single" w:sz="8" w:space="0" w:color="000000"/>
      </w:pBdr>
      <w:shd w:val="clear" w:color="000000" w:fill="A0A0A0"/>
      <w:spacing w:lineRule="auto" w:line="240" w:beforeAutospacing="1" w:afterAutospacing="1"/>
      <w:textAlignment w:val="center"/>
    </w:pPr>
    <w:rPr>
      <w:rFonts w:ascii="Calibri" w:hAnsi="Calibri" w:eastAsia="Times New Roman" w:cs="Times New Roman"/>
      <w:b/>
      <w:bCs/>
      <w:sz w:val="20"/>
      <w:szCs w:val="20"/>
      <w:lang w:val="en-US"/>
    </w:rPr>
  </w:style>
  <w:style w:type="paragraph" w:styleId="Xl67" w:customStyle="1">
    <w:name w:val="xl67"/>
    <w:basedOn w:val="Normal"/>
    <w:qFormat/>
    <w:rsid w:val="000d2015"/>
    <w:pPr>
      <w:pBdr>
        <w:top w:val="single" w:sz="8" w:space="0" w:color="000000"/>
        <w:bottom w:val="single" w:sz="8" w:space="0" w:color="000000"/>
        <w:right w:val="single" w:sz="8" w:space="0" w:color="000000"/>
      </w:pBdr>
      <w:shd w:val="clear" w:color="000000" w:fill="A0A0A0"/>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68" w:customStyle="1">
    <w:name w:val="xl68"/>
    <w:basedOn w:val="Normal"/>
    <w:qFormat/>
    <w:rsid w:val="000d2015"/>
    <w:pPr>
      <w:pBdr>
        <w:top w:val="single" w:sz="8" w:space="0" w:color="000000"/>
        <w:left w:val="single" w:sz="8" w:space="0" w:color="000000"/>
        <w:bottom w:val="single" w:sz="8" w:space="0" w:color="000000"/>
        <w:right w:val="single" w:sz="8" w:space="0" w:color="000000"/>
      </w:pBdr>
      <w:shd w:val="clear" w:color="000000" w:fill="A0A0A0"/>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69" w:customStyle="1">
    <w:name w:val="xl69"/>
    <w:basedOn w:val="Normal"/>
    <w:qFormat/>
    <w:rsid w:val="000d2015"/>
    <w:pPr>
      <w:spacing w:lineRule="auto" w:line="240" w:beforeAutospacing="1" w:afterAutospacing="1"/>
      <w:jc w:val="center"/>
    </w:pPr>
    <w:rPr>
      <w:rFonts w:ascii="Times New Roman" w:hAnsi="Times New Roman" w:eastAsia="Times New Roman" w:cs="Times New Roman"/>
      <w:sz w:val="24"/>
      <w:szCs w:val="24"/>
      <w:lang w:val="en-US"/>
    </w:rPr>
  </w:style>
  <w:style w:type="paragraph" w:styleId="Xl70" w:customStyle="1">
    <w:name w:val="xl70"/>
    <w:basedOn w:val="Normal"/>
    <w:qFormat/>
    <w:rsid w:val="000d2015"/>
    <w:pPr>
      <w:pBdr>
        <w:top w:val="single" w:sz="8" w:space="0" w:color="000000"/>
        <w:left w:val="single" w:sz="8" w:space="0" w:color="000000"/>
        <w:right w:val="single" w:sz="8" w:space="0" w:color="000000"/>
      </w:pBdr>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71" w:customStyle="1">
    <w:name w:val="xl71"/>
    <w:basedOn w:val="Normal"/>
    <w:qFormat/>
    <w:rsid w:val="000d2015"/>
    <w:pPr>
      <w:pBdr>
        <w:top w:val="single" w:sz="4" w:space="0" w:color="000000"/>
        <w:left w:val="single" w:sz="4" w:space="0" w:color="000000"/>
        <w:bottom w:val="single" w:sz="4" w:space="0" w:color="000000"/>
        <w:right w:val="single" w:sz="4" w:space="0" w:color="000000"/>
      </w:pBdr>
      <w:shd w:val="clear" w:color="000000" w:fill="FF0000"/>
      <w:spacing w:lineRule="auto" w:line="240" w:beforeAutospacing="1" w:afterAutospacing="1"/>
      <w:jc w:val="center"/>
      <w:textAlignment w:val="center"/>
    </w:pPr>
    <w:rPr>
      <w:rFonts w:ascii="Calibri" w:hAnsi="Calibri" w:eastAsia="Times New Roman" w:cs="Times New Roman"/>
      <w:sz w:val="24"/>
      <w:szCs w:val="24"/>
      <w:lang w:val="en-US"/>
    </w:rPr>
  </w:style>
  <w:style w:type="paragraph" w:styleId="Xl72" w:customStyle="1">
    <w:name w:val="xl72"/>
    <w:basedOn w:val="Normal"/>
    <w:qFormat/>
    <w:rsid w:val="000d2015"/>
    <w:pPr>
      <w:pBdr>
        <w:top w:val="single" w:sz="4" w:space="0" w:color="000000"/>
        <w:left w:val="single" w:sz="4" w:space="0" w:color="000000"/>
        <w:bottom w:val="single" w:sz="4" w:space="0" w:color="000000"/>
        <w:right w:val="single" w:sz="4" w:space="0" w:color="000000"/>
      </w:pBdr>
      <w:shd w:val="clear" w:color="000000" w:fill="FF9900"/>
      <w:spacing w:lineRule="auto" w:line="240" w:beforeAutospacing="1" w:afterAutospacing="1"/>
      <w:jc w:val="center"/>
      <w:textAlignment w:val="center"/>
    </w:pPr>
    <w:rPr>
      <w:rFonts w:ascii="Calibri" w:hAnsi="Calibri" w:eastAsia="Times New Roman" w:cs="Times New Roman"/>
      <w:sz w:val="24"/>
      <w:szCs w:val="24"/>
      <w:lang w:val="en-US"/>
    </w:rPr>
  </w:style>
  <w:style w:type="paragraph" w:styleId="Xl73" w:customStyle="1">
    <w:name w:val="xl73"/>
    <w:basedOn w:val="Normal"/>
    <w:qFormat/>
    <w:rsid w:val="000d2015"/>
    <w:pPr>
      <w:pBdr>
        <w:top w:val="single" w:sz="4" w:space="0" w:color="000000"/>
        <w:left w:val="single" w:sz="4" w:space="0" w:color="000000"/>
        <w:bottom w:val="single" w:sz="4" w:space="0" w:color="000000"/>
        <w:right w:val="single" w:sz="4" w:space="0" w:color="000000"/>
      </w:pBdr>
      <w:shd w:val="clear" w:color="000000" w:fill="006600"/>
      <w:spacing w:lineRule="auto" w:line="240" w:beforeAutospacing="1" w:afterAutospacing="1"/>
      <w:jc w:val="center"/>
      <w:textAlignment w:val="center"/>
    </w:pPr>
    <w:rPr>
      <w:rFonts w:ascii="Calibri" w:hAnsi="Calibri" w:eastAsia="Times New Roman" w:cs="Times New Roman"/>
      <w:sz w:val="24"/>
      <w:szCs w:val="24"/>
      <w:lang w:val="en-US"/>
    </w:rPr>
  </w:style>
  <w:style w:type="paragraph" w:styleId="Xl74" w:customStyle="1">
    <w:name w:val="xl74"/>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Calibri" w:hAnsi="Calibri" w:eastAsia="Times New Roman" w:cs="Times New Roman"/>
      <w:sz w:val="24"/>
      <w:szCs w:val="24"/>
      <w:lang w:val="en-US"/>
    </w:rPr>
  </w:style>
  <w:style w:type="paragraph" w:styleId="Xl75" w:customStyle="1">
    <w:name w:val="xl75"/>
    <w:basedOn w:val="Normal"/>
    <w:qFormat/>
    <w:rsid w:val="000d2015"/>
    <w:pPr>
      <w:spacing w:lineRule="auto" w:line="240" w:beforeAutospacing="1" w:afterAutospacing="1"/>
      <w:jc w:val="center"/>
      <w:textAlignment w:val="center"/>
    </w:pPr>
    <w:rPr>
      <w:rFonts w:ascii="Times New Roman" w:hAnsi="Times New Roman" w:eastAsia="Times New Roman" w:cs="Times New Roman"/>
      <w:sz w:val="24"/>
      <w:szCs w:val="24"/>
      <w:lang w:val="en-US"/>
    </w:rPr>
  </w:style>
  <w:style w:type="paragraph" w:styleId="Xl76" w:customStyle="1">
    <w:name w:val="xl76"/>
    <w:basedOn w:val="Normal"/>
    <w:qFormat/>
    <w:rsid w:val="000d2015"/>
    <w:pPr>
      <w:pBdr>
        <w:top w:val="single" w:sz="4" w:space="0" w:color="000000"/>
        <w:left w:val="single" w:sz="4" w:space="0" w:color="000000"/>
        <w:bottom w:val="single" w:sz="4" w:space="0" w:color="000000"/>
        <w:right w:val="single" w:sz="4" w:space="0" w:color="000000"/>
      </w:pBdr>
      <w:shd w:val="clear" w:color="000000" w:fill="A6A6A6"/>
      <w:spacing w:lineRule="auto" w:line="240" w:beforeAutospacing="1" w:afterAutospacing="1"/>
      <w:jc w:val="center"/>
      <w:textAlignment w:val="center"/>
    </w:pPr>
    <w:rPr>
      <w:rFonts w:ascii="Calibri" w:hAnsi="Calibri" w:eastAsia="Times New Roman" w:cs="Times New Roman"/>
      <w:sz w:val="24"/>
      <w:szCs w:val="24"/>
      <w:lang w:val="en-US"/>
    </w:rPr>
  </w:style>
  <w:style w:type="paragraph" w:styleId="Xl77" w:customStyle="1">
    <w:name w:val="xl77"/>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78" w:customStyle="1">
    <w:name w:val="xl78"/>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textAlignment w:val="center"/>
    </w:pPr>
    <w:rPr>
      <w:rFonts w:ascii="Calibri" w:hAnsi="Calibri" w:eastAsia="Times New Roman" w:cs="Times New Roman"/>
      <w:sz w:val="20"/>
      <w:szCs w:val="20"/>
      <w:lang w:val="en-US"/>
    </w:rPr>
  </w:style>
  <w:style w:type="paragraph" w:styleId="Xl79" w:customStyle="1">
    <w:name w:val="xl79"/>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Calibri" w:hAnsi="Calibri" w:eastAsia="Times New Roman" w:cs="Times New Roman"/>
      <w:sz w:val="20"/>
      <w:szCs w:val="20"/>
      <w:lang w:val="en-US"/>
    </w:rPr>
  </w:style>
  <w:style w:type="paragraph" w:styleId="Xl80" w:customStyle="1">
    <w:name w:val="xl80"/>
    <w:basedOn w:val="Normal"/>
    <w:qFormat/>
    <w:rsid w:val="000d2015"/>
    <w:pPr>
      <w:pBdr>
        <w:top w:val="single" w:sz="4" w:space="0" w:color="000000"/>
        <w:left w:val="single" w:sz="4" w:space="0" w:color="000000"/>
        <w:bottom w:val="single" w:sz="4" w:space="0" w:color="000000"/>
        <w:right w:val="single" w:sz="4" w:space="0" w:color="000000"/>
      </w:pBdr>
      <w:shd w:val="clear" w:color="000000" w:fill="DDEBF7"/>
      <w:spacing w:lineRule="auto" w:line="240" w:beforeAutospacing="1" w:afterAutospacing="1"/>
      <w:jc w:val="center"/>
    </w:pPr>
    <w:rPr>
      <w:rFonts w:ascii="Calibri" w:hAnsi="Calibri" w:eastAsia="Times New Roman" w:cs="Times New Roman"/>
      <w:sz w:val="24"/>
      <w:szCs w:val="24"/>
      <w:lang w:val="en-US"/>
    </w:rPr>
  </w:style>
  <w:style w:type="paragraph" w:styleId="Xl81" w:customStyle="1">
    <w:name w:val="xl81"/>
    <w:basedOn w:val="Normal"/>
    <w:qFormat/>
    <w:rsid w:val="000d2015"/>
    <w:pPr>
      <w:pBdr>
        <w:top w:val="single" w:sz="4" w:space="0" w:color="000000"/>
        <w:left w:val="single" w:sz="4" w:space="0" w:color="000000"/>
        <w:bottom w:val="single" w:sz="4" w:space="0" w:color="000000"/>
        <w:right w:val="single" w:sz="4" w:space="0" w:color="000000"/>
      </w:pBdr>
      <w:shd w:val="clear" w:color="000000" w:fill="FFF2CC"/>
      <w:spacing w:lineRule="auto" w:line="240" w:beforeAutospacing="1" w:afterAutospacing="1"/>
      <w:jc w:val="center"/>
    </w:pPr>
    <w:rPr>
      <w:rFonts w:ascii="Calibri" w:hAnsi="Calibri" w:eastAsia="Times New Roman" w:cs="Times New Roman"/>
      <w:sz w:val="24"/>
      <w:szCs w:val="24"/>
      <w:lang w:val="en-US"/>
    </w:rPr>
  </w:style>
  <w:style w:type="paragraph" w:styleId="Xl82" w:customStyle="1">
    <w:name w:val="xl82"/>
    <w:basedOn w:val="Normal"/>
    <w:qFormat/>
    <w:rsid w:val="000d2015"/>
    <w:pPr>
      <w:pBdr>
        <w:top w:val="single" w:sz="4" w:space="0" w:color="000000"/>
        <w:left w:val="single" w:sz="4" w:space="0" w:color="000000"/>
        <w:bottom w:val="single" w:sz="4" w:space="0" w:color="000000"/>
        <w:right w:val="single" w:sz="4" w:space="0" w:color="000000"/>
      </w:pBdr>
      <w:shd w:val="clear" w:color="000000" w:fill="FCE4D6"/>
      <w:spacing w:lineRule="auto" w:line="240" w:beforeAutospacing="1" w:afterAutospacing="1"/>
      <w:jc w:val="center"/>
    </w:pPr>
    <w:rPr>
      <w:rFonts w:ascii="Calibri" w:hAnsi="Calibri" w:eastAsia="Times New Roman" w:cs="Times New Roman"/>
      <w:sz w:val="24"/>
      <w:szCs w:val="24"/>
      <w:lang w:val="en-US"/>
    </w:rPr>
  </w:style>
  <w:style w:type="paragraph" w:styleId="Xl83" w:customStyle="1">
    <w:name w:val="xl83"/>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Times New Roman" w:hAnsi="Times New Roman" w:eastAsia="Times New Roman" w:cs="Times New Roman"/>
      <w:sz w:val="24"/>
      <w:szCs w:val="24"/>
      <w:lang w:val="en-US"/>
    </w:rPr>
  </w:style>
  <w:style w:type="paragraph" w:styleId="Xl84" w:customStyle="1">
    <w:name w:val="xl84"/>
    <w:basedOn w:val="Normal"/>
    <w:qFormat/>
    <w:rsid w:val="000d2015"/>
    <w:pPr>
      <w:pBdr>
        <w:top w:val="single" w:sz="4" w:space="0" w:color="000000"/>
        <w:left w:val="single" w:sz="4" w:space="0" w:color="000000"/>
        <w:bottom w:val="single" w:sz="4" w:space="0" w:color="000000"/>
        <w:right w:val="single" w:sz="4" w:space="0" w:color="000000"/>
      </w:pBdr>
      <w:shd w:val="clear" w:color="000000" w:fill="EDEDED"/>
      <w:spacing w:lineRule="auto" w:line="240" w:beforeAutospacing="1" w:afterAutospacing="1"/>
      <w:jc w:val="center"/>
    </w:pPr>
    <w:rPr>
      <w:rFonts w:ascii="Calibri" w:hAnsi="Calibri" w:eastAsia="Times New Roman" w:cs="Times New Roman"/>
      <w:sz w:val="24"/>
      <w:szCs w:val="24"/>
      <w:lang w:val="en-US"/>
    </w:rPr>
  </w:style>
  <w:style w:type="paragraph" w:styleId="Xl85" w:customStyle="1">
    <w:name w:val="xl85"/>
    <w:basedOn w:val="Normal"/>
    <w:qFormat/>
    <w:rsid w:val="000d2015"/>
    <w:pPr>
      <w:pBdr>
        <w:top w:val="single" w:sz="4" w:space="0" w:color="000000"/>
        <w:left w:val="single" w:sz="4" w:space="0" w:color="000000"/>
        <w:bottom w:val="single" w:sz="4" w:space="0" w:color="000000"/>
        <w:right w:val="single" w:sz="4" w:space="0" w:color="000000"/>
      </w:pBdr>
      <w:shd w:val="clear" w:color="000000" w:fill="F2F2F2"/>
      <w:spacing w:lineRule="auto" w:line="240" w:beforeAutospacing="1" w:afterAutospacing="1"/>
      <w:jc w:val="center"/>
    </w:pPr>
    <w:rPr>
      <w:rFonts w:ascii="Calibri" w:hAnsi="Calibri" w:eastAsia="Times New Roman" w:cs="Times New Roman"/>
      <w:sz w:val="24"/>
      <w:szCs w:val="24"/>
      <w:lang w:val="en-US"/>
    </w:rPr>
  </w:style>
  <w:style w:type="paragraph" w:styleId="Xl86" w:customStyle="1">
    <w:name w:val="xl86"/>
    <w:basedOn w:val="Normal"/>
    <w:qFormat/>
    <w:rsid w:val="000d2015"/>
    <w:pPr>
      <w:pBdr>
        <w:top w:val="single" w:sz="4" w:space="0" w:color="000000"/>
        <w:left w:val="single" w:sz="4" w:space="0" w:color="000000"/>
        <w:bottom w:val="single" w:sz="4" w:space="0" w:color="000000"/>
        <w:right w:val="single" w:sz="4" w:space="0" w:color="000000"/>
      </w:pBdr>
      <w:shd w:val="clear" w:color="000000" w:fill="E2EFDA"/>
      <w:spacing w:lineRule="auto" w:line="240" w:beforeAutospacing="1" w:afterAutospacing="1"/>
      <w:jc w:val="center"/>
    </w:pPr>
    <w:rPr>
      <w:rFonts w:ascii="Calibri" w:hAnsi="Calibri" w:eastAsia="Times New Roman" w:cs="Times New Roman"/>
      <w:sz w:val="24"/>
      <w:szCs w:val="24"/>
      <w:lang w:val="en-US"/>
    </w:rPr>
  </w:style>
  <w:style w:type="paragraph" w:styleId="Xl87" w:customStyle="1">
    <w:name w:val="xl87"/>
    <w:basedOn w:val="Normal"/>
    <w:qFormat/>
    <w:rsid w:val="000d2015"/>
    <w:pPr>
      <w:pBdr>
        <w:left w:val="single" w:sz="4" w:space="0" w:color="000000"/>
        <w:bottom w:val="single" w:sz="4" w:space="0" w:color="000000"/>
        <w:right w:val="single" w:sz="4" w:space="0" w:color="000000"/>
      </w:pBdr>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88" w:customStyle="1">
    <w:name w:val="xl88"/>
    <w:basedOn w:val="Normal"/>
    <w:qFormat/>
    <w:rsid w:val="000d2015"/>
    <w:pPr>
      <w:pBdr>
        <w:left w:val="single" w:sz="4" w:space="0" w:color="000000"/>
        <w:bottom w:val="single" w:sz="4" w:space="0" w:color="000000"/>
        <w:right w:val="single" w:sz="4" w:space="0" w:color="000000"/>
      </w:pBdr>
      <w:spacing w:lineRule="auto" w:line="240" w:beforeAutospacing="1" w:afterAutospacing="1"/>
      <w:textAlignment w:val="center"/>
    </w:pPr>
    <w:rPr>
      <w:rFonts w:ascii="Calibri" w:hAnsi="Calibri" w:eastAsia="Times New Roman" w:cs="Times New Roman"/>
      <w:sz w:val="20"/>
      <w:szCs w:val="20"/>
      <w:lang w:val="en-US"/>
    </w:rPr>
  </w:style>
  <w:style w:type="paragraph" w:styleId="Xl89" w:customStyle="1">
    <w:name w:val="xl89"/>
    <w:basedOn w:val="Normal"/>
    <w:qFormat/>
    <w:rsid w:val="000d2015"/>
    <w:pPr>
      <w:pBdr>
        <w:left w:val="single" w:sz="4" w:space="0" w:color="000000"/>
        <w:bottom w:val="single" w:sz="4" w:space="0" w:color="000000"/>
        <w:right w:val="single" w:sz="4" w:space="0" w:color="000000"/>
      </w:pBdr>
      <w:shd w:val="clear" w:color="000000" w:fill="DDEBF7"/>
      <w:spacing w:lineRule="auto" w:line="240" w:beforeAutospacing="1" w:afterAutospacing="1"/>
      <w:jc w:val="center"/>
    </w:pPr>
    <w:rPr>
      <w:rFonts w:ascii="Calibri" w:hAnsi="Calibri" w:eastAsia="Times New Roman" w:cs="Times New Roman"/>
      <w:sz w:val="24"/>
      <w:szCs w:val="24"/>
      <w:lang w:val="en-US"/>
    </w:rPr>
  </w:style>
  <w:style w:type="paragraph" w:styleId="Xl90" w:customStyle="1">
    <w:name w:val="xl90"/>
    <w:basedOn w:val="Normal"/>
    <w:qFormat/>
    <w:rsid w:val="000d2015"/>
    <w:pPr>
      <w:pBdr>
        <w:left w:val="single" w:sz="4" w:space="0" w:color="000000"/>
        <w:bottom w:val="single" w:sz="4" w:space="0" w:color="000000"/>
        <w:right w:val="single" w:sz="4" w:space="0" w:color="000000"/>
      </w:pBdr>
      <w:shd w:val="clear" w:color="000000" w:fill="FF0000"/>
      <w:spacing w:lineRule="auto" w:line="240" w:beforeAutospacing="1" w:afterAutospacing="1"/>
      <w:jc w:val="center"/>
      <w:textAlignment w:val="center"/>
    </w:pPr>
    <w:rPr>
      <w:rFonts w:ascii="Calibri" w:hAnsi="Calibri" w:eastAsia="Times New Roman" w:cs="Times New Roman"/>
      <w:sz w:val="24"/>
      <w:szCs w:val="24"/>
      <w:lang w:val="en-US"/>
    </w:rPr>
  </w:style>
  <w:style w:type="paragraph" w:styleId="Xl91" w:customStyle="1">
    <w:name w:val="xl91"/>
    <w:basedOn w:val="Normal"/>
    <w:qFormat/>
    <w:rsid w:val="000d2015"/>
    <w:pPr>
      <w:pBdr>
        <w:top w:val="single" w:sz="8" w:space="0" w:color="000000"/>
        <w:left w:val="single" w:sz="4" w:space="0" w:color="000000"/>
        <w:bottom w:val="single" w:sz="8" w:space="0" w:color="000000"/>
        <w:right w:val="single" w:sz="4" w:space="0" w:color="000000"/>
      </w:pBdr>
      <w:shd w:val="clear" w:color="000000" w:fill="FFF2CC"/>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92" w:customStyle="1">
    <w:name w:val="xl92"/>
    <w:basedOn w:val="Normal"/>
    <w:qFormat/>
    <w:rsid w:val="000d2015"/>
    <w:pPr>
      <w:pBdr>
        <w:top w:val="single" w:sz="8" w:space="0" w:color="000000"/>
        <w:left w:val="single" w:sz="4" w:space="0" w:color="000000"/>
        <w:bottom w:val="single" w:sz="8" w:space="0" w:color="000000"/>
        <w:right w:val="single" w:sz="8" w:space="0" w:color="000000"/>
      </w:pBdr>
      <w:shd w:val="clear" w:color="000000" w:fill="FFF2CC"/>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93" w:customStyle="1">
    <w:name w:val="xl93"/>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pPr>
    <w:rPr>
      <w:rFonts w:ascii="Times New Roman" w:hAnsi="Times New Roman" w:eastAsia="Times New Roman" w:cs="Times New Roman"/>
      <w:sz w:val="24"/>
      <w:szCs w:val="24"/>
      <w:lang w:val="en-US"/>
    </w:rPr>
  </w:style>
  <w:style w:type="paragraph" w:styleId="Xl94" w:customStyle="1">
    <w:name w:val="xl94"/>
    <w:basedOn w:val="Normal"/>
    <w:qFormat/>
    <w:rsid w:val="000d2015"/>
    <w:pPr>
      <w:pBdr>
        <w:top w:val="single" w:sz="8" w:space="0" w:color="000000"/>
        <w:bottom w:val="single" w:sz="8" w:space="0" w:color="000000"/>
        <w:right w:val="single" w:sz="8" w:space="0" w:color="000000"/>
      </w:pBdr>
      <w:shd w:val="clear" w:color="000000" w:fill="FFFF00"/>
      <w:spacing w:lineRule="auto" w:line="240" w:beforeAutospacing="1" w:afterAutospacing="1"/>
      <w:jc w:val="center"/>
      <w:textAlignment w:val="center"/>
    </w:pPr>
    <w:rPr>
      <w:rFonts w:ascii="Calibri" w:hAnsi="Calibri" w:eastAsia="Times New Roman" w:cs="Times New Roman"/>
      <w:b/>
      <w:bCs/>
      <w:sz w:val="20"/>
      <w:szCs w:val="20"/>
      <w:lang w:val="en-US"/>
    </w:rPr>
  </w:style>
  <w:style w:type="paragraph" w:styleId="Xl95" w:customStyle="1">
    <w:name w:val="xl95"/>
    <w:basedOn w:val="Normal"/>
    <w:qFormat/>
    <w:rsid w:val="000d2015"/>
    <w:pPr>
      <w:pBdr>
        <w:top w:val="single" w:sz="4" w:space="0" w:color="000000"/>
        <w:left w:val="single" w:sz="4" w:space="0" w:color="000000"/>
        <w:bottom w:val="single" w:sz="4" w:space="0" w:color="000000"/>
        <w:right w:val="single" w:sz="4" w:space="0" w:color="000000"/>
      </w:pBdr>
      <w:spacing w:lineRule="auto" w:line="240" w:beforeAutospacing="1" w:afterAutospacing="1"/>
      <w:jc w:val="center"/>
      <w:textAlignment w:val="center"/>
    </w:pPr>
    <w:rPr>
      <w:rFonts w:ascii="Times New Roman" w:hAnsi="Times New Roman" w:eastAsia="Times New Roman" w:cs="Times New Roman"/>
      <w:sz w:val="24"/>
      <w:szCs w:val="24"/>
      <w:lang w:val="en-US"/>
    </w:rPr>
  </w:style>
  <w:style w:type="paragraph" w:styleId="Contents2">
    <w:name w:val="TOC 2"/>
    <w:basedOn w:val="Normal"/>
    <w:next w:val="Normal"/>
    <w:autoRedefine/>
    <w:uiPriority w:val="39"/>
    <w:rsid w:val="000d2015"/>
    <w:pPr>
      <w:tabs>
        <w:tab w:val="clear" w:pos="708"/>
        <w:tab w:val="left" w:pos="880" w:leader="none"/>
        <w:tab w:val="right" w:pos="8211" w:leader="dot"/>
      </w:tabs>
      <w:spacing w:lineRule="auto" w:line="240" w:before="0" w:after="0"/>
      <w:ind w:left="220" w:hanging="0"/>
    </w:pPr>
    <w:rPr>
      <w:rFonts w:ascii="Times New Roman" w:hAnsi="Times New Roman" w:eastAsia="Times New Roman" w:cs="Times New Roman"/>
      <w:sz w:val="23"/>
      <w:szCs w:val="23"/>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0d2015"/>
    <w:pPr>
      <w:spacing w:lineRule="auto" w:line="259" w:before="240" w:after="0"/>
      <w:ind w:hanging="0"/>
    </w:pPr>
    <w:rPr>
      <w:rFonts w:ascii="Calibri Light" w:hAnsi="Calibri Light" w:eastAsia="" w:cs="" w:asciiTheme="majorHAnsi" w:cstheme="majorBidi" w:eastAsiaTheme="majorEastAsia" w:hAnsiTheme="majorHAnsi"/>
      <w:b w:val="false"/>
      <w:bCs w:val="false"/>
      <w:color w:val="2E74B5" w:themeColor="accent1" w:themeShade="bf"/>
      <w:sz w:val="32"/>
      <w:szCs w:val="32"/>
      <w:lang w:eastAsia="cs-CZ"/>
    </w:rPr>
  </w:style>
  <w:style w:type="paragraph" w:styleId="Contents1">
    <w:name w:val="TOC 1"/>
    <w:basedOn w:val="Normal"/>
    <w:next w:val="Normal"/>
    <w:autoRedefine/>
    <w:uiPriority w:val="39"/>
    <w:unhideWhenUsed/>
    <w:rsid w:val="000d2015"/>
    <w:pPr>
      <w:spacing w:before="0" w:after="100"/>
    </w:pPr>
    <w:rPr>
      <w:rFonts w:eastAsia="" w:cs="Times New Roman" w:eastAsiaTheme="minorEastAsia"/>
      <w:lang w:eastAsia="cs-CZ"/>
    </w:rPr>
  </w:style>
  <w:style w:type="paragraph" w:styleId="Contents3">
    <w:name w:val="TOC 3"/>
    <w:basedOn w:val="Normal"/>
    <w:next w:val="Normal"/>
    <w:autoRedefine/>
    <w:uiPriority w:val="39"/>
    <w:unhideWhenUsed/>
    <w:rsid w:val="000d2015"/>
    <w:pPr>
      <w:spacing w:before="0" w:after="100"/>
      <w:ind w:left="440" w:hanging="0"/>
    </w:pPr>
    <w:rPr>
      <w:rFonts w:eastAsia="" w:cs="Times New Roman" w:eastAsiaTheme="minorEastAsia"/>
      <w:lang w:eastAsia="cs-CZ"/>
    </w:rPr>
  </w:style>
  <w:style w:type="paragraph" w:styleId="Odstavecseseznamem3" w:customStyle="1">
    <w:name w:val="Odstavec se seznamem3"/>
    <w:basedOn w:val="Normal"/>
    <w:qFormat/>
    <w:rsid w:val="000d2015"/>
    <w:pPr>
      <w:spacing w:lineRule="auto" w:line="276" w:before="0" w:after="200"/>
      <w:ind w:left="720" w:hanging="0"/>
    </w:pPr>
    <w:rPr>
      <w:rFonts w:ascii="Calibri" w:hAnsi="Calibri" w:eastAsia="Times New Roman" w:cs="Calibri"/>
    </w:rPr>
  </w:style>
  <w:style w:type="paragraph" w:styleId="Styl1" w:customStyle="1">
    <w:name w:val="Styl1"/>
    <w:basedOn w:val="Normal"/>
    <w:link w:val="Styl1Char"/>
    <w:qFormat/>
    <w:rsid w:val="000d2015"/>
    <w:pPr>
      <w:jc w:val="both"/>
    </w:pPr>
    <w:rPr>
      <w:rFonts w:ascii="Times New Roman" w:hAnsi="Times New Roman" w:cs="Times New Roman"/>
      <w:sz w:val="28"/>
      <w:szCs w:val="28"/>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59"/>
    <w:rsid w:val="003e60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onasgaigr/N2K.CZ" TargetMode="External"/><Relationship Id="rId3" Type="http://schemas.openxmlformats.org/officeDocument/2006/relationships/hyperlink" Target="https://github.com/jonasgaigr/N2K.CZ/blob/main/n2k_hvezdice_auto.R" TargetMode="External"/><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yperlink" Target="https://github.com/jonasgaigr/N2K.CZ/blob/main/n2k_hvezdice_auto.R" TargetMode="External"/><Relationship Id="rId7" Type="http://schemas.openxmlformats.org/officeDocument/2006/relationships/footnotes" Target="foot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37D2C-096A-4D99-9E48-B562A5954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TotalTime>
  <Application>LibreOffice/7.4.7.2$Linux_X86_64 LibreOffice_project/40$Build-2</Application>
  <AppVersion>15.0000</AppVersion>
  <Pages>36</Pages>
  <Words>10199</Words>
  <Characters>62076</Characters>
  <CharactersWithSpaces>71401</CharactersWithSpaces>
  <Paragraphs>1096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2024-12-04T12:53:00Z</dcterms:created>
  <dc:creator>Vojík Martin</dc:creator>
  <dc:description/>
  <dc:language>cs-CZ</dc:language>
  <cp:lastModifiedBy>Jakub Rataj</cp:lastModifiedBy>
  <dcterms:modified xsi:type="dcterms:W3CDTF">2026-02-13T11:50:47Z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ad2bfbbc40cfcc334aadd5184337f941716ef91af3cdcdd0d9ad194e9cb0ad69</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