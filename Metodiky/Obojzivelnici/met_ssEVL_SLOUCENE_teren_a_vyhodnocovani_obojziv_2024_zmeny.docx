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2FB2C1" w14:textId="6F1A8316" w:rsidR="00635CAA" w:rsidRPr="003F4A5E" w:rsidRDefault="004A3CBD" w:rsidP="001B0B78">
      <w:pPr>
        <w:spacing w:after="120" w:line="240" w:lineRule="auto"/>
        <w:rPr>
          <w:rFonts w:ascii="Times New Roman" w:hAnsi="Times New Roman" w:cs="Times New Roman"/>
          <w:b/>
          <w:sz w:val="28"/>
          <w:szCs w:val="28"/>
        </w:rPr>
      </w:pPr>
      <w:r w:rsidRPr="003F4A5E">
        <w:rPr>
          <w:rFonts w:ascii="Times New Roman" w:hAnsi="Times New Roman" w:cs="Times New Roman"/>
          <w:b/>
          <w:sz w:val="28"/>
          <w:szCs w:val="28"/>
        </w:rPr>
        <w:t>Metodik</w:t>
      </w:r>
      <w:r w:rsidR="00635CAA" w:rsidRPr="003F4A5E">
        <w:rPr>
          <w:rFonts w:ascii="Times New Roman" w:hAnsi="Times New Roman" w:cs="Times New Roman"/>
          <w:b/>
          <w:sz w:val="28"/>
          <w:szCs w:val="28"/>
        </w:rPr>
        <w:t>a sledování stavu předmětu ochrany</w:t>
      </w:r>
    </w:p>
    <w:p w14:paraId="378CB646" w14:textId="72D37E0F" w:rsidR="009C0892" w:rsidRPr="003F4A5E" w:rsidRDefault="009C0892" w:rsidP="001B0B78">
      <w:pPr>
        <w:spacing w:after="120" w:line="240" w:lineRule="auto"/>
        <w:rPr>
          <w:rFonts w:ascii="Times New Roman" w:hAnsi="Times New Roman" w:cs="Times New Roman"/>
          <w:b/>
          <w:sz w:val="28"/>
          <w:szCs w:val="28"/>
        </w:rPr>
      </w:pPr>
      <w:r w:rsidRPr="003F4A5E">
        <w:rPr>
          <w:rFonts w:ascii="Times New Roman" w:hAnsi="Times New Roman" w:cs="Times New Roman"/>
          <w:b/>
          <w:sz w:val="28"/>
          <w:szCs w:val="28"/>
        </w:rPr>
        <w:t>Obojživelníci</w:t>
      </w:r>
      <w:ins w:id="0" w:author="Jonáš Gaigr2" w:date="2026-08-06T01:23:00Z">
        <w:r w:rsidR="00F66BB5">
          <w:rPr>
            <w:rFonts w:ascii="Times New Roman" w:hAnsi="Times New Roman" w:cs="Times New Roman"/>
            <w:b/>
            <w:sz w:val="28"/>
            <w:szCs w:val="28"/>
          </w:rPr>
          <w:t xml:space="preserve"> Přílohy 2 Směrnice o stanovištích</w:t>
        </w:r>
      </w:ins>
    </w:p>
    <w:p w14:paraId="7D8F16BD" w14:textId="5339085D" w:rsidR="00F66BB5" w:rsidRDefault="00F66BB5" w:rsidP="001B0B78">
      <w:pPr>
        <w:spacing w:after="120" w:line="240" w:lineRule="auto"/>
        <w:rPr>
          <w:ins w:id="1" w:author="Jonáš Gaigr2" w:date="2026-08-06T01:24:00Z"/>
          <w:rFonts w:ascii="Times New Roman" w:hAnsi="Times New Roman" w:cs="Times New Roman"/>
          <w:sz w:val="24"/>
          <w:szCs w:val="24"/>
        </w:rPr>
      </w:pPr>
      <w:ins w:id="2" w:author="Jonáš Gaigr2" w:date="2026-08-06T01:24:00Z">
        <w:r w:rsidRPr="001B0B78">
          <w:rPr>
            <w:rFonts w:ascii="Times New Roman" w:hAnsi="Times New Roman" w:cs="Times New Roman"/>
            <w:sz w:val="24"/>
            <w:szCs w:val="24"/>
          </w:rPr>
          <w:t>verze 202</w:t>
        </w:r>
        <w:r>
          <w:rPr>
            <w:rFonts w:ascii="Times New Roman" w:hAnsi="Times New Roman" w:cs="Times New Roman"/>
            <w:sz w:val="24"/>
            <w:szCs w:val="24"/>
          </w:rPr>
          <w:t>6 (se zohledněnými připomínkami)</w:t>
        </w:r>
      </w:ins>
    </w:p>
    <w:p w14:paraId="4DB7B9B2" w14:textId="09618745" w:rsidR="00F66BB5" w:rsidRDefault="009C0892" w:rsidP="001B0B78">
      <w:pPr>
        <w:spacing w:after="120" w:line="240" w:lineRule="auto"/>
        <w:rPr>
          <w:ins w:id="3" w:author="Jonáš Gaigr2" w:date="2026-08-06T01:22:00Z"/>
          <w:rFonts w:ascii="Times New Roman" w:hAnsi="Times New Roman" w:cs="Times New Roman"/>
          <w:sz w:val="24"/>
          <w:szCs w:val="24"/>
        </w:rPr>
      </w:pPr>
      <w:r w:rsidRPr="001B0B78">
        <w:rPr>
          <w:rFonts w:ascii="Times New Roman" w:hAnsi="Times New Roman" w:cs="Times New Roman"/>
          <w:sz w:val="24"/>
          <w:szCs w:val="24"/>
        </w:rPr>
        <w:t>Jiří Vojar</w:t>
      </w:r>
      <w:ins w:id="4" w:author="Jonáš Gaigr2" w:date="2026-08-06T01:23:00Z">
        <w:r w:rsidR="00F66BB5" w:rsidRPr="00F66BB5">
          <w:rPr>
            <w:rFonts w:ascii="Times New Roman" w:hAnsi="Times New Roman" w:cs="Times New Roman"/>
            <w:sz w:val="24"/>
            <w:szCs w:val="24"/>
            <w:vertAlign w:val="superscript"/>
            <w:rPrChange w:id="5" w:author="Jonáš Gaigr2" w:date="2026-08-06T01:23:00Z">
              <w:rPr>
                <w:rFonts w:ascii="Times New Roman" w:hAnsi="Times New Roman" w:cs="Times New Roman"/>
                <w:sz w:val="24"/>
                <w:szCs w:val="24"/>
              </w:rPr>
            </w:rPrChange>
          </w:rPr>
          <w:t>1</w:t>
        </w:r>
      </w:ins>
      <w:r w:rsidR="00DD1BC4" w:rsidRPr="001B0B78">
        <w:rPr>
          <w:rFonts w:ascii="Times New Roman" w:hAnsi="Times New Roman" w:cs="Times New Roman"/>
          <w:sz w:val="24"/>
          <w:szCs w:val="24"/>
        </w:rPr>
        <w:t>,</w:t>
      </w:r>
      <w:r w:rsidR="008131BB">
        <w:rPr>
          <w:rFonts w:ascii="Times New Roman" w:hAnsi="Times New Roman" w:cs="Times New Roman"/>
          <w:sz w:val="24"/>
          <w:szCs w:val="24"/>
        </w:rPr>
        <w:t xml:space="preserve"> </w:t>
      </w:r>
      <w:r w:rsidR="007100E3">
        <w:rPr>
          <w:rFonts w:ascii="Times New Roman" w:hAnsi="Times New Roman" w:cs="Times New Roman"/>
          <w:sz w:val="24"/>
          <w:szCs w:val="24"/>
        </w:rPr>
        <w:t>Lenka Jeřábková</w:t>
      </w:r>
      <w:ins w:id="6" w:author="Jonáš Gaigr2" w:date="2026-08-06T01:23:00Z">
        <w:r w:rsidR="00F66BB5" w:rsidRPr="00F66BB5">
          <w:rPr>
            <w:rFonts w:ascii="Times New Roman" w:hAnsi="Times New Roman" w:cs="Times New Roman"/>
            <w:sz w:val="24"/>
            <w:szCs w:val="24"/>
            <w:vertAlign w:val="superscript"/>
            <w:rPrChange w:id="7" w:author="Jonáš Gaigr2" w:date="2026-08-06T01:23:00Z">
              <w:rPr>
                <w:rFonts w:ascii="Times New Roman" w:hAnsi="Times New Roman" w:cs="Times New Roman"/>
                <w:sz w:val="24"/>
                <w:szCs w:val="24"/>
              </w:rPr>
            </w:rPrChange>
          </w:rPr>
          <w:t>2</w:t>
        </w:r>
      </w:ins>
      <w:r w:rsidR="007100E3">
        <w:rPr>
          <w:rFonts w:ascii="Times New Roman" w:hAnsi="Times New Roman" w:cs="Times New Roman"/>
          <w:sz w:val="24"/>
          <w:szCs w:val="24"/>
        </w:rPr>
        <w:t xml:space="preserve">, </w:t>
      </w:r>
      <w:ins w:id="8" w:author="Jonáš Gaigr2" w:date="2026-08-06T01:22:00Z">
        <w:r w:rsidR="00F66BB5">
          <w:rPr>
            <w:rFonts w:ascii="Times New Roman" w:hAnsi="Times New Roman" w:cs="Times New Roman"/>
            <w:sz w:val="24"/>
            <w:szCs w:val="24"/>
          </w:rPr>
          <w:t>Jonáš Gaigr</w:t>
        </w:r>
      </w:ins>
      <w:ins w:id="9" w:author="Jonáš Gaigr2" w:date="2026-08-06T01:23:00Z">
        <w:r w:rsidR="00F66BB5" w:rsidRPr="00F66BB5">
          <w:rPr>
            <w:rFonts w:ascii="Times New Roman" w:hAnsi="Times New Roman" w:cs="Times New Roman"/>
            <w:sz w:val="24"/>
            <w:szCs w:val="24"/>
            <w:vertAlign w:val="superscript"/>
            <w:rPrChange w:id="10" w:author="Jonáš Gaigr2" w:date="2026-08-06T01:23:00Z">
              <w:rPr>
                <w:rFonts w:ascii="Times New Roman" w:hAnsi="Times New Roman" w:cs="Times New Roman"/>
                <w:sz w:val="24"/>
                <w:szCs w:val="24"/>
              </w:rPr>
            </w:rPrChange>
          </w:rPr>
          <w:t>2</w:t>
        </w:r>
      </w:ins>
    </w:p>
    <w:p w14:paraId="48BA4FBB" w14:textId="2B0E6680" w:rsidR="00F66BB5" w:rsidRPr="00F66BB5" w:rsidRDefault="00F66BB5" w:rsidP="001B0B78">
      <w:pPr>
        <w:spacing w:after="120" w:line="240" w:lineRule="auto"/>
        <w:rPr>
          <w:ins w:id="11" w:author="Jonáš Gaigr2" w:date="2026-08-06T01:24:00Z"/>
          <w:rFonts w:ascii="Times New Roman" w:hAnsi="Times New Roman" w:cs="Times New Roman"/>
          <w:sz w:val="24"/>
          <w:szCs w:val="24"/>
        </w:rPr>
      </w:pPr>
      <w:ins w:id="12" w:author="Jonáš Gaigr2" w:date="2026-08-06T01:24:00Z">
        <w:r>
          <w:rPr>
            <w:rFonts w:ascii="Times New Roman" w:hAnsi="Times New Roman" w:cs="Times New Roman"/>
            <w:sz w:val="24"/>
            <w:szCs w:val="24"/>
            <w:vertAlign w:val="superscript"/>
          </w:rPr>
          <w:t>1</w:t>
        </w:r>
      </w:ins>
      <w:ins w:id="13" w:author="Jonáš Gaigr2" w:date="2026-08-06T01:25:00Z">
        <w:r w:rsidRPr="00F66BB5">
          <w:rPr>
            <w:rFonts w:ascii="Times New Roman" w:hAnsi="Times New Roman" w:cs="Times New Roman"/>
            <w:sz w:val="24"/>
            <w:szCs w:val="24"/>
            <w:rPrChange w:id="14" w:author="Jonáš Gaigr2" w:date="2026-08-06T01:25:00Z">
              <w:rPr>
                <w:rFonts w:ascii="Times New Roman" w:hAnsi="Times New Roman" w:cs="Times New Roman"/>
                <w:sz w:val="24"/>
                <w:szCs w:val="24"/>
                <w:vertAlign w:val="superscript"/>
              </w:rPr>
            </w:rPrChange>
          </w:rPr>
          <w:t>Č</w:t>
        </w:r>
        <w:r>
          <w:rPr>
            <w:rFonts w:ascii="Times New Roman" w:hAnsi="Times New Roman" w:cs="Times New Roman"/>
            <w:sz w:val="24"/>
            <w:szCs w:val="24"/>
          </w:rPr>
          <w:t>eská zemědělská univerzita</w:t>
        </w:r>
        <w:r w:rsidRPr="00F66BB5">
          <w:rPr>
            <w:rFonts w:ascii="Times New Roman" w:hAnsi="Times New Roman" w:cs="Times New Roman"/>
            <w:sz w:val="24"/>
            <w:szCs w:val="24"/>
            <w:rPrChange w:id="15" w:author="Jonáš Gaigr2" w:date="2026-08-06T01:25:00Z">
              <w:rPr>
                <w:rFonts w:ascii="Times New Roman" w:hAnsi="Times New Roman" w:cs="Times New Roman"/>
                <w:sz w:val="24"/>
                <w:szCs w:val="24"/>
                <w:vertAlign w:val="superscript"/>
              </w:rPr>
            </w:rPrChange>
          </w:rPr>
          <w:t>,</w:t>
        </w:r>
        <w:r>
          <w:rPr>
            <w:rFonts w:ascii="Times New Roman" w:hAnsi="Times New Roman" w:cs="Times New Roman"/>
            <w:sz w:val="24"/>
            <w:szCs w:val="24"/>
          </w:rPr>
          <w:t xml:space="preserve"> </w:t>
        </w:r>
        <w:r>
          <w:rPr>
            <w:rFonts w:ascii="Times New Roman" w:hAnsi="Times New Roman" w:cs="Times New Roman"/>
            <w:sz w:val="24"/>
            <w:szCs w:val="24"/>
            <w:vertAlign w:val="superscript"/>
          </w:rPr>
          <w:t>2</w:t>
        </w:r>
        <w:r>
          <w:rPr>
            <w:rFonts w:ascii="Times New Roman" w:hAnsi="Times New Roman" w:cs="Times New Roman"/>
            <w:sz w:val="24"/>
            <w:szCs w:val="24"/>
          </w:rPr>
          <w:t>Agentura ochrany přírody a krajiny ČR</w:t>
        </w:r>
      </w:ins>
    </w:p>
    <w:p w14:paraId="2C39647C" w14:textId="5EE66B96" w:rsidR="009C0892" w:rsidRPr="001B0B78" w:rsidDel="00F66BB5" w:rsidRDefault="00631EE4" w:rsidP="001B0B78">
      <w:pPr>
        <w:spacing w:after="120" w:line="240" w:lineRule="auto"/>
        <w:rPr>
          <w:del w:id="16" w:author="Jonáš Gaigr2" w:date="2026-08-06T01:23:00Z"/>
          <w:rFonts w:ascii="Times New Roman" w:hAnsi="Times New Roman" w:cs="Times New Roman"/>
          <w:sz w:val="24"/>
          <w:szCs w:val="24"/>
        </w:rPr>
      </w:pPr>
      <w:del w:id="17" w:author="Jonáš Gaigr2" w:date="2026-08-06T01:23:00Z">
        <w:r w:rsidRPr="001B0B78" w:rsidDel="00F66BB5">
          <w:rPr>
            <w:rFonts w:ascii="Times New Roman" w:hAnsi="Times New Roman" w:cs="Times New Roman"/>
            <w:sz w:val="24"/>
            <w:szCs w:val="24"/>
          </w:rPr>
          <w:delText xml:space="preserve">verze </w:delText>
        </w:r>
        <w:r w:rsidR="00AA1C9B" w:rsidRPr="001B0B78" w:rsidDel="00F66BB5">
          <w:rPr>
            <w:rFonts w:ascii="Times New Roman" w:hAnsi="Times New Roman" w:cs="Times New Roman"/>
            <w:sz w:val="24"/>
            <w:szCs w:val="24"/>
          </w:rPr>
          <w:delText>202</w:delText>
        </w:r>
        <w:r w:rsidR="00AA1C9B" w:rsidDel="00F66BB5">
          <w:rPr>
            <w:rFonts w:ascii="Times New Roman" w:hAnsi="Times New Roman" w:cs="Times New Roman"/>
            <w:sz w:val="24"/>
            <w:szCs w:val="24"/>
          </w:rPr>
          <w:delText xml:space="preserve">6 </w:delText>
        </w:r>
        <w:r w:rsidR="00E84565" w:rsidDel="00F66BB5">
          <w:rPr>
            <w:rFonts w:ascii="Times New Roman" w:hAnsi="Times New Roman" w:cs="Times New Roman"/>
            <w:sz w:val="24"/>
            <w:szCs w:val="24"/>
          </w:rPr>
          <w:delText>(</w:delText>
        </w:r>
        <w:r w:rsidR="00CB4B69" w:rsidDel="00F66BB5">
          <w:rPr>
            <w:rFonts w:ascii="Times New Roman" w:hAnsi="Times New Roman" w:cs="Times New Roman"/>
            <w:sz w:val="24"/>
            <w:szCs w:val="24"/>
          </w:rPr>
          <w:delText>se zohledněnými připomínkami</w:delText>
        </w:r>
        <w:r w:rsidR="00E84565" w:rsidDel="00F66BB5">
          <w:rPr>
            <w:rFonts w:ascii="Times New Roman" w:hAnsi="Times New Roman" w:cs="Times New Roman"/>
            <w:sz w:val="24"/>
            <w:szCs w:val="24"/>
          </w:rPr>
          <w:delText>)</w:delText>
        </w:r>
      </w:del>
    </w:p>
    <w:p w14:paraId="5ACF2D7D" w14:textId="6CDEF43C" w:rsidR="000B4A8C" w:rsidRPr="000B4A8C" w:rsidRDefault="000B4A8C" w:rsidP="000B4A8C">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Součástí metodiky je příloha </w:t>
      </w:r>
      <w:r w:rsidR="007E5F63">
        <w:rPr>
          <w:rFonts w:ascii="Times New Roman" w:hAnsi="Times New Roman" w:cs="Times New Roman"/>
          <w:sz w:val="24"/>
          <w:szCs w:val="24"/>
        </w:rPr>
        <w:t>1</w:t>
      </w:r>
      <w:r w:rsidR="008F6CDD">
        <w:rPr>
          <w:rFonts w:ascii="Times New Roman" w:hAnsi="Times New Roman" w:cs="Times New Roman"/>
          <w:sz w:val="24"/>
          <w:szCs w:val="24"/>
        </w:rPr>
        <w:t>:</w:t>
      </w:r>
      <w:r>
        <w:rPr>
          <w:rFonts w:ascii="Times New Roman" w:hAnsi="Times New Roman" w:cs="Times New Roman"/>
          <w:sz w:val="24"/>
          <w:szCs w:val="24"/>
        </w:rPr>
        <w:t xml:space="preserve"> </w:t>
      </w:r>
      <w:r w:rsidRPr="007E5F63">
        <w:rPr>
          <w:rFonts w:ascii="Times New Roman" w:hAnsi="Times New Roman" w:cs="Times New Roman"/>
          <w:b/>
          <w:sz w:val="24"/>
          <w:szCs w:val="24"/>
        </w:rPr>
        <w:t xml:space="preserve">Hodnocené </w:t>
      </w:r>
      <w:r w:rsidR="00043E10">
        <w:rPr>
          <w:rFonts w:ascii="Times New Roman" w:hAnsi="Times New Roman" w:cs="Times New Roman"/>
          <w:b/>
          <w:sz w:val="24"/>
          <w:szCs w:val="24"/>
        </w:rPr>
        <w:t>indikátor</w:t>
      </w:r>
      <w:r w:rsidRPr="007E5F63">
        <w:rPr>
          <w:rFonts w:ascii="Times New Roman" w:hAnsi="Times New Roman" w:cs="Times New Roman"/>
          <w:b/>
          <w:sz w:val="24"/>
          <w:szCs w:val="24"/>
        </w:rPr>
        <w:t>y pro jednotlivé druhy</w:t>
      </w:r>
      <w:r w:rsidR="007E5F63">
        <w:rPr>
          <w:rFonts w:ascii="Times New Roman" w:hAnsi="Times New Roman" w:cs="Times New Roman"/>
          <w:sz w:val="24"/>
          <w:szCs w:val="24"/>
        </w:rPr>
        <w:t xml:space="preserve"> a příloha 2</w:t>
      </w:r>
      <w:r w:rsidR="008F6CDD">
        <w:rPr>
          <w:rFonts w:ascii="Times New Roman" w:hAnsi="Times New Roman" w:cs="Times New Roman"/>
          <w:sz w:val="24"/>
          <w:szCs w:val="24"/>
        </w:rPr>
        <w:t>:</w:t>
      </w:r>
      <w:r w:rsidR="007E5F63">
        <w:rPr>
          <w:rFonts w:ascii="Times New Roman" w:hAnsi="Times New Roman" w:cs="Times New Roman"/>
          <w:sz w:val="24"/>
          <w:szCs w:val="24"/>
        </w:rPr>
        <w:t xml:space="preserve"> </w:t>
      </w:r>
      <w:r w:rsidR="007E5F63" w:rsidRPr="007E5F63">
        <w:rPr>
          <w:rFonts w:ascii="Times New Roman" w:hAnsi="Times New Roman" w:cs="Times New Roman"/>
          <w:b/>
          <w:sz w:val="24"/>
          <w:szCs w:val="20"/>
        </w:rPr>
        <w:t>Specifikace výběru reprezentativních ploch</w:t>
      </w:r>
      <w:r w:rsidR="007E5F63">
        <w:rPr>
          <w:rFonts w:ascii="Times New Roman" w:hAnsi="Times New Roman" w:cs="Times New Roman"/>
          <w:sz w:val="24"/>
          <w:szCs w:val="20"/>
        </w:rPr>
        <w:t xml:space="preserve"> pro sledování stavu jednotlivých druhů.</w:t>
      </w:r>
    </w:p>
    <w:p w14:paraId="5463E98A" w14:textId="41DD1F7F" w:rsidR="009C0892" w:rsidRPr="001B0B78" w:rsidRDefault="009C0892" w:rsidP="001B0B78">
      <w:pPr>
        <w:pStyle w:val="Nadpis10"/>
        <w:spacing w:after="120" w:line="240" w:lineRule="auto"/>
        <w:rPr>
          <w:color w:val="FF0000"/>
        </w:rPr>
      </w:pPr>
      <w:r w:rsidRPr="001B0B78">
        <w:t xml:space="preserve">Cíl sledování a </w:t>
      </w:r>
      <w:r w:rsidRPr="000C552E">
        <w:t xml:space="preserve">metodiky </w:t>
      </w:r>
      <w:r w:rsidR="008D34B3" w:rsidRPr="000C552E">
        <w:t>vyhodnocování</w:t>
      </w:r>
    </w:p>
    <w:p w14:paraId="4FCF5C60" w14:textId="04CBB780" w:rsidR="009C0892" w:rsidRDefault="009C0892" w:rsidP="001B0B78">
      <w:pPr>
        <w:spacing w:after="120" w:line="240" w:lineRule="auto"/>
        <w:jc w:val="both"/>
        <w:rPr>
          <w:rFonts w:ascii="Times New Roman" w:hAnsi="Times New Roman" w:cs="Times New Roman"/>
          <w:sz w:val="24"/>
          <w:szCs w:val="24"/>
        </w:rPr>
      </w:pPr>
      <w:r w:rsidRPr="001B0B78">
        <w:rPr>
          <w:rFonts w:ascii="Times New Roman" w:hAnsi="Times New Roman" w:cs="Times New Roman"/>
          <w:sz w:val="24"/>
          <w:szCs w:val="24"/>
        </w:rPr>
        <w:t xml:space="preserve">Cílem metodiky </w:t>
      </w:r>
      <w:r w:rsidR="00DB6DD6">
        <w:rPr>
          <w:rFonts w:ascii="Times New Roman" w:hAnsi="Times New Roman" w:cs="Times New Roman"/>
          <w:sz w:val="24"/>
          <w:szCs w:val="24"/>
        </w:rPr>
        <w:t xml:space="preserve">sledování </w:t>
      </w:r>
      <w:r w:rsidRPr="001B0B78">
        <w:rPr>
          <w:rFonts w:ascii="Times New Roman" w:hAnsi="Times New Roman" w:cs="Times New Roman"/>
          <w:sz w:val="24"/>
          <w:szCs w:val="24"/>
        </w:rPr>
        <w:t xml:space="preserve">je poskytnout jednotný návod pro </w:t>
      </w:r>
      <w:r w:rsidRPr="001B0B78">
        <w:rPr>
          <w:rFonts w:ascii="Times New Roman" w:hAnsi="Times New Roman" w:cs="Times New Roman"/>
          <w:sz w:val="24"/>
          <w:szCs w:val="24"/>
          <w:u w:val="single"/>
        </w:rPr>
        <w:t xml:space="preserve">systematický sběr dat o rozšíření, aktuálním stavu a trendech </w:t>
      </w:r>
      <w:r w:rsidR="00887811" w:rsidRPr="001B0B78">
        <w:rPr>
          <w:rFonts w:ascii="Times New Roman" w:hAnsi="Times New Roman" w:cs="Times New Roman"/>
          <w:sz w:val="24"/>
          <w:szCs w:val="24"/>
          <w:u w:val="single"/>
        </w:rPr>
        <w:t xml:space="preserve">početností </w:t>
      </w:r>
      <w:r w:rsidRPr="001B0B78">
        <w:rPr>
          <w:rFonts w:ascii="Times New Roman" w:hAnsi="Times New Roman" w:cs="Times New Roman"/>
          <w:sz w:val="24"/>
          <w:szCs w:val="24"/>
          <w:u w:val="single"/>
        </w:rPr>
        <w:t>populací druh</w:t>
      </w:r>
      <w:r w:rsidR="006A2497">
        <w:rPr>
          <w:rFonts w:ascii="Times New Roman" w:hAnsi="Times New Roman" w:cs="Times New Roman"/>
          <w:sz w:val="24"/>
          <w:szCs w:val="24"/>
          <w:u w:val="single"/>
        </w:rPr>
        <w:t>ů</w:t>
      </w:r>
      <w:r w:rsidRPr="001B0B78">
        <w:rPr>
          <w:rFonts w:ascii="Times New Roman" w:hAnsi="Times New Roman" w:cs="Times New Roman"/>
          <w:sz w:val="24"/>
          <w:szCs w:val="24"/>
          <w:u w:val="single"/>
        </w:rPr>
        <w:t xml:space="preserve"> </w:t>
      </w:r>
      <w:r w:rsidR="00F84A09" w:rsidRPr="001B0B78">
        <w:rPr>
          <w:rFonts w:ascii="Times New Roman" w:hAnsi="Times New Roman" w:cs="Times New Roman"/>
          <w:sz w:val="24"/>
          <w:szCs w:val="24"/>
          <w:u w:val="single"/>
        </w:rPr>
        <w:t xml:space="preserve">/ </w:t>
      </w:r>
      <w:r w:rsidR="00887811" w:rsidRPr="001B0B78">
        <w:rPr>
          <w:rFonts w:ascii="Times New Roman" w:hAnsi="Times New Roman" w:cs="Times New Roman"/>
          <w:sz w:val="24"/>
          <w:szCs w:val="24"/>
          <w:u w:val="single"/>
        </w:rPr>
        <w:t>předmět</w:t>
      </w:r>
      <w:r w:rsidR="006A2497">
        <w:rPr>
          <w:rFonts w:ascii="Times New Roman" w:hAnsi="Times New Roman" w:cs="Times New Roman"/>
          <w:sz w:val="24"/>
          <w:szCs w:val="24"/>
          <w:u w:val="single"/>
        </w:rPr>
        <w:t>ů</w:t>
      </w:r>
      <w:r w:rsidR="00887811" w:rsidRPr="001B0B78">
        <w:rPr>
          <w:rFonts w:ascii="Times New Roman" w:hAnsi="Times New Roman" w:cs="Times New Roman"/>
          <w:sz w:val="24"/>
          <w:szCs w:val="24"/>
          <w:u w:val="single"/>
        </w:rPr>
        <w:t xml:space="preserve"> ochrany </w:t>
      </w:r>
      <w:r w:rsidRPr="001B0B78">
        <w:rPr>
          <w:rFonts w:ascii="Times New Roman" w:hAnsi="Times New Roman" w:cs="Times New Roman"/>
          <w:sz w:val="24"/>
          <w:szCs w:val="24"/>
          <w:u w:val="single"/>
        </w:rPr>
        <w:t>a stavu jeho stanovišť</w:t>
      </w:r>
      <w:r w:rsidR="00887811" w:rsidRPr="001B0B78">
        <w:rPr>
          <w:rFonts w:ascii="Times New Roman" w:hAnsi="Times New Roman" w:cs="Times New Roman"/>
          <w:sz w:val="24"/>
          <w:szCs w:val="24"/>
          <w:u w:val="single"/>
        </w:rPr>
        <w:t xml:space="preserve"> včetně</w:t>
      </w:r>
      <w:r w:rsidRPr="001B0B78">
        <w:rPr>
          <w:rFonts w:ascii="Times New Roman" w:hAnsi="Times New Roman" w:cs="Times New Roman"/>
          <w:sz w:val="24"/>
          <w:szCs w:val="24"/>
          <w:u w:val="single"/>
        </w:rPr>
        <w:t xml:space="preserve"> ohrožujících faktorů</w:t>
      </w:r>
      <w:r w:rsidR="00887811" w:rsidRPr="001B0B78">
        <w:rPr>
          <w:rFonts w:ascii="Times New Roman" w:hAnsi="Times New Roman" w:cs="Times New Roman"/>
          <w:sz w:val="24"/>
          <w:szCs w:val="24"/>
          <w:u w:val="single"/>
        </w:rPr>
        <w:t xml:space="preserve">, jakožto informací </w:t>
      </w:r>
      <w:r w:rsidRPr="001B0B78">
        <w:rPr>
          <w:rFonts w:ascii="Times New Roman" w:hAnsi="Times New Roman" w:cs="Times New Roman"/>
          <w:sz w:val="24"/>
          <w:szCs w:val="24"/>
          <w:u w:val="single"/>
        </w:rPr>
        <w:t xml:space="preserve">důležitých pro posouzení stavu </w:t>
      </w:r>
      <w:r w:rsidR="00A93B3C">
        <w:rPr>
          <w:rFonts w:ascii="Times New Roman" w:hAnsi="Times New Roman" w:cs="Times New Roman"/>
          <w:sz w:val="24"/>
          <w:szCs w:val="24"/>
          <w:u w:val="single"/>
        </w:rPr>
        <w:t>druhu/</w:t>
      </w:r>
      <w:r w:rsidR="00887811" w:rsidRPr="001B0B78">
        <w:rPr>
          <w:rFonts w:ascii="Times New Roman" w:hAnsi="Times New Roman" w:cs="Times New Roman"/>
          <w:sz w:val="24"/>
          <w:szCs w:val="24"/>
          <w:u w:val="single"/>
        </w:rPr>
        <w:t>předmětu ochrany</w:t>
      </w:r>
      <w:r w:rsidR="00A93B3C">
        <w:rPr>
          <w:rFonts w:ascii="Times New Roman" w:hAnsi="Times New Roman" w:cs="Times New Roman"/>
          <w:sz w:val="24"/>
          <w:szCs w:val="24"/>
          <w:u w:val="single"/>
        </w:rPr>
        <w:t xml:space="preserve"> </w:t>
      </w:r>
      <w:r w:rsidR="00887811" w:rsidRPr="001B0B78">
        <w:rPr>
          <w:rFonts w:ascii="Times New Roman" w:hAnsi="Times New Roman" w:cs="Times New Roman"/>
          <w:sz w:val="24"/>
          <w:szCs w:val="24"/>
          <w:u w:val="single"/>
        </w:rPr>
        <w:t xml:space="preserve">v rámci </w:t>
      </w:r>
      <w:r w:rsidR="009E019F">
        <w:rPr>
          <w:rFonts w:ascii="Times New Roman" w:hAnsi="Times New Roman" w:cs="Times New Roman"/>
          <w:sz w:val="24"/>
          <w:szCs w:val="24"/>
          <w:u w:val="single"/>
        </w:rPr>
        <w:t xml:space="preserve">dílčí lokality i </w:t>
      </w:r>
      <w:r w:rsidR="00E0332B">
        <w:rPr>
          <w:rFonts w:ascii="Times New Roman" w:hAnsi="Times New Roman" w:cs="Times New Roman"/>
          <w:sz w:val="24"/>
          <w:szCs w:val="24"/>
          <w:u w:val="single"/>
        </w:rPr>
        <w:t>sledovaného území</w:t>
      </w:r>
      <w:r w:rsidRPr="001B0B78">
        <w:rPr>
          <w:rFonts w:ascii="Times New Roman" w:hAnsi="Times New Roman" w:cs="Times New Roman"/>
          <w:sz w:val="24"/>
          <w:szCs w:val="24"/>
          <w:u w:val="single"/>
        </w:rPr>
        <w:t>.</w:t>
      </w:r>
      <w:r w:rsidRPr="001B0B78">
        <w:rPr>
          <w:rFonts w:ascii="Times New Roman" w:hAnsi="Times New Roman" w:cs="Times New Roman"/>
          <w:sz w:val="24"/>
          <w:szCs w:val="24"/>
        </w:rPr>
        <w:t xml:space="preserve"> </w:t>
      </w:r>
    </w:p>
    <w:p w14:paraId="675BAC2F" w14:textId="75E3C334" w:rsidR="00DB6DD6" w:rsidRPr="00B0316A" w:rsidRDefault="00DB6DD6" w:rsidP="00DB6DD6">
      <w:pPr>
        <w:spacing w:after="120"/>
        <w:jc w:val="both"/>
        <w:rPr>
          <w:rFonts w:ascii="Times New Roman" w:hAnsi="Times New Roman" w:cs="Times New Roman"/>
          <w:sz w:val="24"/>
          <w:szCs w:val="24"/>
        </w:rPr>
      </w:pPr>
      <w:r w:rsidRPr="00B0316A">
        <w:rPr>
          <w:rFonts w:ascii="Times New Roman" w:hAnsi="Times New Roman" w:cs="Times New Roman"/>
          <w:sz w:val="24"/>
          <w:szCs w:val="24"/>
        </w:rPr>
        <w:t xml:space="preserve">Cílem metodiky </w:t>
      </w:r>
      <w:r>
        <w:rPr>
          <w:rFonts w:ascii="Times New Roman" w:hAnsi="Times New Roman" w:cs="Times New Roman"/>
          <w:sz w:val="24"/>
          <w:szCs w:val="24"/>
        </w:rPr>
        <w:t xml:space="preserve">vyhodnocení stavu </w:t>
      </w:r>
      <w:r w:rsidRPr="00B0316A">
        <w:rPr>
          <w:rFonts w:ascii="Times New Roman" w:hAnsi="Times New Roman" w:cs="Times New Roman"/>
          <w:sz w:val="24"/>
          <w:szCs w:val="24"/>
        </w:rPr>
        <w:t xml:space="preserve">je poskytnout jednotný návod pro </w:t>
      </w:r>
      <w:r w:rsidRPr="00B0316A">
        <w:rPr>
          <w:rFonts w:ascii="Times New Roman" w:hAnsi="Times New Roman" w:cs="Times New Roman"/>
          <w:sz w:val="24"/>
          <w:szCs w:val="24"/>
          <w:u w:val="single"/>
        </w:rPr>
        <w:t xml:space="preserve">vyhodnocení stavu </w:t>
      </w:r>
      <w:r w:rsidR="00E26927">
        <w:rPr>
          <w:rFonts w:ascii="Times New Roman" w:hAnsi="Times New Roman" w:cs="Times New Roman"/>
          <w:sz w:val="24"/>
          <w:szCs w:val="24"/>
          <w:u w:val="single"/>
        </w:rPr>
        <w:t>druhu</w:t>
      </w:r>
      <w:r w:rsidRPr="00B0316A">
        <w:rPr>
          <w:rFonts w:ascii="Times New Roman" w:hAnsi="Times New Roman" w:cs="Times New Roman"/>
          <w:sz w:val="24"/>
          <w:szCs w:val="24"/>
          <w:u w:val="single"/>
        </w:rPr>
        <w:t xml:space="preserve"> v rámci </w:t>
      </w:r>
      <w:r w:rsidR="0089105A">
        <w:rPr>
          <w:rFonts w:ascii="Times New Roman" w:hAnsi="Times New Roman" w:cs="Times New Roman"/>
          <w:sz w:val="24"/>
          <w:szCs w:val="24"/>
          <w:u w:val="single"/>
        </w:rPr>
        <w:t>sledovaného</w:t>
      </w:r>
      <w:r w:rsidR="00E26927">
        <w:rPr>
          <w:rFonts w:ascii="Times New Roman" w:hAnsi="Times New Roman" w:cs="Times New Roman"/>
          <w:sz w:val="24"/>
          <w:szCs w:val="24"/>
          <w:u w:val="single"/>
        </w:rPr>
        <w:t xml:space="preserve"> území</w:t>
      </w:r>
      <w:r w:rsidR="00E26927" w:rsidRPr="00B0316A">
        <w:rPr>
          <w:rFonts w:ascii="Times New Roman" w:hAnsi="Times New Roman" w:cs="Times New Roman"/>
          <w:sz w:val="24"/>
          <w:szCs w:val="24"/>
        </w:rPr>
        <w:t xml:space="preserve"> </w:t>
      </w:r>
      <w:r w:rsidRPr="00B0316A">
        <w:rPr>
          <w:rFonts w:ascii="Times New Roman" w:hAnsi="Times New Roman" w:cs="Times New Roman"/>
          <w:sz w:val="24"/>
          <w:szCs w:val="24"/>
        </w:rPr>
        <w:t xml:space="preserve">na základě systematicky sbíraných dat o rozšíření, aktuálním stavu a trendech populací druhu a stavu jeho stanovišť, péče o ně a vlivu ohrožujících faktorů v rámci </w:t>
      </w:r>
      <w:r w:rsidR="009E019F">
        <w:rPr>
          <w:rFonts w:ascii="Times New Roman" w:hAnsi="Times New Roman" w:cs="Times New Roman"/>
          <w:sz w:val="24"/>
          <w:szCs w:val="24"/>
        </w:rPr>
        <w:t>sledovaného území</w:t>
      </w:r>
      <w:r w:rsidRPr="00B0316A">
        <w:rPr>
          <w:rFonts w:ascii="Times New Roman" w:hAnsi="Times New Roman" w:cs="Times New Roman"/>
          <w:sz w:val="24"/>
          <w:szCs w:val="24"/>
        </w:rPr>
        <w:t>. Výsledky budou podkladem pro vyhotovení Hodnotících zpráv podle článku 17 Směrnice o stanovištích (92/43/EEC; §45f zákona 114/1992 Sb.)</w:t>
      </w:r>
      <w:r w:rsidR="007D4704">
        <w:rPr>
          <w:rFonts w:ascii="Times New Roman" w:hAnsi="Times New Roman" w:cs="Times New Roman"/>
          <w:sz w:val="24"/>
          <w:szCs w:val="24"/>
        </w:rPr>
        <w:t xml:space="preserve">, </w:t>
      </w:r>
      <w:r w:rsidRPr="00B0316A">
        <w:rPr>
          <w:rFonts w:ascii="Times New Roman" w:hAnsi="Times New Roman" w:cs="Times New Roman"/>
          <w:sz w:val="24"/>
          <w:szCs w:val="24"/>
        </w:rPr>
        <w:t xml:space="preserve"> péče o druh jako předmět ochrany a jeho stanoviště</w:t>
      </w:r>
      <w:ins w:id="18" w:author="Lenka Jeřábková" w:date="2026-07-02T10:03:00Z">
        <w:r w:rsidR="00A93B3C" w:rsidRPr="00A93B3C">
          <w:rPr>
            <w:rFonts w:ascii="Times New Roman" w:hAnsi="Times New Roman" w:cs="Times New Roman"/>
            <w:sz w:val="24"/>
            <w:szCs w:val="24"/>
          </w:rPr>
          <w:t xml:space="preserve"> </w:t>
        </w:r>
        <w:r w:rsidR="00A93B3C">
          <w:rPr>
            <w:rFonts w:ascii="Times New Roman" w:hAnsi="Times New Roman" w:cs="Times New Roman"/>
            <w:sz w:val="24"/>
            <w:szCs w:val="24"/>
          </w:rPr>
          <w:t xml:space="preserve">a případně standardních datových </w:t>
        </w:r>
      </w:ins>
      <w:r w:rsidR="00A93B3C">
        <w:rPr>
          <w:rFonts w:ascii="Times New Roman" w:hAnsi="Times New Roman" w:cs="Times New Roman"/>
          <w:sz w:val="24"/>
          <w:szCs w:val="24"/>
        </w:rPr>
        <w:t>formulářú</w:t>
      </w:r>
      <w:r w:rsidR="00A93B3C" w:rsidRPr="00B0316A">
        <w:rPr>
          <w:rFonts w:ascii="Times New Roman" w:hAnsi="Times New Roman" w:cs="Times New Roman"/>
          <w:sz w:val="24"/>
          <w:szCs w:val="24"/>
        </w:rPr>
        <w:t xml:space="preserve"> </w:t>
      </w:r>
      <w:r w:rsidR="0089105A" w:rsidRPr="00B0316A">
        <w:rPr>
          <w:rFonts w:ascii="Times New Roman" w:hAnsi="Times New Roman" w:cs="Times New Roman"/>
          <w:sz w:val="24"/>
          <w:szCs w:val="24"/>
          <w:u w:val="single"/>
        </w:rPr>
        <w:t xml:space="preserve">v rámci </w:t>
      </w:r>
      <w:r w:rsidR="0089105A">
        <w:rPr>
          <w:rFonts w:ascii="Times New Roman" w:hAnsi="Times New Roman" w:cs="Times New Roman"/>
          <w:sz w:val="24"/>
          <w:szCs w:val="24"/>
          <w:u w:val="single"/>
        </w:rPr>
        <w:t>sledovaného území</w:t>
      </w:r>
      <w:r w:rsidRPr="00B0316A">
        <w:rPr>
          <w:rFonts w:ascii="Times New Roman" w:hAnsi="Times New Roman" w:cs="Times New Roman"/>
          <w:sz w:val="24"/>
          <w:szCs w:val="24"/>
        </w:rPr>
        <w:t>.</w:t>
      </w:r>
    </w:p>
    <w:p w14:paraId="6DEDE4EF" w14:textId="026F0EBC" w:rsidR="00B42EDC" w:rsidRPr="001B0B78" w:rsidRDefault="00B42EDC" w:rsidP="001B0B78">
      <w:pPr>
        <w:spacing w:after="120" w:line="240" w:lineRule="auto"/>
        <w:jc w:val="both"/>
        <w:rPr>
          <w:rFonts w:ascii="Times New Roman" w:hAnsi="Times New Roman" w:cs="Times New Roman"/>
          <w:sz w:val="24"/>
          <w:szCs w:val="24"/>
        </w:rPr>
      </w:pPr>
      <w:r w:rsidRPr="001B0B78">
        <w:rPr>
          <w:rFonts w:ascii="Times New Roman" w:hAnsi="Times New Roman" w:cs="Times New Roman"/>
          <w:sz w:val="24"/>
          <w:szCs w:val="24"/>
        </w:rPr>
        <w:t xml:space="preserve">Metodika terénních prací </w:t>
      </w:r>
      <w:r w:rsidR="00DD1BC4" w:rsidRPr="001B0B78">
        <w:rPr>
          <w:rFonts w:ascii="Times New Roman" w:hAnsi="Times New Roman" w:cs="Times New Roman"/>
          <w:sz w:val="24"/>
          <w:szCs w:val="24"/>
        </w:rPr>
        <w:t xml:space="preserve">pro řešené druhy </w:t>
      </w:r>
      <w:r w:rsidRPr="001B0B78">
        <w:rPr>
          <w:rFonts w:ascii="Times New Roman" w:hAnsi="Times New Roman" w:cs="Times New Roman"/>
          <w:sz w:val="24"/>
          <w:szCs w:val="24"/>
        </w:rPr>
        <w:t>vychází z </w:t>
      </w:r>
      <w:r w:rsidR="000C7D02" w:rsidRPr="001B0B78">
        <w:rPr>
          <w:rFonts w:ascii="Times New Roman" w:hAnsi="Times New Roman" w:cs="Times New Roman"/>
          <w:sz w:val="24"/>
          <w:szCs w:val="24"/>
        </w:rPr>
        <w:t>M</w:t>
      </w:r>
      <w:r w:rsidRPr="001B0B78">
        <w:rPr>
          <w:rFonts w:ascii="Times New Roman" w:hAnsi="Times New Roman" w:cs="Times New Roman"/>
          <w:sz w:val="24"/>
          <w:szCs w:val="24"/>
        </w:rPr>
        <w:t>etodik</w:t>
      </w:r>
      <w:del w:id="19" w:author="Lenka Jeřábková" w:date="2026-07-02T10:05:00Z">
        <w:r w:rsidRPr="001B0B78" w:rsidDel="00A93B3C">
          <w:rPr>
            <w:rFonts w:ascii="Times New Roman" w:hAnsi="Times New Roman" w:cs="Times New Roman"/>
            <w:sz w:val="24"/>
            <w:szCs w:val="24"/>
          </w:rPr>
          <w:delText>y</w:delText>
        </w:r>
      </w:del>
      <w:r w:rsidRPr="001B0B78">
        <w:rPr>
          <w:rFonts w:ascii="Times New Roman" w:hAnsi="Times New Roman" w:cs="Times New Roman"/>
          <w:sz w:val="24"/>
          <w:szCs w:val="24"/>
        </w:rPr>
        <w:t xml:space="preserve"> monitoringu </w:t>
      </w:r>
      <w:r w:rsidR="00DD1BC4" w:rsidRPr="001B0B78">
        <w:rPr>
          <w:rFonts w:ascii="Times New Roman" w:hAnsi="Times New Roman" w:cs="Times New Roman"/>
          <w:sz w:val="24"/>
          <w:szCs w:val="24"/>
        </w:rPr>
        <w:t>obojživelníků</w:t>
      </w:r>
      <w:r w:rsidRPr="001B0B78">
        <w:rPr>
          <w:rFonts w:ascii="Times New Roman" w:hAnsi="Times New Roman" w:cs="Times New Roman"/>
          <w:sz w:val="24"/>
          <w:szCs w:val="24"/>
        </w:rPr>
        <w:t xml:space="preserve"> (Jeřábková 2011</w:t>
      </w:r>
      <w:ins w:id="20" w:author="Lenka Jeřábková" w:date="2026-07-02T10:05:00Z">
        <w:r w:rsidR="00A93B3C">
          <w:rPr>
            <w:rFonts w:ascii="Times New Roman" w:hAnsi="Times New Roman" w:cs="Times New Roman"/>
            <w:sz w:val="24"/>
            <w:szCs w:val="24"/>
          </w:rPr>
          <w:t>, 2024</w:t>
        </w:r>
      </w:ins>
      <w:r w:rsidRPr="001B0B78">
        <w:rPr>
          <w:rFonts w:ascii="Times New Roman" w:hAnsi="Times New Roman" w:cs="Times New Roman"/>
          <w:sz w:val="24"/>
          <w:szCs w:val="24"/>
        </w:rPr>
        <w:t xml:space="preserve">), v obecné rovině pak z Metodiky sledování </w:t>
      </w:r>
      <w:r w:rsidR="00904322" w:rsidRPr="001B0B78">
        <w:rPr>
          <w:rFonts w:ascii="Times New Roman" w:hAnsi="Times New Roman" w:cs="Times New Roman"/>
          <w:sz w:val="24"/>
          <w:szCs w:val="24"/>
        </w:rPr>
        <w:t>stav</w:t>
      </w:r>
      <w:r w:rsidR="00904322">
        <w:rPr>
          <w:rFonts w:ascii="Times New Roman" w:hAnsi="Times New Roman" w:cs="Times New Roman"/>
          <w:sz w:val="24"/>
          <w:szCs w:val="24"/>
        </w:rPr>
        <w:t>u</w:t>
      </w:r>
      <w:r w:rsidR="00904322" w:rsidRPr="001B0B78">
        <w:rPr>
          <w:rFonts w:ascii="Times New Roman" w:hAnsi="Times New Roman" w:cs="Times New Roman"/>
          <w:sz w:val="24"/>
          <w:szCs w:val="24"/>
        </w:rPr>
        <w:t xml:space="preserve"> </w:t>
      </w:r>
      <w:r w:rsidRPr="001B0B78">
        <w:rPr>
          <w:rFonts w:ascii="Times New Roman" w:hAnsi="Times New Roman" w:cs="Times New Roman"/>
          <w:sz w:val="24"/>
          <w:szCs w:val="24"/>
        </w:rPr>
        <w:t xml:space="preserve">EVL (Jeřábková &amp; Fischer 2015) a Metodik monitoringu obojživelníků (Kolektiv 2006). Je tedy žádoucí (z odborných i finančních důvodů), aby </w:t>
      </w:r>
      <w:r w:rsidR="00904322">
        <w:rPr>
          <w:rFonts w:ascii="Times New Roman" w:hAnsi="Times New Roman" w:cs="Times New Roman"/>
          <w:sz w:val="24"/>
          <w:szCs w:val="24"/>
        </w:rPr>
        <w:t>monitoring druhů v rámci sledovaného území</w:t>
      </w:r>
      <w:r w:rsidRPr="001B0B78">
        <w:rPr>
          <w:rFonts w:ascii="Times New Roman" w:hAnsi="Times New Roman" w:cs="Times New Roman"/>
          <w:sz w:val="24"/>
          <w:szCs w:val="24"/>
        </w:rPr>
        <w:t xml:space="preserve"> prováděla osoba znalá </w:t>
      </w:r>
      <w:r w:rsidR="006D2F59">
        <w:rPr>
          <w:rFonts w:ascii="Times New Roman" w:hAnsi="Times New Roman" w:cs="Times New Roman"/>
          <w:sz w:val="24"/>
          <w:szCs w:val="24"/>
        </w:rPr>
        <w:t>standardně používaných metod</w:t>
      </w:r>
      <w:r w:rsidR="00B67A88">
        <w:rPr>
          <w:rFonts w:ascii="Times New Roman" w:hAnsi="Times New Roman" w:cs="Times New Roman"/>
          <w:sz w:val="24"/>
          <w:szCs w:val="24"/>
        </w:rPr>
        <w:t xml:space="preserve">, </w:t>
      </w:r>
      <w:r w:rsidRPr="001B0B78">
        <w:rPr>
          <w:rFonts w:ascii="Times New Roman" w:hAnsi="Times New Roman" w:cs="Times New Roman"/>
          <w:sz w:val="24"/>
          <w:szCs w:val="24"/>
        </w:rPr>
        <w:t xml:space="preserve">ekologie </w:t>
      </w:r>
      <w:r w:rsidR="00B67A88">
        <w:rPr>
          <w:rFonts w:ascii="Times New Roman" w:hAnsi="Times New Roman" w:cs="Times New Roman"/>
          <w:sz w:val="24"/>
          <w:szCs w:val="24"/>
        </w:rPr>
        <w:t>sledovaného druhu</w:t>
      </w:r>
      <w:r w:rsidRPr="001B0B78">
        <w:rPr>
          <w:rFonts w:ascii="Times New Roman" w:hAnsi="Times New Roman" w:cs="Times New Roman"/>
          <w:sz w:val="24"/>
          <w:szCs w:val="24"/>
        </w:rPr>
        <w:t xml:space="preserve"> i daného místa</w:t>
      </w:r>
      <w:r w:rsidR="00F84A09" w:rsidRPr="001B0B78">
        <w:rPr>
          <w:rFonts w:ascii="Times New Roman" w:hAnsi="Times New Roman" w:cs="Times New Roman"/>
          <w:sz w:val="24"/>
          <w:szCs w:val="24"/>
        </w:rPr>
        <w:t>.</w:t>
      </w:r>
    </w:p>
    <w:p w14:paraId="374D8FD7" w14:textId="524E66D1" w:rsidR="00237969" w:rsidRDefault="00237969" w:rsidP="001B0B78">
      <w:pPr>
        <w:spacing w:after="120" w:line="240" w:lineRule="auto"/>
        <w:jc w:val="both"/>
        <w:rPr>
          <w:rFonts w:ascii="Times New Roman" w:hAnsi="Times New Roman" w:cs="Times New Roman"/>
          <w:sz w:val="24"/>
          <w:szCs w:val="24"/>
        </w:rPr>
      </w:pPr>
      <w:r w:rsidRPr="001B0B78">
        <w:rPr>
          <w:rFonts w:ascii="Times New Roman" w:hAnsi="Times New Roman" w:cs="Times New Roman"/>
          <w:sz w:val="24"/>
          <w:szCs w:val="24"/>
        </w:rPr>
        <w:t>Jednotliv</w:t>
      </w:r>
      <w:r w:rsidR="00904322">
        <w:rPr>
          <w:rFonts w:ascii="Times New Roman" w:hAnsi="Times New Roman" w:cs="Times New Roman"/>
          <w:sz w:val="24"/>
          <w:szCs w:val="24"/>
        </w:rPr>
        <w:t>á</w:t>
      </w:r>
      <w:r w:rsidRPr="001B0B78">
        <w:rPr>
          <w:rFonts w:ascii="Times New Roman" w:hAnsi="Times New Roman" w:cs="Times New Roman"/>
          <w:sz w:val="24"/>
          <w:szCs w:val="24"/>
        </w:rPr>
        <w:t xml:space="preserve"> </w:t>
      </w:r>
      <w:r w:rsidR="00904322">
        <w:rPr>
          <w:rFonts w:ascii="Times New Roman" w:hAnsi="Times New Roman" w:cs="Times New Roman"/>
          <w:sz w:val="24"/>
          <w:szCs w:val="24"/>
        </w:rPr>
        <w:t xml:space="preserve">území </w:t>
      </w:r>
      <w:r w:rsidR="00904322" w:rsidRPr="001B0B78">
        <w:rPr>
          <w:rFonts w:ascii="Times New Roman" w:hAnsi="Times New Roman" w:cs="Times New Roman"/>
          <w:sz w:val="24"/>
          <w:szCs w:val="24"/>
        </w:rPr>
        <w:t>vymezen</w:t>
      </w:r>
      <w:r w:rsidR="00904322">
        <w:rPr>
          <w:rFonts w:ascii="Times New Roman" w:hAnsi="Times New Roman" w:cs="Times New Roman"/>
          <w:sz w:val="24"/>
          <w:szCs w:val="24"/>
        </w:rPr>
        <w:t>a</w:t>
      </w:r>
      <w:r w:rsidR="00904322" w:rsidRPr="001B0B78">
        <w:rPr>
          <w:rFonts w:ascii="Times New Roman" w:hAnsi="Times New Roman" w:cs="Times New Roman"/>
          <w:sz w:val="24"/>
          <w:szCs w:val="24"/>
        </w:rPr>
        <w:t xml:space="preserve"> </w:t>
      </w:r>
      <w:r w:rsidRPr="001B0B78">
        <w:rPr>
          <w:rFonts w:ascii="Times New Roman" w:hAnsi="Times New Roman" w:cs="Times New Roman"/>
          <w:sz w:val="24"/>
          <w:szCs w:val="24"/>
        </w:rPr>
        <w:t>pro sledované druhy se liší svou rozlohou, počtem i uspořádáním jednotlivých typů biotopů, zjednodušeně vodních a terestrických. I přes komplexní nároky těchto druhů bude vodítkem pro výběr reprezentativních</w:t>
      </w:r>
      <w:r w:rsidR="00352701">
        <w:rPr>
          <w:rFonts w:ascii="Times New Roman" w:hAnsi="Times New Roman" w:cs="Times New Roman"/>
          <w:sz w:val="24"/>
          <w:szCs w:val="24"/>
        </w:rPr>
        <w:t xml:space="preserve"> a </w:t>
      </w:r>
      <w:r w:rsidR="003350E9">
        <w:rPr>
          <w:rFonts w:ascii="Times New Roman" w:hAnsi="Times New Roman" w:cs="Times New Roman"/>
          <w:sz w:val="24"/>
          <w:szCs w:val="24"/>
        </w:rPr>
        <w:t>sledovaných</w:t>
      </w:r>
      <w:r w:rsidR="00352701">
        <w:rPr>
          <w:rFonts w:ascii="Times New Roman" w:hAnsi="Times New Roman" w:cs="Times New Roman"/>
          <w:sz w:val="24"/>
          <w:szCs w:val="24"/>
        </w:rPr>
        <w:t xml:space="preserve">  </w:t>
      </w:r>
      <w:r w:rsidR="00F16576">
        <w:rPr>
          <w:rFonts w:ascii="Times New Roman" w:hAnsi="Times New Roman" w:cs="Times New Roman"/>
          <w:sz w:val="24"/>
          <w:szCs w:val="24"/>
        </w:rPr>
        <w:t>dílčích</w:t>
      </w:r>
      <w:r w:rsidRPr="001B0B78">
        <w:rPr>
          <w:rFonts w:ascii="Times New Roman" w:hAnsi="Times New Roman" w:cs="Times New Roman"/>
          <w:sz w:val="24"/>
          <w:szCs w:val="24"/>
        </w:rPr>
        <w:t xml:space="preserve"> ploch</w:t>
      </w:r>
      <w:r w:rsidR="00F16576">
        <w:rPr>
          <w:rFonts w:ascii="Times New Roman" w:hAnsi="Times New Roman" w:cs="Times New Roman"/>
          <w:sz w:val="24"/>
          <w:szCs w:val="24"/>
        </w:rPr>
        <w:t xml:space="preserve"> (dále jen DP)</w:t>
      </w:r>
      <w:r w:rsidRPr="001B0B78">
        <w:rPr>
          <w:rFonts w:ascii="Times New Roman" w:hAnsi="Times New Roman" w:cs="Times New Roman"/>
          <w:sz w:val="24"/>
          <w:szCs w:val="24"/>
        </w:rPr>
        <w:t xml:space="preserve"> počet a uspořádání vodních biotopů (vodních ploch, dále jen VP) </w:t>
      </w:r>
      <w:r w:rsidR="00476B7D">
        <w:rPr>
          <w:rFonts w:ascii="Times New Roman" w:hAnsi="Times New Roman" w:cs="Times New Roman"/>
          <w:sz w:val="24"/>
          <w:szCs w:val="24"/>
        </w:rPr>
        <w:t>v jednotlivých</w:t>
      </w:r>
      <w:r w:rsidRPr="001B0B78">
        <w:rPr>
          <w:rFonts w:ascii="Times New Roman" w:hAnsi="Times New Roman" w:cs="Times New Roman"/>
          <w:sz w:val="24"/>
          <w:szCs w:val="24"/>
        </w:rPr>
        <w:t xml:space="preserve"> </w:t>
      </w:r>
      <w:r w:rsidR="00492727">
        <w:rPr>
          <w:rFonts w:ascii="Times New Roman" w:hAnsi="Times New Roman" w:cs="Times New Roman"/>
          <w:sz w:val="24"/>
          <w:szCs w:val="24"/>
        </w:rPr>
        <w:t>sledovaných územích</w:t>
      </w:r>
      <w:r w:rsidRPr="001B0B78">
        <w:rPr>
          <w:rFonts w:ascii="Times New Roman" w:hAnsi="Times New Roman" w:cs="Times New Roman"/>
          <w:sz w:val="24"/>
          <w:szCs w:val="24"/>
        </w:rPr>
        <w:t xml:space="preserve">, neboť standardní monitoring druhu (Jeřábková 2011) probíhá právě na nich. </w:t>
      </w:r>
    </w:p>
    <w:p w14:paraId="6425182B" w14:textId="5F3CF4CF" w:rsidR="005F0ED2" w:rsidRDefault="005F0ED2" w:rsidP="001B0B78">
      <w:pPr>
        <w:spacing w:after="120" w:line="240" w:lineRule="auto"/>
        <w:jc w:val="both"/>
        <w:rPr>
          <w:ins w:id="21" w:author="Jonáš Gaigr2" w:date="2026-02-17T06:37:00Z"/>
          <w:rFonts w:ascii="Times New Roman" w:hAnsi="Times New Roman" w:cs="Times New Roman"/>
          <w:sz w:val="24"/>
          <w:szCs w:val="24"/>
        </w:rPr>
      </w:pPr>
      <w:r w:rsidRPr="005F0ED2">
        <w:rPr>
          <w:rFonts w:ascii="Times New Roman" w:hAnsi="Times New Roman" w:cs="Times New Roman"/>
          <w:sz w:val="24"/>
          <w:szCs w:val="24"/>
        </w:rPr>
        <w:t xml:space="preserve">Prakticky lze za samostatnou populaci považovat takovou, jež je od ostatních oddělená zřejmou bariérou, ať už antropogenní (dálnice, zástavba) či přírodní (větší vodní tok, horský hřeben), nebo je v dostatečné vzdálenosti (nedostupná) od další takové populace. </w:t>
      </w:r>
      <w:r w:rsidR="00352701">
        <w:rPr>
          <w:rFonts w:ascii="Times New Roman" w:hAnsi="Times New Roman" w:cs="Times New Roman"/>
          <w:sz w:val="24"/>
          <w:szCs w:val="24"/>
        </w:rPr>
        <w:t xml:space="preserve">Většina druhů </w:t>
      </w:r>
      <w:r w:rsidRPr="005F0ED2">
        <w:rPr>
          <w:rFonts w:ascii="Times New Roman" w:hAnsi="Times New Roman" w:cs="Times New Roman"/>
          <w:sz w:val="24"/>
          <w:szCs w:val="24"/>
        </w:rPr>
        <w:t>obojživelní</w:t>
      </w:r>
      <w:r w:rsidR="00352701">
        <w:rPr>
          <w:rFonts w:ascii="Times New Roman" w:hAnsi="Times New Roman" w:cs="Times New Roman"/>
          <w:sz w:val="24"/>
          <w:szCs w:val="24"/>
        </w:rPr>
        <w:t>ků vyskytujících se v Česku</w:t>
      </w:r>
      <w:r w:rsidRPr="005F0ED2">
        <w:rPr>
          <w:rFonts w:ascii="Times New Roman" w:hAnsi="Times New Roman" w:cs="Times New Roman"/>
          <w:sz w:val="24"/>
          <w:szCs w:val="24"/>
        </w:rPr>
        <w:t xml:space="preserve"> se zpravidla pohybuj</w:t>
      </w:r>
      <w:r w:rsidR="00352701">
        <w:rPr>
          <w:rFonts w:ascii="Times New Roman" w:hAnsi="Times New Roman" w:cs="Times New Roman"/>
          <w:sz w:val="24"/>
          <w:szCs w:val="24"/>
        </w:rPr>
        <w:t>e</w:t>
      </w:r>
      <w:r w:rsidRPr="005F0ED2">
        <w:rPr>
          <w:rFonts w:ascii="Times New Roman" w:hAnsi="Times New Roman" w:cs="Times New Roman"/>
          <w:sz w:val="24"/>
          <w:szCs w:val="24"/>
        </w:rPr>
        <w:t xml:space="preserve"> do vzdálenosti </w:t>
      </w:r>
      <w:r w:rsidRPr="005F0ED2">
        <w:rPr>
          <w:rFonts w:ascii="Times New Roman" w:hAnsi="Times New Roman" w:cs="Times New Roman"/>
          <w:sz w:val="24"/>
          <w:szCs w:val="24"/>
          <w:u w:val="single"/>
        </w:rPr>
        <w:t>500–1000 m</w:t>
      </w:r>
      <w:r w:rsidRPr="005F0ED2">
        <w:rPr>
          <w:rFonts w:ascii="Times New Roman" w:hAnsi="Times New Roman" w:cs="Times New Roman"/>
          <w:sz w:val="24"/>
          <w:szCs w:val="24"/>
        </w:rPr>
        <w:t xml:space="preserve"> od reprodukční nádrže (alespoň většina dané populace, jednotlivci mohou vykazovat přesuny i na delší vzdálenosti). Za dostačující vzdálenost mezi trvale sledovanými </w:t>
      </w:r>
      <w:r w:rsidR="00904322">
        <w:rPr>
          <w:rFonts w:ascii="Times New Roman" w:hAnsi="Times New Roman" w:cs="Times New Roman"/>
          <w:sz w:val="24"/>
          <w:szCs w:val="24"/>
        </w:rPr>
        <w:t>DP</w:t>
      </w:r>
      <w:r w:rsidRPr="005F0ED2">
        <w:rPr>
          <w:rFonts w:ascii="Times New Roman" w:hAnsi="Times New Roman" w:cs="Times New Roman"/>
          <w:sz w:val="24"/>
          <w:szCs w:val="24"/>
        </w:rPr>
        <w:t>, aby je bylo možno považovat za samostatné populace</w:t>
      </w:r>
      <w:del w:id="22" w:author="Jonáš Gaigr2" w:date="2026-08-05T23:07:00Z">
        <w:r w:rsidRPr="005F0ED2" w:rsidDel="00726D97">
          <w:rPr>
            <w:rFonts w:ascii="Times New Roman" w:hAnsi="Times New Roman" w:cs="Times New Roman"/>
            <w:sz w:val="24"/>
            <w:szCs w:val="24"/>
          </w:rPr>
          <w:delText xml:space="preserve">, </w:delText>
        </w:r>
        <w:commentRangeStart w:id="23"/>
        <w:r w:rsidRPr="005F0ED2" w:rsidDel="00726D97">
          <w:rPr>
            <w:rFonts w:ascii="Times New Roman" w:hAnsi="Times New Roman" w:cs="Times New Roman"/>
            <w:sz w:val="24"/>
            <w:szCs w:val="24"/>
          </w:rPr>
          <w:delText>lze tudíž posuzovat alespoň 500 m</w:delText>
        </w:r>
        <w:r w:rsidR="00352701" w:rsidDel="00726D97">
          <w:rPr>
            <w:rFonts w:ascii="Times New Roman" w:hAnsi="Times New Roman" w:cs="Times New Roman"/>
            <w:sz w:val="24"/>
            <w:szCs w:val="24"/>
          </w:rPr>
          <w:delText xml:space="preserve"> </w:delText>
        </w:r>
        <w:commentRangeEnd w:id="23"/>
        <w:r w:rsidR="00EE39D4" w:rsidDel="00726D97">
          <w:rPr>
            <w:rStyle w:val="Odkaznakoment"/>
            <w:rFonts w:eastAsia="Batang"/>
          </w:rPr>
          <w:commentReference w:id="23"/>
        </w:r>
      </w:del>
      <w:ins w:id="24" w:author="Jonáš Gaigr2" w:date="2026-08-05T23:07:00Z">
        <w:r w:rsidR="00726D97">
          <w:rPr>
            <w:rFonts w:ascii="Times New Roman" w:hAnsi="Times New Roman" w:cs="Times New Roman"/>
            <w:sz w:val="24"/>
            <w:szCs w:val="24"/>
          </w:rPr>
          <w:t xml:space="preserve"> nebo </w:t>
        </w:r>
        <w:r w:rsidR="008A15E8">
          <w:rPr>
            <w:rFonts w:ascii="Times New Roman" w:hAnsi="Times New Roman" w:cs="Times New Roman"/>
            <w:sz w:val="24"/>
            <w:szCs w:val="24"/>
          </w:rPr>
          <w:t xml:space="preserve">samostatné plochy </w:t>
        </w:r>
      </w:ins>
      <w:ins w:id="25" w:author="Jonáš Gaigr2" w:date="2026-08-05T23:08:00Z">
        <w:r w:rsidR="008A15E8">
          <w:rPr>
            <w:rFonts w:ascii="Times New Roman" w:hAnsi="Times New Roman" w:cs="Times New Roman"/>
            <w:sz w:val="24"/>
            <w:szCs w:val="24"/>
          </w:rPr>
          <w:t xml:space="preserve">z hlediska péče o stanoviště druhu </w:t>
        </w:r>
      </w:ins>
      <w:r w:rsidR="00352701">
        <w:rPr>
          <w:rFonts w:ascii="Times New Roman" w:hAnsi="Times New Roman" w:cs="Times New Roman"/>
          <w:sz w:val="24"/>
          <w:szCs w:val="24"/>
        </w:rPr>
        <w:t>(viz kapitola 1.2)</w:t>
      </w:r>
      <w:r w:rsidRPr="005F0ED2">
        <w:rPr>
          <w:rFonts w:ascii="Times New Roman" w:hAnsi="Times New Roman" w:cs="Times New Roman"/>
          <w:sz w:val="24"/>
          <w:szCs w:val="24"/>
        </w:rPr>
        <w:t>.</w:t>
      </w:r>
      <w:r w:rsidR="00DB6DD6">
        <w:rPr>
          <w:rFonts w:ascii="Times New Roman" w:hAnsi="Times New Roman" w:cs="Times New Roman"/>
          <w:sz w:val="24"/>
          <w:szCs w:val="24"/>
        </w:rPr>
        <w:t xml:space="preserve"> </w:t>
      </w:r>
      <w:r w:rsidR="00DB6DD6" w:rsidRPr="00B0316A">
        <w:rPr>
          <w:rFonts w:ascii="Times New Roman" w:hAnsi="Times New Roman" w:cs="Times New Roman"/>
          <w:sz w:val="24"/>
          <w:szCs w:val="24"/>
        </w:rPr>
        <w:t xml:space="preserve">V případě větších </w:t>
      </w:r>
      <w:r w:rsidR="009E019F">
        <w:rPr>
          <w:rFonts w:ascii="Times New Roman" w:hAnsi="Times New Roman" w:cs="Times New Roman"/>
          <w:sz w:val="24"/>
          <w:szCs w:val="24"/>
        </w:rPr>
        <w:t>území</w:t>
      </w:r>
      <w:r w:rsidR="009E019F" w:rsidRPr="00B0316A">
        <w:rPr>
          <w:rFonts w:ascii="Times New Roman" w:hAnsi="Times New Roman" w:cs="Times New Roman"/>
          <w:sz w:val="24"/>
          <w:szCs w:val="24"/>
        </w:rPr>
        <w:t xml:space="preserve"> </w:t>
      </w:r>
      <w:r w:rsidR="00DB6DD6" w:rsidRPr="00B0316A">
        <w:rPr>
          <w:rFonts w:ascii="Times New Roman" w:hAnsi="Times New Roman" w:cs="Times New Roman"/>
          <w:sz w:val="24"/>
          <w:szCs w:val="24"/>
        </w:rPr>
        <w:t xml:space="preserve">je vhodnější vybírat od sebe vzdálenější </w:t>
      </w:r>
      <w:r w:rsidR="00904322">
        <w:rPr>
          <w:rFonts w:ascii="Times New Roman" w:hAnsi="Times New Roman" w:cs="Times New Roman"/>
          <w:sz w:val="24"/>
          <w:szCs w:val="24"/>
        </w:rPr>
        <w:t>DP</w:t>
      </w:r>
      <w:r w:rsidR="00DB6DD6" w:rsidRPr="00B0316A">
        <w:rPr>
          <w:rFonts w:ascii="Times New Roman" w:hAnsi="Times New Roman" w:cs="Times New Roman"/>
          <w:sz w:val="24"/>
          <w:szCs w:val="24"/>
        </w:rPr>
        <w:t>, protože je pak větší šance, že reprezentují samostatné populace.</w:t>
      </w:r>
      <w:r w:rsidR="008D34B3">
        <w:rPr>
          <w:rFonts w:ascii="Times New Roman" w:hAnsi="Times New Roman" w:cs="Times New Roman"/>
          <w:sz w:val="24"/>
          <w:szCs w:val="24"/>
        </w:rPr>
        <w:t xml:space="preserve"> Pro menší </w:t>
      </w:r>
      <w:r w:rsidR="009E019F">
        <w:rPr>
          <w:rFonts w:ascii="Times New Roman" w:hAnsi="Times New Roman" w:cs="Times New Roman"/>
          <w:sz w:val="24"/>
          <w:szCs w:val="24"/>
        </w:rPr>
        <w:t xml:space="preserve">území </w:t>
      </w:r>
      <w:r w:rsidR="008D34B3">
        <w:rPr>
          <w:rFonts w:ascii="Times New Roman" w:hAnsi="Times New Roman" w:cs="Times New Roman"/>
          <w:sz w:val="24"/>
          <w:szCs w:val="24"/>
        </w:rPr>
        <w:t>s více s tůněmi a třeba hlavním rybníkem je vhodné udělat dílčí plochy samostatně (rybník, skupina podobných tůní</w:t>
      </w:r>
      <w:r w:rsidR="009E019F">
        <w:rPr>
          <w:rFonts w:ascii="Times New Roman" w:hAnsi="Times New Roman" w:cs="Times New Roman"/>
          <w:sz w:val="24"/>
          <w:szCs w:val="24"/>
        </w:rPr>
        <w:t xml:space="preserve"> apod.</w:t>
      </w:r>
      <w:r w:rsidR="008D34B3">
        <w:rPr>
          <w:rFonts w:ascii="Times New Roman" w:hAnsi="Times New Roman" w:cs="Times New Roman"/>
          <w:sz w:val="24"/>
          <w:szCs w:val="24"/>
        </w:rPr>
        <w:t xml:space="preserve">). </w:t>
      </w:r>
    </w:p>
    <w:p w14:paraId="708D4D65" w14:textId="4205CA4B" w:rsidR="000C5DE0" w:rsidRDefault="000C5DE0" w:rsidP="001B0B78">
      <w:pPr>
        <w:spacing w:after="120" w:line="240" w:lineRule="auto"/>
        <w:jc w:val="both"/>
        <w:rPr>
          <w:rFonts w:ascii="Times New Roman" w:hAnsi="Times New Roman" w:cs="Times New Roman"/>
          <w:sz w:val="24"/>
          <w:szCs w:val="24"/>
        </w:rPr>
      </w:pPr>
      <w:commentRangeStart w:id="26"/>
      <w:ins w:id="27" w:author="Jonáš Gaigr2" w:date="2026-02-17T06:38:00Z">
        <w:r>
          <w:rPr>
            <w:rFonts w:ascii="Times New Roman" w:hAnsi="Times New Roman" w:cs="Times New Roman"/>
            <w:sz w:val="24"/>
            <w:szCs w:val="24"/>
          </w:rPr>
          <w:t>Zdrojem dat hodnocení stavu jsou výhradně údaje zapsané v Nálezové databázi ochrany přírody.</w:t>
        </w:r>
      </w:ins>
      <w:commentRangeEnd w:id="26"/>
      <w:r w:rsidR="00EE39D4">
        <w:rPr>
          <w:rStyle w:val="Odkaznakoment"/>
          <w:rFonts w:eastAsia="Batang"/>
        </w:rPr>
        <w:commentReference w:id="26"/>
      </w:r>
    </w:p>
    <w:p w14:paraId="32CA3C0D" w14:textId="77777777" w:rsidR="00DB6DD6" w:rsidRPr="00B0316A" w:rsidRDefault="00DB6DD6" w:rsidP="00DB6DD6">
      <w:pPr>
        <w:shd w:val="clear" w:color="auto" w:fill="FFFFFF" w:themeFill="background1"/>
        <w:spacing w:after="120"/>
        <w:jc w:val="both"/>
        <w:rPr>
          <w:rFonts w:ascii="Times New Roman" w:hAnsi="Times New Roman" w:cs="Times New Roman"/>
          <w:b/>
          <w:sz w:val="24"/>
          <w:szCs w:val="24"/>
        </w:rPr>
      </w:pPr>
      <w:r w:rsidRPr="00B0316A">
        <w:rPr>
          <w:rFonts w:ascii="Times New Roman" w:hAnsi="Times New Roman" w:cs="Times New Roman"/>
          <w:b/>
          <w:sz w:val="24"/>
          <w:szCs w:val="24"/>
        </w:rPr>
        <w:t>Slabé stránky</w:t>
      </w:r>
    </w:p>
    <w:p w14:paraId="136E98DD" w14:textId="507F522C" w:rsidR="00DB6DD6" w:rsidRPr="00B0316A" w:rsidRDefault="00DB6DD6" w:rsidP="00DB6DD6">
      <w:pPr>
        <w:shd w:val="clear" w:color="auto" w:fill="FFFFFF" w:themeFill="background1"/>
        <w:spacing w:after="120"/>
        <w:jc w:val="both"/>
        <w:rPr>
          <w:rFonts w:ascii="Times New Roman" w:hAnsi="Times New Roman" w:cs="Times New Roman"/>
          <w:sz w:val="24"/>
          <w:szCs w:val="24"/>
        </w:rPr>
      </w:pPr>
      <w:r w:rsidRPr="00B0316A">
        <w:rPr>
          <w:rFonts w:ascii="Times New Roman" w:hAnsi="Times New Roman" w:cs="Times New Roman"/>
          <w:sz w:val="24"/>
          <w:szCs w:val="24"/>
        </w:rPr>
        <w:lastRenderedPageBreak/>
        <w:t>Zjevným nedostatkem navrženého hodnocení je míra nejistoty ve stanovení limitních hodnot</w:t>
      </w:r>
      <w:r w:rsidR="00904322">
        <w:rPr>
          <w:rFonts w:ascii="Times New Roman" w:hAnsi="Times New Roman" w:cs="Times New Roman"/>
          <w:sz w:val="24"/>
          <w:szCs w:val="24"/>
        </w:rPr>
        <w:t xml:space="preserve"> indikátorů kvality stanoviště druhu</w:t>
      </w:r>
      <w:r w:rsidRPr="00B0316A">
        <w:rPr>
          <w:rFonts w:ascii="Times New Roman" w:hAnsi="Times New Roman" w:cs="Times New Roman"/>
          <w:sz w:val="24"/>
          <w:szCs w:val="24"/>
        </w:rPr>
        <w:t xml:space="preserve">, která vyplývá z nízkého stupně poznání reálných ekologických </w:t>
      </w:r>
      <w:r w:rsidR="00904322">
        <w:rPr>
          <w:rFonts w:ascii="Times New Roman" w:hAnsi="Times New Roman" w:cs="Times New Roman"/>
          <w:sz w:val="24"/>
          <w:szCs w:val="24"/>
        </w:rPr>
        <w:t xml:space="preserve">nároků </w:t>
      </w:r>
      <w:r w:rsidRPr="00B0316A">
        <w:rPr>
          <w:rFonts w:ascii="Times New Roman" w:hAnsi="Times New Roman" w:cs="Times New Roman"/>
          <w:sz w:val="24"/>
          <w:szCs w:val="24"/>
        </w:rPr>
        <w:t>druh</w:t>
      </w:r>
      <w:r w:rsidR="00904322">
        <w:rPr>
          <w:rFonts w:ascii="Times New Roman" w:hAnsi="Times New Roman" w:cs="Times New Roman"/>
          <w:sz w:val="24"/>
          <w:szCs w:val="24"/>
        </w:rPr>
        <w:t>ů</w:t>
      </w:r>
      <w:r w:rsidRPr="00B0316A">
        <w:rPr>
          <w:rFonts w:ascii="Times New Roman" w:hAnsi="Times New Roman" w:cs="Times New Roman"/>
          <w:sz w:val="24"/>
          <w:szCs w:val="24"/>
        </w:rPr>
        <w:t>. Konzervativní nastavení limitujících hodnot</w:t>
      </w:r>
      <w:r w:rsidR="00904322">
        <w:rPr>
          <w:rFonts w:ascii="Times New Roman" w:hAnsi="Times New Roman" w:cs="Times New Roman"/>
          <w:sz w:val="24"/>
          <w:szCs w:val="24"/>
        </w:rPr>
        <w:t xml:space="preserve"> a opakované srovnání s hodnocením populačních indikátorů</w:t>
      </w:r>
      <w:r w:rsidRPr="00B0316A">
        <w:rPr>
          <w:rFonts w:ascii="Times New Roman" w:hAnsi="Times New Roman" w:cs="Times New Roman"/>
          <w:sz w:val="24"/>
          <w:szCs w:val="24"/>
        </w:rPr>
        <w:t xml:space="preserve"> tento nedostatek </w:t>
      </w:r>
      <w:r w:rsidR="00904322" w:rsidRPr="00B0316A">
        <w:rPr>
          <w:rFonts w:ascii="Times New Roman" w:hAnsi="Times New Roman" w:cs="Times New Roman"/>
          <w:sz w:val="24"/>
          <w:szCs w:val="24"/>
        </w:rPr>
        <w:t xml:space="preserve">do značné míry </w:t>
      </w:r>
      <w:r w:rsidRPr="00B0316A">
        <w:rPr>
          <w:rFonts w:ascii="Times New Roman" w:hAnsi="Times New Roman" w:cs="Times New Roman"/>
          <w:sz w:val="24"/>
          <w:szCs w:val="24"/>
        </w:rPr>
        <w:t xml:space="preserve">eliminuje. Věrohodnost výsledků hodnocení je dále závislá na kvalitě podkladových dat, kdy ideálním stavem je pravidelné (každoroční) a systematické sledování v maximální míře eliminující subjektivní vliv pozorovatele. </w:t>
      </w:r>
    </w:p>
    <w:p w14:paraId="14EB1D78" w14:textId="015455C6" w:rsidR="00DB6DD6" w:rsidRPr="00B0316A" w:rsidRDefault="00DB6DD6" w:rsidP="00DB6DD6">
      <w:pPr>
        <w:shd w:val="clear" w:color="auto" w:fill="FFFFFF" w:themeFill="background1"/>
        <w:spacing w:after="120"/>
        <w:jc w:val="both"/>
        <w:rPr>
          <w:rFonts w:ascii="Times New Roman" w:hAnsi="Times New Roman" w:cs="Times New Roman"/>
          <w:sz w:val="24"/>
          <w:szCs w:val="24"/>
        </w:rPr>
      </w:pPr>
      <w:r w:rsidRPr="00B0316A">
        <w:rPr>
          <w:rFonts w:ascii="Times New Roman" w:hAnsi="Times New Roman" w:cs="Times New Roman"/>
          <w:sz w:val="24"/>
          <w:szCs w:val="24"/>
        </w:rPr>
        <w:t xml:space="preserve">Ve vztahu k předmětnému druhu jsou specifickými slabými stránkami: (i) detektabilita druhu na lokalitě, ovlivnitelná řadou faktorů, přičemž částečná eliminace její variability spočívá v uplatňování stále stejného způsobu a intenzity monitoringu; (ii) absence monitoringu či jeho velmi nízká frekvence – v případě absence monitoringu, z něhož sledování stavu vychází, nelze toto hodnocení provést. V případě nižší než </w:t>
      </w:r>
      <w:commentRangeStart w:id="28"/>
      <w:del w:id="29" w:author="Jonáš Gaigr2" w:date="2026-07-03T17:13:00Z">
        <w:r w:rsidRPr="00B0316A" w:rsidDel="00E93163">
          <w:rPr>
            <w:rFonts w:ascii="Times New Roman" w:hAnsi="Times New Roman" w:cs="Times New Roman"/>
            <w:sz w:val="24"/>
            <w:szCs w:val="24"/>
          </w:rPr>
          <w:delText xml:space="preserve">každoroční </w:delText>
        </w:r>
      </w:del>
      <w:ins w:id="30" w:author="Jonáš Gaigr2" w:date="2026-07-03T17:13:00Z">
        <w:r w:rsidR="00E93163">
          <w:rPr>
            <w:rFonts w:ascii="Times New Roman" w:hAnsi="Times New Roman" w:cs="Times New Roman"/>
            <w:sz w:val="24"/>
            <w:szCs w:val="24"/>
          </w:rPr>
          <w:t>dvouroční</w:t>
        </w:r>
        <w:r w:rsidR="00E93163" w:rsidRPr="00B0316A">
          <w:rPr>
            <w:rFonts w:ascii="Times New Roman" w:hAnsi="Times New Roman" w:cs="Times New Roman"/>
            <w:sz w:val="24"/>
            <w:szCs w:val="24"/>
          </w:rPr>
          <w:t xml:space="preserve"> </w:t>
        </w:r>
      </w:ins>
      <w:r w:rsidRPr="00B0316A">
        <w:rPr>
          <w:rFonts w:ascii="Times New Roman" w:hAnsi="Times New Roman" w:cs="Times New Roman"/>
          <w:sz w:val="24"/>
          <w:szCs w:val="24"/>
        </w:rPr>
        <w:t xml:space="preserve">frekvence </w:t>
      </w:r>
      <w:commentRangeEnd w:id="28"/>
      <w:r w:rsidR="00EE39D4">
        <w:rPr>
          <w:rStyle w:val="Odkaznakoment"/>
          <w:rFonts w:eastAsia="Batang"/>
        </w:rPr>
        <w:commentReference w:id="28"/>
      </w:r>
      <w:r w:rsidRPr="00B0316A">
        <w:rPr>
          <w:rFonts w:ascii="Times New Roman" w:hAnsi="Times New Roman" w:cs="Times New Roman"/>
          <w:sz w:val="24"/>
          <w:szCs w:val="24"/>
        </w:rPr>
        <w:t xml:space="preserve">monitoringu je toto hodnocení možné, ovšem získané výsledky jsou méně věrohodné; (iii) určitá míra nejistoty u hodnocení populačních </w:t>
      </w:r>
      <w:r w:rsidR="00043E10">
        <w:rPr>
          <w:rFonts w:ascii="Times New Roman" w:hAnsi="Times New Roman" w:cs="Times New Roman"/>
          <w:sz w:val="24"/>
          <w:szCs w:val="24"/>
        </w:rPr>
        <w:t>indikátor</w:t>
      </w:r>
      <w:r w:rsidRPr="00B0316A">
        <w:rPr>
          <w:rFonts w:ascii="Times New Roman" w:hAnsi="Times New Roman" w:cs="Times New Roman"/>
          <w:sz w:val="24"/>
          <w:szCs w:val="24"/>
        </w:rPr>
        <w:t xml:space="preserve">ů </w:t>
      </w:r>
      <w:r>
        <w:rPr>
          <w:rFonts w:ascii="Times New Roman" w:hAnsi="Times New Roman" w:cs="Times New Roman"/>
          <w:sz w:val="24"/>
          <w:szCs w:val="24"/>
        </w:rPr>
        <w:t xml:space="preserve"> </w:t>
      </w:r>
      <w:r w:rsidRPr="00B0316A">
        <w:rPr>
          <w:rFonts w:ascii="Times New Roman" w:hAnsi="Times New Roman" w:cs="Times New Roman"/>
          <w:sz w:val="24"/>
          <w:szCs w:val="24"/>
        </w:rPr>
        <w:t>–</w:t>
      </w:r>
      <w:r>
        <w:rPr>
          <w:rFonts w:ascii="Times New Roman" w:hAnsi="Times New Roman" w:cs="Times New Roman"/>
          <w:sz w:val="24"/>
          <w:szCs w:val="24"/>
        </w:rPr>
        <w:t xml:space="preserve"> </w:t>
      </w:r>
      <w:r w:rsidRPr="00B0316A">
        <w:rPr>
          <w:rFonts w:ascii="Times New Roman" w:hAnsi="Times New Roman" w:cs="Times New Roman"/>
          <w:sz w:val="24"/>
          <w:szCs w:val="24"/>
        </w:rPr>
        <w:t xml:space="preserve"> v prvních třech letech monitoringu v případě, že tato data zde doposud navrhovaným způsobem zjišťována nebyla; (iv) </w:t>
      </w:r>
      <w:commentRangeStart w:id="31"/>
      <w:r w:rsidRPr="00B0316A">
        <w:rPr>
          <w:rFonts w:ascii="Times New Roman" w:hAnsi="Times New Roman" w:cs="Times New Roman"/>
          <w:sz w:val="24"/>
          <w:szCs w:val="24"/>
        </w:rPr>
        <w:t>absence znalostí o dlouhodobých fluktuacích početnosti a jejich rozsahu pro sledovaný druh.</w:t>
      </w:r>
      <w:commentRangeEnd w:id="31"/>
      <w:r w:rsidR="005E686E">
        <w:rPr>
          <w:rStyle w:val="Odkaznakoment"/>
          <w:rFonts w:eastAsia="Batang"/>
        </w:rPr>
        <w:commentReference w:id="31"/>
      </w:r>
    </w:p>
    <w:p w14:paraId="0B181D69" w14:textId="77777777" w:rsidR="00DB6DD6" w:rsidRPr="005F0ED2" w:rsidRDefault="00DB6DD6" w:rsidP="001B0B78">
      <w:pPr>
        <w:spacing w:after="120" w:line="240" w:lineRule="auto"/>
        <w:jc w:val="both"/>
        <w:rPr>
          <w:rFonts w:ascii="Times New Roman" w:hAnsi="Times New Roman" w:cs="Times New Roman"/>
          <w:sz w:val="24"/>
          <w:szCs w:val="24"/>
        </w:rPr>
      </w:pPr>
    </w:p>
    <w:p w14:paraId="455F23D1" w14:textId="0533DC9A" w:rsidR="00DB6DD6" w:rsidRDefault="00DB6DD6">
      <w:pPr>
        <w:rPr>
          <w:rFonts w:ascii="Times New Roman" w:hAnsi="Times New Roman" w:cs="Times New Roman"/>
          <w:sz w:val="24"/>
          <w:szCs w:val="24"/>
        </w:rPr>
      </w:pPr>
      <w:r>
        <w:rPr>
          <w:rFonts w:ascii="Times New Roman" w:hAnsi="Times New Roman" w:cs="Times New Roman"/>
          <w:sz w:val="24"/>
          <w:szCs w:val="24"/>
        </w:rPr>
        <w:br w:type="page"/>
      </w:r>
    </w:p>
    <w:p w14:paraId="06CDDF9C" w14:textId="2C784BF8" w:rsidR="00CB1539" w:rsidRPr="00E71D80" w:rsidRDefault="00CB1539" w:rsidP="00CB1539">
      <w:pPr>
        <w:pStyle w:val="Nadpis10"/>
        <w:numPr>
          <w:ilvl w:val="1"/>
          <w:numId w:val="3"/>
        </w:numPr>
        <w:spacing w:after="360" w:line="240" w:lineRule="auto"/>
        <w:rPr>
          <w:sz w:val="32"/>
          <w:szCs w:val="32"/>
        </w:rPr>
      </w:pPr>
      <w:del w:id="32" w:author="Jonáš Gaigr2" w:date="2026-08-05T23:14:00Z">
        <w:r w:rsidRPr="00E71D80" w:rsidDel="00AC00D4">
          <w:rPr>
            <w:sz w:val="32"/>
            <w:szCs w:val="32"/>
          </w:rPr>
          <w:delText>S</w:delText>
        </w:r>
      </w:del>
      <w:ins w:id="33" w:author="Jonáš Gaigr2" w:date="2026-08-05T23:14:00Z">
        <w:r w:rsidR="00AC00D4">
          <w:rPr>
            <w:sz w:val="32"/>
            <w:szCs w:val="32"/>
          </w:rPr>
          <w:t>Terénní s</w:t>
        </w:r>
      </w:ins>
      <w:r w:rsidRPr="00E71D80">
        <w:rPr>
          <w:sz w:val="32"/>
          <w:szCs w:val="32"/>
        </w:rPr>
        <w:t xml:space="preserve">ledování </w:t>
      </w:r>
      <w:del w:id="34" w:author="Jonáš Gaigr2" w:date="2026-08-05T23:14:00Z">
        <w:r w:rsidRPr="00E71D80" w:rsidDel="00AC00D4">
          <w:rPr>
            <w:sz w:val="32"/>
            <w:szCs w:val="32"/>
          </w:rPr>
          <w:delText>(</w:delText>
        </w:r>
      </w:del>
      <w:del w:id="35" w:author="Jonáš Gaigr2" w:date="2026-08-05T23:13:00Z">
        <w:r w:rsidRPr="00E71D80" w:rsidDel="00AC00D4">
          <w:rPr>
            <w:sz w:val="32"/>
            <w:szCs w:val="32"/>
          </w:rPr>
          <w:delText>terénní)</w:delText>
        </w:r>
      </w:del>
    </w:p>
    <w:p w14:paraId="762F6457" w14:textId="13CC3341" w:rsidR="00800859" w:rsidDel="00AC00D4" w:rsidRDefault="00800859" w:rsidP="00800859">
      <w:pPr>
        <w:spacing w:after="120" w:line="240" w:lineRule="auto"/>
        <w:jc w:val="both"/>
        <w:rPr>
          <w:del w:id="36" w:author="Jonáš Gaigr2" w:date="2026-08-05T23:14:00Z"/>
          <w:rFonts w:ascii="Times New Roman" w:hAnsi="Times New Roman"/>
          <w:sz w:val="24"/>
          <w:szCs w:val="24"/>
        </w:rPr>
      </w:pPr>
      <w:del w:id="37" w:author="Jonáš Gaigr2" w:date="2026-08-05T23:14:00Z">
        <w:r w:rsidRPr="00800859" w:rsidDel="00AC00D4">
          <w:rPr>
            <w:rFonts w:ascii="Times New Roman" w:hAnsi="Times New Roman"/>
            <w:sz w:val="24"/>
            <w:szCs w:val="24"/>
          </w:rPr>
          <w:delText>Specifikace výběru reprezentativních ploch pro sledování stavu je uvedeno v</w:delText>
        </w:r>
        <w:r w:rsidR="007E5F63" w:rsidDel="00AC00D4">
          <w:rPr>
            <w:rFonts w:ascii="Times New Roman" w:hAnsi="Times New Roman"/>
            <w:sz w:val="24"/>
            <w:szCs w:val="24"/>
          </w:rPr>
          <w:delText> </w:delText>
        </w:r>
        <w:r w:rsidRPr="00800859" w:rsidDel="00AC00D4">
          <w:rPr>
            <w:rFonts w:ascii="Times New Roman" w:hAnsi="Times New Roman"/>
            <w:sz w:val="24"/>
            <w:szCs w:val="24"/>
          </w:rPr>
          <w:delText>příloze</w:delText>
        </w:r>
        <w:r w:rsidR="007E5F63" w:rsidDel="00AC00D4">
          <w:rPr>
            <w:rFonts w:ascii="Times New Roman" w:hAnsi="Times New Roman"/>
            <w:sz w:val="24"/>
            <w:szCs w:val="24"/>
          </w:rPr>
          <w:delText xml:space="preserve"> 2</w:delText>
        </w:r>
        <w:r w:rsidRPr="00800859" w:rsidDel="00AC00D4">
          <w:rPr>
            <w:rFonts w:ascii="Times New Roman" w:hAnsi="Times New Roman"/>
            <w:sz w:val="24"/>
            <w:szCs w:val="24"/>
          </w:rPr>
          <w:delText xml:space="preserve"> této metodiky. </w:delText>
        </w:r>
      </w:del>
    </w:p>
    <w:p w14:paraId="36E0F74B" w14:textId="23D4DB1D" w:rsidR="006F3159" w:rsidRPr="00E71D80" w:rsidRDefault="006F3159" w:rsidP="006F3159">
      <w:pPr>
        <w:pStyle w:val="Nadpis20"/>
        <w:numPr>
          <w:ilvl w:val="1"/>
          <w:numId w:val="14"/>
        </w:numPr>
        <w:spacing w:after="120" w:line="240" w:lineRule="auto"/>
        <w:rPr>
          <w:b/>
          <w:bCs/>
          <w:i w:val="0"/>
          <w:iCs w:val="0"/>
          <w:sz w:val="28"/>
          <w:szCs w:val="28"/>
        </w:rPr>
      </w:pPr>
      <w:r>
        <w:rPr>
          <w:b/>
          <w:bCs/>
          <w:i w:val="0"/>
          <w:iCs w:val="0"/>
          <w:sz w:val="28"/>
          <w:szCs w:val="28"/>
        </w:rPr>
        <w:t xml:space="preserve"> </w:t>
      </w:r>
      <w:r w:rsidRPr="00E71D80">
        <w:rPr>
          <w:b/>
          <w:bCs/>
          <w:i w:val="0"/>
          <w:iCs w:val="0"/>
          <w:sz w:val="28"/>
          <w:szCs w:val="28"/>
        </w:rPr>
        <w:t xml:space="preserve">Sledované </w:t>
      </w:r>
      <w:r w:rsidR="00043E10">
        <w:rPr>
          <w:b/>
          <w:bCs/>
          <w:i w:val="0"/>
          <w:iCs w:val="0"/>
          <w:sz w:val="28"/>
          <w:szCs w:val="28"/>
        </w:rPr>
        <w:t>indikátor</w:t>
      </w:r>
      <w:r w:rsidRPr="00E71D80">
        <w:rPr>
          <w:b/>
          <w:bCs/>
          <w:i w:val="0"/>
          <w:iCs w:val="0"/>
          <w:sz w:val="28"/>
          <w:szCs w:val="28"/>
        </w:rPr>
        <w:t>y</w:t>
      </w:r>
    </w:p>
    <w:p w14:paraId="6F7BB695" w14:textId="77777777" w:rsidR="006F3159" w:rsidRPr="009A440E" w:rsidRDefault="006F3159" w:rsidP="006F3159">
      <w:pPr>
        <w:spacing w:after="120" w:line="240" w:lineRule="auto"/>
        <w:jc w:val="both"/>
        <w:rPr>
          <w:rFonts w:ascii="Times New Roman" w:hAnsi="Times New Roman" w:cs="Times New Roman"/>
          <w:b/>
          <w:bCs/>
          <w:sz w:val="24"/>
          <w:szCs w:val="24"/>
        </w:rPr>
      </w:pPr>
      <w:r w:rsidRPr="009A440E">
        <w:rPr>
          <w:rFonts w:ascii="Times New Roman" w:hAnsi="Times New Roman" w:cs="Times New Roman"/>
          <w:b/>
          <w:bCs/>
          <w:sz w:val="24"/>
          <w:szCs w:val="24"/>
        </w:rPr>
        <w:t xml:space="preserve">Stav populace </w:t>
      </w:r>
    </w:p>
    <w:p w14:paraId="5A0A87C2" w14:textId="33E1875B" w:rsidR="00AC00D4" w:rsidRPr="00AC00D4" w:rsidRDefault="006F3159" w:rsidP="006F3159">
      <w:pPr>
        <w:pStyle w:val="Odstavecseseznamem"/>
        <w:numPr>
          <w:ilvl w:val="0"/>
          <w:numId w:val="5"/>
        </w:numPr>
        <w:spacing w:after="120" w:line="240" w:lineRule="auto"/>
        <w:ind w:left="426" w:hanging="426"/>
        <w:jc w:val="both"/>
        <w:rPr>
          <w:ins w:id="38" w:author="Jonáš Gaigr2" w:date="2026-08-05T23:14:00Z"/>
          <w:rFonts w:ascii="Times New Roman" w:hAnsi="Times New Roman"/>
          <w:sz w:val="24"/>
          <w:szCs w:val="24"/>
          <w:rPrChange w:id="39" w:author="Jonáš Gaigr2" w:date="2026-08-05T23:14:00Z">
            <w:rPr>
              <w:ins w:id="40" w:author="Jonáš Gaigr2" w:date="2026-08-05T23:14:00Z"/>
              <w:rFonts w:ascii="Times New Roman" w:hAnsi="Times New Roman"/>
              <w:b/>
              <w:bCs/>
              <w:i/>
              <w:iCs/>
              <w:sz w:val="24"/>
              <w:szCs w:val="24"/>
            </w:rPr>
          </w:rPrChange>
        </w:rPr>
      </w:pPr>
      <w:r w:rsidRPr="00F16576">
        <w:rPr>
          <w:rFonts w:ascii="Times New Roman" w:hAnsi="Times New Roman"/>
          <w:b/>
          <w:bCs/>
          <w:i/>
          <w:iCs/>
          <w:sz w:val="24"/>
          <w:szCs w:val="24"/>
        </w:rPr>
        <w:t xml:space="preserve">Přítomnost </w:t>
      </w:r>
      <w:ins w:id="41" w:author="Jonáš Gaigr2" w:date="2026-08-05T23:14:00Z">
        <w:r w:rsidR="00AC00D4">
          <w:rPr>
            <w:rFonts w:ascii="Times New Roman" w:hAnsi="Times New Roman"/>
            <w:b/>
            <w:bCs/>
            <w:i/>
            <w:iCs/>
            <w:sz w:val="24"/>
            <w:szCs w:val="24"/>
          </w:rPr>
          <w:t>druhu</w:t>
        </w:r>
      </w:ins>
      <w:ins w:id="42" w:author="Jonáš Gaigr2" w:date="2026-08-06T09:40:00Z">
        <w:r w:rsidR="00551FD7">
          <w:rPr>
            <w:rFonts w:ascii="Times New Roman" w:hAnsi="Times New Roman"/>
            <w:b/>
            <w:bCs/>
            <w:i/>
            <w:iCs/>
            <w:sz w:val="24"/>
            <w:szCs w:val="24"/>
          </w:rPr>
          <w:t>.</w:t>
        </w:r>
      </w:ins>
      <w:ins w:id="43" w:author="Jonáš Gaigr2" w:date="2026-08-05T23:15:00Z">
        <w:r w:rsidR="00AC00D4">
          <w:rPr>
            <w:rFonts w:ascii="Times New Roman" w:hAnsi="Times New Roman"/>
            <w:b/>
            <w:bCs/>
            <w:i/>
            <w:iCs/>
            <w:sz w:val="24"/>
            <w:szCs w:val="24"/>
          </w:rPr>
          <w:t xml:space="preserve"> </w:t>
        </w:r>
      </w:ins>
      <w:ins w:id="44" w:author="Jonáš Gaigr2" w:date="2026-08-05T23:16:00Z">
        <w:r w:rsidR="00AC00D4">
          <w:rPr>
            <w:rFonts w:ascii="Times New Roman" w:hAnsi="Times New Roman"/>
            <w:sz w:val="24"/>
            <w:szCs w:val="24"/>
          </w:rPr>
          <w:t>J</w:t>
        </w:r>
      </w:ins>
      <w:ins w:id="45" w:author="Jonáš Gaigr2" w:date="2026-08-05T23:15:00Z">
        <w:r w:rsidR="00AC00D4">
          <w:rPr>
            <w:rFonts w:ascii="Times New Roman" w:hAnsi="Times New Roman"/>
            <w:sz w:val="24"/>
            <w:szCs w:val="24"/>
          </w:rPr>
          <w:t>e zohledňován</w:t>
        </w:r>
        <w:r w:rsidR="00AC00D4" w:rsidRPr="00F16576">
          <w:rPr>
            <w:rFonts w:ascii="Times New Roman" w:hAnsi="Times New Roman"/>
            <w:sz w:val="24"/>
            <w:szCs w:val="24"/>
          </w:rPr>
          <w:t xml:space="preserve"> záznam jakéhokoliv vývojového stádia (snůšek, pulců, juvenilů, subadultů i dospělců) zjištěný jakoukoli metodou na </w:t>
        </w:r>
        <w:r w:rsidR="00AC00D4">
          <w:rPr>
            <w:rFonts w:ascii="Times New Roman" w:hAnsi="Times New Roman"/>
            <w:sz w:val="24"/>
            <w:szCs w:val="24"/>
          </w:rPr>
          <w:t>DP</w:t>
        </w:r>
        <w:r w:rsidR="00AC00D4" w:rsidRPr="00F16576">
          <w:rPr>
            <w:rFonts w:ascii="Times New Roman" w:hAnsi="Times New Roman"/>
            <w:sz w:val="24"/>
            <w:szCs w:val="24"/>
          </w:rPr>
          <w:t xml:space="preserve"> (vizuálně, poslech samců, </w:t>
        </w:r>
        <w:r w:rsidR="00AC00D4">
          <w:rPr>
            <w:rFonts w:ascii="Times New Roman" w:hAnsi="Times New Roman"/>
            <w:sz w:val="24"/>
            <w:szCs w:val="24"/>
          </w:rPr>
          <w:t>podběrákem, živochytnými pastmi</w:t>
        </w:r>
        <w:r w:rsidR="00AC00D4" w:rsidRPr="00F16576">
          <w:rPr>
            <w:rFonts w:ascii="Times New Roman" w:hAnsi="Times New Roman"/>
            <w:sz w:val="24"/>
            <w:szCs w:val="24"/>
          </w:rPr>
          <w:t>).</w:t>
        </w:r>
      </w:ins>
    </w:p>
    <w:p w14:paraId="58B97513" w14:textId="527B30E4" w:rsidR="00AC00D4" w:rsidRDefault="006F3159" w:rsidP="00AC00D4">
      <w:pPr>
        <w:pStyle w:val="Odstavecseseznamem"/>
        <w:numPr>
          <w:ilvl w:val="1"/>
          <w:numId w:val="5"/>
        </w:numPr>
        <w:spacing w:after="120" w:line="240" w:lineRule="auto"/>
        <w:ind w:left="1418" w:hanging="567"/>
        <w:jc w:val="both"/>
        <w:rPr>
          <w:moveTo w:id="46" w:author="Jonáš Gaigr2" w:date="2026-08-05T23:16:00Z"/>
          <w:rFonts w:ascii="Times New Roman" w:hAnsi="Times New Roman"/>
          <w:sz w:val="24"/>
          <w:szCs w:val="24"/>
        </w:rPr>
      </w:pPr>
      <w:del w:id="47" w:author="Jonáš Gaigr2" w:date="2026-08-05T23:14:00Z">
        <w:r w:rsidRPr="00F16576" w:rsidDel="00AC00D4">
          <w:rPr>
            <w:rFonts w:ascii="Times New Roman" w:hAnsi="Times New Roman"/>
            <w:b/>
            <w:bCs/>
            <w:i/>
            <w:iCs/>
            <w:sz w:val="24"/>
            <w:szCs w:val="24"/>
          </w:rPr>
          <w:delText>a p</w:delText>
        </w:r>
      </w:del>
      <w:ins w:id="48" w:author="Jonáš Gaigr2" w:date="2026-08-05T23:14:00Z">
        <w:r w:rsidR="00AC00D4">
          <w:rPr>
            <w:rFonts w:ascii="Times New Roman" w:hAnsi="Times New Roman"/>
            <w:b/>
            <w:bCs/>
            <w:i/>
            <w:iCs/>
            <w:sz w:val="24"/>
            <w:szCs w:val="24"/>
          </w:rPr>
          <w:t>P</w:t>
        </w:r>
      </w:ins>
      <w:r w:rsidRPr="00F16576">
        <w:rPr>
          <w:rFonts w:ascii="Times New Roman" w:hAnsi="Times New Roman"/>
          <w:b/>
          <w:bCs/>
          <w:i/>
          <w:iCs/>
          <w:sz w:val="24"/>
          <w:szCs w:val="24"/>
        </w:rPr>
        <w:t>očetnost druhu</w:t>
      </w:r>
      <w:ins w:id="49" w:author="Jonáš Gaigr2" w:date="2026-08-06T09:40:00Z">
        <w:r w:rsidR="00551FD7">
          <w:rPr>
            <w:rFonts w:ascii="Times New Roman" w:hAnsi="Times New Roman"/>
            <w:b/>
            <w:bCs/>
            <w:i/>
            <w:iCs/>
            <w:sz w:val="24"/>
            <w:szCs w:val="24"/>
          </w:rPr>
          <w:t>.</w:t>
        </w:r>
      </w:ins>
      <w:del w:id="50" w:author="Jonáš Gaigr2" w:date="2026-08-05T23:16:00Z">
        <w:r w:rsidRPr="00F16576" w:rsidDel="00AC00D4">
          <w:rPr>
            <w:rFonts w:ascii="Times New Roman" w:hAnsi="Times New Roman"/>
            <w:sz w:val="24"/>
            <w:szCs w:val="24"/>
          </w:rPr>
          <w:delText>.</w:delText>
        </w:r>
      </w:del>
      <w:r w:rsidRPr="00F16576">
        <w:rPr>
          <w:rFonts w:ascii="Times New Roman" w:hAnsi="Times New Roman"/>
          <w:sz w:val="24"/>
          <w:szCs w:val="24"/>
        </w:rPr>
        <w:t xml:space="preserve"> Pokud je zaznamenána přítomnost druhu, automaticky </w:t>
      </w:r>
      <w:del w:id="51" w:author="Jonáš Gaigr2" w:date="2026-08-05T23:15:00Z">
        <w:r w:rsidRPr="00F16576" w:rsidDel="00AC00D4">
          <w:rPr>
            <w:rFonts w:ascii="Times New Roman" w:hAnsi="Times New Roman"/>
            <w:sz w:val="24"/>
            <w:szCs w:val="24"/>
          </w:rPr>
          <w:delText xml:space="preserve">se </w:delText>
        </w:r>
      </w:del>
      <w:ins w:id="52" w:author="Jonáš Gaigr2" w:date="2026-08-05T23:15:00Z">
        <w:r w:rsidR="00AC00D4">
          <w:rPr>
            <w:rFonts w:ascii="Times New Roman" w:hAnsi="Times New Roman"/>
            <w:sz w:val="24"/>
            <w:szCs w:val="24"/>
          </w:rPr>
          <w:t>je sledována</w:t>
        </w:r>
      </w:ins>
      <w:del w:id="53" w:author="Jonáš Gaigr2" w:date="2026-08-05T23:15:00Z">
        <w:r w:rsidRPr="00F16576" w:rsidDel="00AC00D4">
          <w:rPr>
            <w:rFonts w:ascii="Times New Roman" w:hAnsi="Times New Roman"/>
            <w:sz w:val="24"/>
            <w:szCs w:val="24"/>
          </w:rPr>
          <w:delText>sleduje</w:delText>
        </w:r>
      </w:del>
      <w:r w:rsidRPr="00F16576">
        <w:rPr>
          <w:rFonts w:ascii="Times New Roman" w:hAnsi="Times New Roman"/>
          <w:sz w:val="24"/>
          <w:szCs w:val="24"/>
        </w:rPr>
        <w:t xml:space="preserve"> i jeho poče</w:t>
      </w:r>
      <w:r>
        <w:rPr>
          <w:rFonts w:ascii="Times New Roman" w:hAnsi="Times New Roman"/>
          <w:sz w:val="24"/>
          <w:szCs w:val="24"/>
        </w:rPr>
        <w:t>tnost.</w:t>
      </w:r>
      <w:ins w:id="54" w:author="Jonáš Gaigr2" w:date="2026-08-05T23:16:00Z">
        <w:r w:rsidR="00AC00D4">
          <w:rPr>
            <w:rFonts w:ascii="Times New Roman" w:hAnsi="Times New Roman"/>
            <w:sz w:val="24"/>
            <w:szCs w:val="24"/>
          </w:rPr>
          <w:t xml:space="preserve"> </w:t>
        </w:r>
      </w:ins>
      <w:moveToRangeStart w:id="55" w:author="Jonáš Gaigr2" w:date="2026-08-05T23:16:00Z" w:name="move236864226"/>
      <w:moveTo w:id="56" w:author="Jonáš Gaigr2" w:date="2026-08-05T23:16:00Z">
        <w:r w:rsidR="00AC00D4" w:rsidRPr="00AC00D4">
          <w:rPr>
            <w:rFonts w:ascii="Times New Roman" w:hAnsi="Times New Roman"/>
            <w:bCs/>
            <w:sz w:val="24"/>
            <w:szCs w:val="24"/>
            <w:rPrChange w:id="57" w:author="Jonáš Gaigr2" w:date="2026-08-05T23:16:00Z">
              <w:rPr>
                <w:rFonts w:ascii="Times New Roman" w:hAnsi="Times New Roman"/>
                <w:b/>
                <w:bCs/>
                <w:sz w:val="24"/>
                <w:szCs w:val="24"/>
              </w:rPr>
            </w:rPrChange>
          </w:rPr>
          <w:t>Početnost</w:t>
        </w:r>
        <w:del w:id="58" w:author="Jonáš Gaigr2" w:date="2026-08-05T23:17:00Z">
          <w:r w:rsidR="00AC00D4" w:rsidRPr="00AC00D4" w:rsidDel="00AC00D4">
            <w:rPr>
              <w:rFonts w:ascii="Times New Roman" w:hAnsi="Times New Roman"/>
              <w:bCs/>
              <w:sz w:val="24"/>
              <w:szCs w:val="24"/>
              <w:rPrChange w:id="59" w:author="Jonáš Gaigr2" w:date="2026-08-05T23:16:00Z">
                <w:rPr>
                  <w:rFonts w:ascii="Times New Roman" w:hAnsi="Times New Roman"/>
                  <w:b/>
                  <w:bCs/>
                  <w:sz w:val="24"/>
                  <w:szCs w:val="24"/>
                </w:rPr>
              </w:rPrChange>
            </w:rPr>
            <w:delText xml:space="preserve"> </w:delText>
          </w:r>
        </w:del>
        <w:r w:rsidR="00AC00D4">
          <w:rPr>
            <w:rFonts w:ascii="Times New Roman" w:hAnsi="Times New Roman"/>
            <w:b/>
            <w:bCs/>
            <w:sz w:val="24"/>
            <w:szCs w:val="24"/>
          </w:rPr>
          <w:t xml:space="preserve"> </w:t>
        </w:r>
        <w:r w:rsidR="00AC00D4" w:rsidRPr="00F16576">
          <w:rPr>
            <w:rFonts w:ascii="Times New Roman" w:hAnsi="Times New Roman"/>
            <w:sz w:val="24"/>
            <w:szCs w:val="24"/>
          </w:rPr>
          <w:t>je standardně odhadována na</w:t>
        </w:r>
        <w:r w:rsidR="00AC00D4" w:rsidRPr="00F16576">
          <w:rPr>
            <w:rFonts w:ascii="Times New Roman" w:hAnsi="Times New Roman"/>
            <w:b/>
            <w:bCs/>
            <w:sz w:val="24"/>
            <w:szCs w:val="24"/>
          </w:rPr>
          <w:t xml:space="preserve"> </w:t>
        </w:r>
        <w:r w:rsidR="00AC00D4" w:rsidRPr="00F16576">
          <w:rPr>
            <w:rFonts w:ascii="Times New Roman" w:hAnsi="Times New Roman"/>
            <w:sz w:val="24"/>
            <w:szCs w:val="24"/>
          </w:rPr>
          <w:t>základě hlasových projevů samců</w:t>
        </w:r>
        <w:r w:rsidR="00AC00D4">
          <w:rPr>
            <w:rFonts w:ascii="Times New Roman" w:hAnsi="Times New Roman"/>
            <w:sz w:val="24"/>
            <w:szCs w:val="24"/>
          </w:rPr>
          <w:t xml:space="preserve"> (pro druh </w:t>
        </w:r>
        <w:r w:rsidR="00AC00D4" w:rsidRPr="005E686E">
          <w:rPr>
            <w:rFonts w:ascii="Times New Roman" w:hAnsi="Times New Roman"/>
            <w:i/>
            <w:sz w:val="24"/>
            <w:szCs w:val="24"/>
          </w:rPr>
          <w:t>Bombina bombina</w:t>
        </w:r>
        <w:r w:rsidR="00AC00D4">
          <w:rPr>
            <w:rFonts w:ascii="Times New Roman" w:hAnsi="Times New Roman"/>
            <w:sz w:val="24"/>
            <w:szCs w:val="24"/>
          </w:rPr>
          <w:t>) nebo dospělců</w:t>
        </w:r>
        <w:r w:rsidR="00AC00D4" w:rsidRPr="00F16576">
          <w:rPr>
            <w:rFonts w:ascii="Times New Roman" w:hAnsi="Times New Roman"/>
            <w:sz w:val="24"/>
            <w:szCs w:val="24"/>
          </w:rPr>
          <w:t xml:space="preserve"> </w:t>
        </w:r>
        <w:r w:rsidR="00AC00D4">
          <w:rPr>
            <w:rFonts w:ascii="Times New Roman" w:hAnsi="Times New Roman"/>
            <w:sz w:val="24"/>
            <w:szCs w:val="24"/>
          </w:rPr>
          <w:t>(pro všechny os</w:t>
        </w:r>
      </w:moveTo>
      <w:ins w:id="60" w:author="Jonáš Gaigr2" w:date="2026-08-06T09:17:00Z">
        <w:r w:rsidR="002C7815">
          <w:rPr>
            <w:rFonts w:ascii="Times New Roman" w:hAnsi="Times New Roman"/>
            <w:sz w:val="24"/>
            <w:szCs w:val="24"/>
          </w:rPr>
          <w:t>t</w:t>
        </w:r>
      </w:ins>
      <w:moveTo w:id="61" w:author="Jonáš Gaigr2" w:date="2026-08-05T23:16:00Z">
        <w:r w:rsidR="00AC00D4">
          <w:rPr>
            <w:rFonts w:ascii="Times New Roman" w:hAnsi="Times New Roman"/>
            <w:sz w:val="24"/>
            <w:szCs w:val="24"/>
          </w:rPr>
          <w:t xml:space="preserve">atní druhy) </w:t>
        </w:r>
        <w:r w:rsidR="00AC00D4" w:rsidRPr="00F16576">
          <w:rPr>
            <w:rFonts w:ascii="Times New Roman" w:hAnsi="Times New Roman"/>
            <w:sz w:val="24"/>
            <w:szCs w:val="24"/>
          </w:rPr>
          <w:t xml:space="preserve">pro každou celou </w:t>
        </w:r>
        <w:r w:rsidR="00AC00D4">
          <w:rPr>
            <w:rFonts w:ascii="Times New Roman" w:hAnsi="Times New Roman"/>
            <w:sz w:val="24"/>
            <w:szCs w:val="24"/>
          </w:rPr>
          <w:t>DP</w:t>
        </w:r>
        <w:r w:rsidR="00AC00D4" w:rsidRPr="00F16576">
          <w:rPr>
            <w:rFonts w:ascii="Times New Roman" w:hAnsi="Times New Roman"/>
            <w:sz w:val="24"/>
            <w:szCs w:val="24"/>
          </w:rPr>
          <w:t xml:space="preserve"> na stupnici: (i) jednotky (1–10 </w:t>
        </w:r>
        <w:del w:id="62" w:author="Jonáš Gaigr2" w:date="2026-08-06T09:17:00Z">
          <w:r w:rsidR="00AC00D4" w:rsidRPr="00F16576" w:rsidDel="002C7815">
            <w:rPr>
              <w:rFonts w:ascii="Times New Roman" w:hAnsi="Times New Roman"/>
              <w:sz w:val="24"/>
              <w:szCs w:val="24"/>
            </w:rPr>
            <w:delText>samců</w:delText>
          </w:r>
        </w:del>
        <w:r w:rsidR="00AC00D4" w:rsidRPr="00F16576">
          <w:rPr>
            <w:rFonts w:ascii="Times New Roman" w:hAnsi="Times New Roman"/>
            <w:sz w:val="24"/>
            <w:szCs w:val="24"/>
          </w:rPr>
          <w:t xml:space="preserve">), (ii) </w:t>
        </w:r>
        <w:r w:rsidR="00AC00D4">
          <w:rPr>
            <w:rFonts w:ascii="Times New Roman" w:hAnsi="Times New Roman"/>
            <w:sz w:val="24"/>
            <w:szCs w:val="24"/>
          </w:rPr>
          <w:t xml:space="preserve">nižší </w:t>
        </w:r>
        <w:r w:rsidR="00AC00D4" w:rsidRPr="00F16576">
          <w:rPr>
            <w:rFonts w:ascii="Times New Roman" w:hAnsi="Times New Roman"/>
            <w:sz w:val="24"/>
            <w:szCs w:val="24"/>
          </w:rPr>
          <w:t>desítky (cca 1</w:t>
        </w:r>
        <w:r w:rsidR="00AC00D4">
          <w:rPr>
            <w:rFonts w:ascii="Times New Roman" w:hAnsi="Times New Roman"/>
            <w:sz w:val="24"/>
            <w:szCs w:val="24"/>
          </w:rPr>
          <w:t>1</w:t>
        </w:r>
        <w:r w:rsidR="00AC00D4" w:rsidRPr="00F16576">
          <w:rPr>
            <w:rFonts w:ascii="Times New Roman" w:hAnsi="Times New Roman"/>
            <w:sz w:val="24"/>
            <w:szCs w:val="24"/>
          </w:rPr>
          <w:t>–</w:t>
        </w:r>
        <w:r w:rsidR="00AC00D4">
          <w:rPr>
            <w:rFonts w:ascii="Times New Roman" w:hAnsi="Times New Roman"/>
            <w:sz w:val="24"/>
            <w:szCs w:val="24"/>
          </w:rPr>
          <w:t>50</w:t>
        </w:r>
        <w:del w:id="63" w:author="Jonáš Gaigr2" w:date="2026-08-06T09:17:00Z">
          <w:r w:rsidR="00AC00D4" w:rsidRPr="00F16576" w:rsidDel="002C7815">
            <w:rPr>
              <w:rFonts w:ascii="Times New Roman" w:hAnsi="Times New Roman"/>
              <w:sz w:val="24"/>
              <w:szCs w:val="24"/>
            </w:rPr>
            <w:delText xml:space="preserve"> samců</w:delText>
          </w:r>
        </w:del>
        <w:r w:rsidR="00AC00D4" w:rsidRPr="00F16576">
          <w:rPr>
            <w:rFonts w:ascii="Times New Roman" w:hAnsi="Times New Roman"/>
            <w:sz w:val="24"/>
            <w:szCs w:val="24"/>
          </w:rPr>
          <w:t xml:space="preserve">), </w:t>
        </w:r>
        <w:r w:rsidR="00AC00D4">
          <w:rPr>
            <w:rFonts w:ascii="Times New Roman" w:hAnsi="Times New Roman"/>
            <w:sz w:val="24"/>
            <w:szCs w:val="24"/>
          </w:rPr>
          <w:t>(iii) vyšší desítky (cca 51</w:t>
        </w:r>
        <w:r w:rsidR="00AC00D4" w:rsidRPr="00B0316A">
          <w:rPr>
            <w:rFonts w:ascii="Times New Roman" w:hAnsi="Times New Roman"/>
            <w:sz w:val="20"/>
            <w:szCs w:val="20"/>
          </w:rPr>
          <w:t>–</w:t>
        </w:r>
        <w:r w:rsidR="00AC00D4">
          <w:rPr>
            <w:rFonts w:ascii="Times New Roman" w:hAnsi="Times New Roman"/>
            <w:sz w:val="24"/>
            <w:szCs w:val="24"/>
          </w:rPr>
          <w:t xml:space="preserve">100), </w:t>
        </w:r>
        <w:r w:rsidR="00AC00D4" w:rsidRPr="00F16576">
          <w:rPr>
            <w:rFonts w:ascii="Times New Roman" w:hAnsi="Times New Roman"/>
            <w:sz w:val="24"/>
            <w:szCs w:val="24"/>
          </w:rPr>
          <w:t>(i</w:t>
        </w:r>
        <w:r w:rsidR="00AC00D4">
          <w:rPr>
            <w:rFonts w:ascii="Times New Roman" w:hAnsi="Times New Roman"/>
            <w:sz w:val="24"/>
            <w:szCs w:val="24"/>
          </w:rPr>
          <w:t>v</w:t>
        </w:r>
        <w:r w:rsidR="00AC00D4" w:rsidRPr="00F16576">
          <w:rPr>
            <w:rFonts w:ascii="Times New Roman" w:hAnsi="Times New Roman"/>
            <w:sz w:val="24"/>
            <w:szCs w:val="24"/>
          </w:rPr>
          <w:t>) stovky (10</w:t>
        </w:r>
        <w:r w:rsidR="00AC00D4">
          <w:rPr>
            <w:rFonts w:ascii="Times New Roman" w:hAnsi="Times New Roman"/>
            <w:sz w:val="24"/>
            <w:szCs w:val="24"/>
          </w:rPr>
          <w:t>1</w:t>
        </w:r>
      </w:moveTo>
      <w:ins w:id="64" w:author="Jonáš Gaigr2" w:date="2026-08-06T09:17:00Z">
        <w:r w:rsidR="002C7815">
          <w:rPr>
            <w:rFonts w:ascii="Times New Roman" w:hAnsi="Times New Roman"/>
            <w:sz w:val="24"/>
            <w:szCs w:val="24"/>
          </w:rPr>
          <w:t>-1000</w:t>
        </w:r>
      </w:ins>
      <w:moveTo w:id="65" w:author="Jonáš Gaigr2" w:date="2026-08-05T23:16:00Z">
        <w:del w:id="66" w:author="Jonáš Gaigr2" w:date="2026-08-06T09:17:00Z">
          <w:r w:rsidR="00AC00D4" w:rsidRPr="00F16576" w:rsidDel="002C7815">
            <w:rPr>
              <w:rFonts w:ascii="Times New Roman" w:hAnsi="Times New Roman"/>
              <w:sz w:val="24"/>
              <w:szCs w:val="24"/>
            </w:rPr>
            <w:delText>+ samců</w:delText>
          </w:r>
        </w:del>
        <w:r w:rsidR="00AC00D4" w:rsidRPr="00F16576">
          <w:rPr>
            <w:rFonts w:ascii="Times New Roman" w:hAnsi="Times New Roman"/>
            <w:sz w:val="24"/>
            <w:szCs w:val="24"/>
          </w:rPr>
          <w:t>), příp. (v) tisíce (100</w:t>
        </w:r>
        <w:r w:rsidR="00AC00D4">
          <w:rPr>
            <w:rFonts w:ascii="Times New Roman" w:hAnsi="Times New Roman"/>
            <w:sz w:val="24"/>
            <w:szCs w:val="24"/>
          </w:rPr>
          <w:t>1</w:t>
        </w:r>
        <w:r w:rsidR="00AC00D4" w:rsidRPr="00F16576">
          <w:rPr>
            <w:rFonts w:ascii="Times New Roman" w:hAnsi="Times New Roman"/>
            <w:sz w:val="24"/>
            <w:szCs w:val="24"/>
          </w:rPr>
          <w:t>+)</w:t>
        </w:r>
        <w:r w:rsidR="00AC00D4">
          <w:rPr>
            <w:rFonts w:ascii="Times New Roman" w:hAnsi="Times New Roman"/>
            <w:sz w:val="24"/>
            <w:szCs w:val="24"/>
          </w:rPr>
          <w:t>.</w:t>
        </w:r>
      </w:moveTo>
    </w:p>
    <w:p w14:paraId="5DCD5036" w14:textId="1D4F6A0D" w:rsidR="00AC00D4" w:rsidRDefault="00AC00D4" w:rsidP="00AC00D4">
      <w:pPr>
        <w:pStyle w:val="Odstavecseseznamem"/>
        <w:spacing w:after="120" w:line="240" w:lineRule="auto"/>
        <w:ind w:left="1418" w:firstLine="0"/>
        <w:jc w:val="both"/>
        <w:rPr>
          <w:moveTo w:id="67" w:author="Jonáš Gaigr2" w:date="2026-08-05T23:16:00Z"/>
          <w:rFonts w:ascii="Times New Roman" w:hAnsi="Times New Roman"/>
          <w:sz w:val="24"/>
          <w:szCs w:val="24"/>
        </w:rPr>
      </w:pPr>
      <w:moveTo w:id="68" w:author="Jonáš Gaigr2" w:date="2026-08-05T23:16:00Z">
        <w:r w:rsidRPr="00F16576">
          <w:rPr>
            <w:rFonts w:ascii="Times New Roman" w:hAnsi="Times New Roman"/>
            <w:sz w:val="24"/>
            <w:szCs w:val="24"/>
          </w:rPr>
          <w:t xml:space="preserve">Doplňkově mohou být </w:t>
        </w:r>
        <w:commentRangeStart w:id="69"/>
        <w:del w:id="70" w:author="Jonáš Gaigr2" w:date="2026-08-05T23:18:00Z">
          <w:r w:rsidRPr="00F16576" w:rsidDel="008B52A4">
            <w:rPr>
              <w:rFonts w:ascii="Times New Roman" w:hAnsi="Times New Roman"/>
              <w:sz w:val="24"/>
              <w:szCs w:val="24"/>
            </w:rPr>
            <w:delText>odhadovány/</w:delText>
          </w:r>
        </w:del>
        <w:r w:rsidRPr="00F16576">
          <w:rPr>
            <w:rFonts w:ascii="Times New Roman" w:hAnsi="Times New Roman"/>
            <w:sz w:val="24"/>
            <w:szCs w:val="24"/>
          </w:rPr>
          <w:t xml:space="preserve">zjišťovány </w:t>
        </w:r>
      </w:moveTo>
      <w:commentRangeEnd w:id="69"/>
      <w:r w:rsidR="008B52A4">
        <w:rPr>
          <w:rStyle w:val="Odkaznakoment"/>
          <w:rFonts w:asciiTheme="minorHAnsi" w:eastAsia="Batang" w:hAnsiTheme="minorHAnsi" w:cstheme="minorBidi"/>
        </w:rPr>
        <w:commentReference w:id="69"/>
      </w:r>
      <w:moveTo w:id="71" w:author="Jonáš Gaigr2" w:date="2026-08-05T23:16:00Z">
        <w:r w:rsidRPr="00F16576">
          <w:rPr>
            <w:rFonts w:ascii="Times New Roman" w:hAnsi="Times New Roman"/>
            <w:sz w:val="24"/>
            <w:szCs w:val="24"/>
          </w:rPr>
          <w:t>početnosti dospělců i vývojových stádií (snůšek, pulců,</w:t>
        </w:r>
        <w:r>
          <w:rPr>
            <w:rFonts w:ascii="Times New Roman" w:hAnsi="Times New Roman"/>
            <w:sz w:val="24"/>
            <w:szCs w:val="24"/>
          </w:rPr>
          <w:t xml:space="preserve"> larev,</w:t>
        </w:r>
        <w:r w:rsidRPr="00F16576">
          <w:rPr>
            <w:rFonts w:ascii="Times New Roman" w:hAnsi="Times New Roman"/>
            <w:sz w:val="24"/>
            <w:szCs w:val="24"/>
          </w:rPr>
          <w:t xml:space="preserve"> juvenilů, subadultů) na základě pozorování, </w:t>
        </w:r>
        <w:del w:id="72" w:author="Jonáš Gaigr2" w:date="2026-08-05T23:19:00Z">
          <w:r w:rsidRPr="00F16576" w:rsidDel="008B52A4">
            <w:rPr>
              <w:rFonts w:ascii="Times New Roman" w:hAnsi="Times New Roman"/>
              <w:sz w:val="24"/>
              <w:szCs w:val="24"/>
            </w:rPr>
            <w:delText xml:space="preserve">pomocí </w:delText>
          </w:r>
        </w:del>
      </w:moveTo>
      <w:ins w:id="73" w:author="Jonáš Gaigr2" w:date="2026-08-05T23:19:00Z">
        <w:r w:rsidR="008B52A4">
          <w:rPr>
            <w:rFonts w:ascii="Times New Roman" w:hAnsi="Times New Roman"/>
            <w:sz w:val="24"/>
            <w:szCs w:val="24"/>
          </w:rPr>
          <w:t xml:space="preserve">odlovu </w:t>
        </w:r>
      </w:ins>
      <w:moveTo w:id="74" w:author="Jonáš Gaigr2" w:date="2026-08-05T23:16:00Z">
        <w:r w:rsidRPr="00F16576">
          <w:rPr>
            <w:rFonts w:ascii="Times New Roman" w:hAnsi="Times New Roman"/>
            <w:sz w:val="24"/>
            <w:szCs w:val="24"/>
          </w:rPr>
          <w:t>podběrák</w:t>
        </w:r>
      </w:moveTo>
      <w:ins w:id="75" w:author="Jonáš Gaigr2" w:date="2026-08-05T23:20:00Z">
        <w:r w:rsidR="008B52A4">
          <w:rPr>
            <w:rFonts w:ascii="Times New Roman" w:hAnsi="Times New Roman"/>
            <w:sz w:val="24"/>
            <w:szCs w:val="24"/>
          </w:rPr>
          <w:t>em</w:t>
        </w:r>
      </w:ins>
      <w:moveTo w:id="76" w:author="Jonáš Gaigr2" w:date="2026-08-05T23:16:00Z">
        <w:del w:id="77" w:author="Jonáš Gaigr2" w:date="2026-08-05T23:20:00Z">
          <w:r w:rsidRPr="00F16576" w:rsidDel="008B52A4">
            <w:rPr>
              <w:rFonts w:ascii="Times New Roman" w:hAnsi="Times New Roman"/>
              <w:sz w:val="24"/>
              <w:szCs w:val="24"/>
            </w:rPr>
            <w:delText>u</w:delText>
          </w:r>
        </w:del>
        <w:r w:rsidRPr="00F16576">
          <w:rPr>
            <w:rFonts w:ascii="Times New Roman" w:hAnsi="Times New Roman"/>
            <w:sz w:val="24"/>
            <w:szCs w:val="24"/>
          </w:rPr>
          <w:t xml:space="preserve"> či</w:t>
        </w:r>
      </w:moveTo>
      <w:ins w:id="78" w:author="Jonáš Gaigr2" w:date="2026-08-05T23:20:00Z">
        <w:r w:rsidR="008B52A4">
          <w:rPr>
            <w:rFonts w:ascii="Times New Roman" w:hAnsi="Times New Roman"/>
            <w:sz w:val="24"/>
            <w:szCs w:val="24"/>
          </w:rPr>
          <w:t xml:space="preserve"> pomocí</w:t>
        </w:r>
      </w:ins>
      <w:moveTo w:id="79" w:author="Jonáš Gaigr2" w:date="2026-08-05T23:16:00Z">
        <w:r w:rsidRPr="00F16576">
          <w:rPr>
            <w:rFonts w:ascii="Times New Roman" w:hAnsi="Times New Roman"/>
            <w:sz w:val="24"/>
            <w:szCs w:val="24"/>
          </w:rPr>
          <w:t xml:space="preserve"> živochytných pastí</w:t>
        </w:r>
        <w:r>
          <w:rPr>
            <w:rFonts w:ascii="Times New Roman" w:hAnsi="Times New Roman"/>
            <w:sz w:val="24"/>
            <w:szCs w:val="24"/>
          </w:rPr>
          <w:t>.</w:t>
        </w:r>
      </w:moveTo>
    </w:p>
    <w:p w14:paraId="288B208E" w14:textId="7FE7822F" w:rsidR="00AC00D4" w:rsidRDefault="00AC00D4" w:rsidP="00AC00D4">
      <w:pPr>
        <w:pStyle w:val="Odstavecseseznamem"/>
        <w:spacing w:after="120" w:line="240" w:lineRule="auto"/>
        <w:ind w:left="1418" w:firstLine="0"/>
        <w:jc w:val="both"/>
        <w:rPr>
          <w:moveTo w:id="80" w:author="Jonáš Gaigr2" w:date="2026-08-05T23:16:00Z"/>
          <w:rFonts w:ascii="Times New Roman" w:hAnsi="Times New Roman"/>
          <w:sz w:val="24"/>
          <w:szCs w:val="24"/>
        </w:rPr>
      </w:pPr>
      <w:moveTo w:id="81" w:author="Jonáš Gaigr2" w:date="2026-08-05T23:16:00Z">
        <w:r>
          <w:rPr>
            <w:rFonts w:ascii="Times New Roman" w:hAnsi="Times New Roman"/>
            <w:sz w:val="24"/>
            <w:szCs w:val="24"/>
          </w:rPr>
          <w:t>V</w:t>
        </w:r>
        <w:r w:rsidRPr="00F16576">
          <w:rPr>
            <w:rFonts w:ascii="Times New Roman" w:hAnsi="Times New Roman"/>
            <w:sz w:val="24"/>
            <w:szCs w:val="24"/>
          </w:rPr>
          <w:t xml:space="preserve"> případě </w:t>
        </w:r>
        <w:r>
          <w:rPr>
            <w:rFonts w:ascii="Times New Roman" w:hAnsi="Times New Roman"/>
            <w:sz w:val="24"/>
            <w:szCs w:val="24"/>
          </w:rPr>
          <w:t xml:space="preserve">použití pastí </w:t>
        </w:r>
        <w:del w:id="82" w:author="Jonáš Gaigr2" w:date="2026-08-05T23:20:00Z">
          <w:r w:rsidRPr="00F16576" w:rsidDel="008B52A4">
            <w:rPr>
              <w:rFonts w:ascii="Times New Roman" w:hAnsi="Times New Roman"/>
              <w:sz w:val="24"/>
              <w:szCs w:val="24"/>
            </w:rPr>
            <w:delText>se</w:delText>
          </w:r>
        </w:del>
      </w:moveTo>
      <w:ins w:id="83" w:author="Jonáš Gaigr2" w:date="2026-08-05T23:20:00Z">
        <w:r w:rsidR="008B52A4">
          <w:rPr>
            <w:rFonts w:ascii="Times New Roman" w:hAnsi="Times New Roman"/>
            <w:sz w:val="24"/>
            <w:szCs w:val="24"/>
          </w:rPr>
          <w:t>je</w:t>
        </w:r>
      </w:ins>
      <w:moveTo w:id="84" w:author="Jonáš Gaigr2" w:date="2026-08-05T23:16:00Z">
        <w:r w:rsidRPr="00F16576">
          <w:rPr>
            <w:rFonts w:ascii="Times New Roman" w:hAnsi="Times New Roman"/>
            <w:sz w:val="24"/>
            <w:szCs w:val="24"/>
          </w:rPr>
          <w:t xml:space="preserve"> vždy uv</w:t>
        </w:r>
        <w:del w:id="85" w:author="Jonáš Gaigr2" w:date="2026-08-05T23:20:00Z">
          <w:r w:rsidRPr="00F16576" w:rsidDel="008B52A4">
            <w:rPr>
              <w:rFonts w:ascii="Times New Roman" w:hAnsi="Times New Roman"/>
              <w:sz w:val="24"/>
              <w:szCs w:val="24"/>
            </w:rPr>
            <w:delText>ede</w:delText>
          </w:r>
        </w:del>
      </w:moveTo>
      <w:ins w:id="86" w:author="Jonáš Gaigr2" w:date="2026-08-05T23:20:00Z">
        <w:r w:rsidR="008B52A4">
          <w:rPr>
            <w:rFonts w:ascii="Times New Roman" w:hAnsi="Times New Roman"/>
            <w:sz w:val="24"/>
            <w:szCs w:val="24"/>
          </w:rPr>
          <w:t>áděn</w:t>
        </w:r>
      </w:ins>
      <w:moveTo w:id="87" w:author="Jonáš Gaigr2" w:date="2026-08-05T23:16:00Z">
        <w:r w:rsidRPr="00F16576">
          <w:rPr>
            <w:rFonts w:ascii="Times New Roman" w:hAnsi="Times New Roman"/>
            <w:sz w:val="24"/>
            <w:szCs w:val="24"/>
          </w:rPr>
          <w:t xml:space="preserve"> </w:t>
        </w:r>
        <w:r>
          <w:rPr>
            <w:rFonts w:ascii="Times New Roman" w:hAnsi="Times New Roman"/>
            <w:sz w:val="24"/>
            <w:szCs w:val="24"/>
          </w:rPr>
          <w:t xml:space="preserve">jejich </w:t>
        </w:r>
        <w:r w:rsidRPr="00F16576">
          <w:rPr>
            <w:rFonts w:ascii="Times New Roman" w:hAnsi="Times New Roman"/>
            <w:sz w:val="24"/>
            <w:szCs w:val="24"/>
          </w:rPr>
          <w:t xml:space="preserve">počet. </w:t>
        </w:r>
      </w:moveTo>
    </w:p>
    <w:p w14:paraId="7C6CA181" w14:textId="2D098988" w:rsidR="00AC00D4" w:rsidRDefault="00AC00D4" w:rsidP="00AC00D4">
      <w:pPr>
        <w:pStyle w:val="Odstavecseseznamem"/>
        <w:spacing w:after="120" w:line="240" w:lineRule="auto"/>
        <w:ind w:left="1418" w:firstLine="0"/>
        <w:jc w:val="both"/>
        <w:rPr>
          <w:moveTo w:id="88" w:author="Jonáš Gaigr2" w:date="2026-08-05T23:16:00Z"/>
          <w:rFonts w:ascii="Times New Roman" w:hAnsi="Times New Roman"/>
          <w:sz w:val="24"/>
          <w:szCs w:val="24"/>
        </w:rPr>
      </w:pPr>
      <w:moveTo w:id="89" w:author="Jonáš Gaigr2" w:date="2026-08-05T23:16:00Z">
        <w:r w:rsidRPr="00F16576">
          <w:rPr>
            <w:rFonts w:ascii="Times New Roman" w:hAnsi="Times New Roman"/>
            <w:sz w:val="24"/>
            <w:szCs w:val="24"/>
          </w:rPr>
          <w:t>Je ale třeba odlišovat početnost zjištěnou na základě</w:t>
        </w:r>
      </w:moveTo>
      <w:ins w:id="90" w:author="Jonáš Gaigr2" w:date="2026-08-06T09:31:00Z">
        <w:r w:rsidR="00D5769F">
          <w:rPr>
            <w:rFonts w:ascii="Times New Roman" w:hAnsi="Times New Roman"/>
            <w:sz w:val="24"/>
            <w:szCs w:val="24"/>
          </w:rPr>
          <w:t>standardní metody (</w:t>
        </w:r>
      </w:ins>
      <w:moveTo w:id="91" w:author="Jonáš Gaigr2" w:date="2026-08-05T23:16:00Z">
        <w:del w:id="92" w:author="Jonáš Gaigr2" w:date="2026-08-06T09:31:00Z">
          <w:r w:rsidRPr="00F16576" w:rsidDel="00D5769F">
            <w:rPr>
              <w:rFonts w:ascii="Times New Roman" w:hAnsi="Times New Roman"/>
              <w:sz w:val="24"/>
              <w:szCs w:val="24"/>
            </w:rPr>
            <w:delText xml:space="preserve"> </w:delText>
          </w:r>
          <w:r w:rsidRPr="00F16576" w:rsidDel="00587AC2">
            <w:rPr>
              <w:rFonts w:ascii="Times New Roman" w:hAnsi="Times New Roman"/>
              <w:sz w:val="24"/>
              <w:szCs w:val="24"/>
            </w:rPr>
            <w:delText xml:space="preserve">hlasového projevu </w:delText>
          </w:r>
        </w:del>
      </w:moveTo>
      <w:ins w:id="93" w:author="Jonáš Gaigr2" w:date="2026-08-06T09:31:00Z">
        <w:r w:rsidR="00587AC2">
          <w:rPr>
            <w:rFonts w:ascii="Times New Roman" w:hAnsi="Times New Roman"/>
            <w:sz w:val="24"/>
            <w:szCs w:val="24"/>
          </w:rPr>
          <w:t xml:space="preserve">vokalizace </w:t>
        </w:r>
      </w:ins>
      <w:moveTo w:id="94" w:author="Jonáš Gaigr2" w:date="2026-08-05T23:16:00Z">
        <w:r w:rsidRPr="00F16576">
          <w:rPr>
            <w:rFonts w:ascii="Times New Roman" w:hAnsi="Times New Roman"/>
            <w:sz w:val="24"/>
            <w:szCs w:val="24"/>
          </w:rPr>
          <w:t xml:space="preserve">samců </w:t>
        </w:r>
      </w:moveTo>
      <w:ins w:id="95" w:author="Jonáš Gaigr2" w:date="2026-08-06T09:31:00Z">
        <w:r w:rsidR="00587AC2">
          <w:rPr>
            <w:rFonts w:ascii="Times New Roman" w:hAnsi="Times New Roman"/>
            <w:sz w:val="24"/>
            <w:szCs w:val="24"/>
          </w:rPr>
          <w:t xml:space="preserve">pro </w:t>
        </w:r>
        <w:r w:rsidR="00587AC2">
          <w:rPr>
            <w:rFonts w:ascii="Times New Roman" w:hAnsi="Times New Roman"/>
            <w:i/>
            <w:sz w:val="24"/>
            <w:szCs w:val="24"/>
          </w:rPr>
          <w:t>B. bombina</w:t>
        </w:r>
        <w:r w:rsidR="00587AC2">
          <w:rPr>
            <w:rFonts w:ascii="Times New Roman" w:hAnsi="Times New Roman"/>
            <w:sz w:val="24"/>
            <w:szCs w:val="24"/>
          </w:rPr>
          <w:t xml:space="preserve"> či pasti pro čolky) </w:t>
        </w:r>
      </w:ins>
      <w:moveTo w:id="96" w:author="Jonáš Gaigr2" w:date="2026-08-05T23:16:00Z">
        <w:del w:id="97" w:author="Jonáš Gaigr2" w:date="2026-08-06T09:31:00Z">
          <w:r w:rsidRPr="00F16576" w:rsidDel="00D5769F">
            <w:rPr>
              <w:rFonts w:ascii="Times New Roman" w:hAnsi="Times New Roman"/>
              <w:sz w:val="24"/>
              <w:szCs w:val="24"/>
            </w:rPr>
            <w:delText xml:space="preserve">(standardní přístup) </w:delText>
          </w:r>
        </w:del>
        <w:r w:rsidRPr="00F16576">
          <w:rPr>
            <w:rFonts w:ascii="Times New Roman" w:hAnsi="Times New Roman"/>
            <w:sz w:val="24"/>
            <w:szCs w:val="24"/>
          </w:rPr>
          <w:t xml:space="preserve">od početností zjištěných doplňkově jinými metodami. </w:t>
        </w:r>
      </w:moveTo>
    </w:p>
    <w:p w14:paraId="6E7CBB5C" w14:textId="60FF98E0" w:rsidR="00AC00D4" w:rsidRPr="00F16576" w:rsidRDefault="00AC00D4" w:rsidP="00AC00D4">
      <w:pPr>
        <w:pStyle w:val="Odstavecseseznamem"/>
        <w:spacing w:after="120" w:line="240" w:lineRule="auto"/>
        <w:ind w:left="426" w:firstLine="0"/>
        <w:jc w:val="both"/>
        <w:rPr>
          <w:moveTo w:id="98" w:author="Jonáš Gaigr2" w:date="2026-08-05T23:16:00Z"/>
          <w:rFonts w:ascii="Times New Roman" w:hAnsi="Times New Roman"/>
          <w:sz w:val="24"/>
          <w:szCs w:val="24"/>
        </w:rPr>
      </w:pPr>
      <w:moveTo w:id="99" w:author="Jonáš Gaigr2" w:date="2026-08-05T23:16:00Z">
        <w:r w:rsidRPr="00F16576">
          <w:rPr>
            <w:rFonts w:ascii="Times New Roman" w:hAnsi="Times New Roman"/>
            <w:sz w:val="24"/>
            <w:szCs w:val="24"/>
          </w:rPr>
          <w:t xml:space="preserve">Výsledkem je: </w:t>
        </w:r>
      </w:moveTo>
    </w:p>
    <w:p w14:paraId="422CAF09" w14:textId="51C63AB5" w:rsidR="00AC00D4" w:rsidRPr="001B0B78" w:rsidRDefault="00AC00D4" w:rsidP="00AC00D4">
      <w:pPr>
        <w:pStyle w:val="Odstavecseseznamem"/>
        <w:numPr>
          <w:ilvl w:val="0"/>
          <w:numId w:val="4"/>
        </w:numPr>
        <w:spacing w:after="120" w:line="240" w:lineRule="auto"/>
        <w:contextualSpacing w:val="0"/>
        <w:jc w:val="both"/>
        <w:rPr>
          <w:moveTo w:id="100" w:author="Jonáš Gaigr2" w:date="2026-08-05T23:16:00Z"/>
          <w:rFonts w:ascii="Times New Roman" w:hAnsi="Times New Roman"/>
          <w:sz w:val="24"/>
          <w:szCs w:val="24"/>
        </w:rPr>
      </w:pPr>
      <w:moveTo w:id="101" w:author="Jonáš Gaigr2" w:date="2026-08-05T23:16:00Z">
        <w:del w:id="102" w:author="Jonáš Gaigr2" w:date="2026-08-05T23:21:00Z">
          <w:r w:rsidRPr="001B0B78" w:rsidDel="008B52A4">
            <w:rPr>
              <w:rFonts w:ascii="Times New Roman" w:hAnsi="Times New Roman"/>
              <w:sz w:val="24"/>
              <w:szCs w:val="24"/>
              <w:u w:val="single"/>
            </w:rPr>
            <w:delText>odhad</w:delText>
          </w:r>
        </w:del>
      </w:moveTo>
      <w:ins w:id="103" w:author="Jonáš Gaigr2" w:date="2026-08-05T23:21:00Z">
        <w:r w:rsidR="008B52A4">
          <w:rPr>
            <w:rFonts w:ascii="Times New Roman" w:hAnsi="Times New Roman"/>
            <w:sz w:val="24"/>
            <w:szCs w:val="24"/>
            <w:u w:val="single"/>
          </w:rPr>
          <w:t>hodnota</w:t>
        </w:r>
      </w:ins>
      <w:moveTo w:id="104" w:author="Jonáš Gaigr2" w:date="2026-08-05T23:16:00Z">
        <w:r w:rsidRPr="001B0B78">
          <w:rPr>
            <w:rFonts w:ascii="Times New Roman" w:hAnsi="Times New Roman"/>
            <w:sz w:val="24"/>
            <w:szCs w:val="24"/>
            <w:u w:val="single"/>
          </w:rPr>
          <w:t xml:space="preserve"> počtu vokalizujících samců</w:t>
        </w:r>
        <w:r w:rsidRPr="001B0B78">
          <w:rPr>
            <w:rFonts w:ascii="Times New Roman" w:hAnsi="Times New Roman"/>
            <w:sz w:val="24"/>
            <w:szCs w:val="24"/>
          </w:rPr>
          <w:t xml:space="preserve"> (nikoliv potenciální celková velikost populace včetně samic atd., viz dále) </w:t>
        </w:r>
        <w:r w:rsidRPr="001B0B78">
          <w:rPr>
            <w:rFonts w:ascii="Times New Roman" w:hAnsi="Times New Roman"/>
            <w:sz w:val="24"/>
            <w:szCs w:val="24"/>
            <w:u w:val="single"/>
          </w:rPr>
          <w:t xml:space="preserve">po jednotlivých </w:t>
        </w:r>
        <w:r>
          <w:rPr>
            <w:rFonts w:ascii="Times New Roman" w:hAnsi="Times New Roman"/>
            <w:sz w:val="24"/>
            <w:szCs w:val="24"/>
            <w:u w:val="single"/>
          </w:rPr>
          <w:t>DP</w:t>
        </w:r>
        <w:r w:rsidRPr="001B0B78">
          <w:rPr>
            <w:rFonts w:ascii="Times New Roman" w:hAnsi="Times New Roman"/>
            <w:sz w:val="24"/>
            <w:szCs w:val="24"/>
          </w:rPr>
          <w:t xml:space="preserve"> </w:t>
        </w:r>
      </w:moveTo>
    </w:p>
    <w:p w14:paraId="4743B46D" w14:textId="1EF3D325" w:rsidR="00AC00D4" w:rsidRPr="001B0B78" w:rsidRDefault="00AC00D4" w:rsidP="00AC00D4">
      <w:pPr>
        <w:pStyle w:val="Odstavecseseznamem"/>
        <w:numPr>
          <w:ilvl w:val="0"/>
          <w:numId w:val="4"/>
        </w:numPr>
        <w:spacing w:after="120" w:line="240" w:lineRule="auto"/>
        <w:contextualSpacing w:val="0"/>
        <w:jc w:val="both"/>
        <w:rPr>
          <w:moveTo w:id="105" w:author="Jonáš Gaigr2" w:date="2026-08-05T23:16:00Z"/>
          <w:rFonts w:ascii="Times New Roman" w:hAnsi="Times New Roman"/>
          <w:sz w:val="24"/>
          <w:szCs w:val="24"/>
        </w:rPr>
      </w:pPr>
      <w:moveTo w:id="106" w:author="Jonáš Gaigr2" w:date="2026-08-05T23:16:00Z">
        <w:del w:id="107" w:author="Jonáš Gaigr2" w:date="2026-08-05T23:21:00Z">
          <w:r w:rsidRPr="001B0B78" w:rsidDel="008B52A4">
            <w:rPr>
              <w:rFonts w:ascii="Times New Roman" w:hAnsi="Times New Roman"/>
              <w:sz w:val="24"/>
              <w:szCs w:val="24"/>
              <w:u w:val="single"/>
            </w:rPr>
            <w:delText xml:space="preserve">odhad </w:delText>
          </w:r>
        </w:del>
        <w:r w:rsidRPr="001B0B78">
          <w:rPr>
            <w:rFonts w:ascii="Times New Roman" w:hAnsi="Times New Roman"/>
            <w:sz w:val="24"/>
            <w:szCs w:val="24"/>
            <w:u w:val="single"/>
          </w:rPr>
          <w:t>celkov</w:t>
        </w:r>
      </w:moveTo>
      <w:ins w:id="108" w:author="Jonáš Gaigr2" w:date="2026-08-05T23:21:00Z">
        <w:r w:rsidR="008B52A4">
          <w:rPr>
            <w:rFonts w:ascii="Times New Roman" w:hAnsi="Times New Roman"/>
            <w:sz w:val="24"/>
            <w:szCs w:val="24"/>
            <w:u w:val="single"/>
          </w:rPr>
          <w:t>á</w:t>
        </w:r>
      </w:ins>
      <w:moveTo w:id="109" w:author="Jonáš Gaigr2" w:date="2026-08-05T23:16:00Z">
        <w:del w:id="110" w:author="Jonáš Gaigr2" w:date="2026-08-05T23:21:00Z">
          <w:r w:rsidRPr="001B0B78" w:rsidDel="008B52A4">
            <w:rPr>
              <w:rFonts w:ascii="Times New Roman" w:hAnsi="Times New Roman"/>
              <w:sz w:val="24"/>
              <w:szCs w:val="24"/>
              <w:u w:val="single"/>
            </w:rPr>
            <w:delText>é</w:delText>
          </w:r>
        </w:del>
        <w:r w:rsidRPr="001B0B78">
          <w:rPr>
            <w:rFonts w:ascii="Times New Roman" w:hAnsi="Times New Roman"/>
            <w:sz w:val="24"/>
            <w:szCs w:val="24"/>
            <w:u w:val="single"/>
          </w:rPr>
          <w:t xml:space="preserve"> početnost</w:t>
        </w:r>
        <w:del w:id="111" w:author="Jonáš Gaigr2" w:date="2026-08-05T23:21:00Z">
          <w:r w:rsidRPr="001B0B78" w:rsidDel="008B52A4">
            <w:rPr>
              <w:rFonts w:ascii="Times New Roman" w:hAnsi="Times New Roman"/>
              <w:sz w:val="24"/>
              <w:szCs w:val="24"/>
              <w:u w:val="single"/>
            </w:rPr>
            <w:delText>i</w:delText>
          </w:r>
        </w:del>
      </w:moveTo>
      <w:ins w:id="112" w:author="Jonáš Gaigr2" w:date="2026-08-05T23:21:00Z">
        <w:r w:rsidR="008B52A4">
          <w:rPr>
            <w:rFonts w:ascii="Times New Roman" w:hAnsi="Times New Roman"/>
            <w:sz w:val="24"/>
            <w:szCs w:val="24"/>
            <w:u w:val="single"/>
          </w:rPr>
          <w:t xml:space="preserve"> zaznamenaných</w:t>
        </w:r>
      </w:ins>
      <w:moveTo w:id="113" w:author="Jonáš Gaigr2" w:date="2026-08-05T23:16:00Z">
        <w:r w:rsidRPr="001B0B78">
          <w:rPr>
            <w:rFonts w:ascii="Times New Roman" w:hAnsi="Times New Roman"/>
            <w:sz w:val="24"/>
            <w:szCs w:val="24"/>
            <w:u w:val="single"/>
          </w:rPr>
          <w:t xml:space="preserve"> dospělců</w:t>
        </w:r>
        <w:r w:rsidRPr="001B0B78">
          <w:rPr>
            <w:rFonts w:ascii="Times New Roman" w:hAnsi="Times New Roman"/>
            <w:sz w:val="24"/>
            <w:szCs w:val="24"/>
          </w:rPr>
          <w:t xml:space="preserve"> (zohlednění samic a dospělců zjištěných jinými metodami než poslechem) </w:t>
        </w:r>
        <w:r w:rsidRPr="001B0B78">
          <w:rPr>
            <w:rFonts w:ascii="Times New Roman" w:hAnsi="Times New Roman"/>
            <w:sz w:val="24"/>
            <w:szCs w:val="24"/>
            <w:u w:val="single"/>
          </w:rPr>
          <w:t xml:space="preserve">po jednotlivých </w:t>
        </w:r>
        <w:r>
          <w:rPr>
            <w:rFonts w:ascii="Times New Roman" w:hAnsi="Times New Roman"/>
            <w:sz w:val="24"/>
            <w:szCs w:val="24"/>
            <w:u w:val="single"/>
          </w:rPr>
          <w:t>DP</w:t>
        </w:r>
        <w:r w:rsidRPr="001B0B78">
          <w:rPr>
            <w:rFonts w:ascii="Times New Roman" w:hAnsi="Times New Roman"/>
            <w:sz w:val="24"/>
            <w:szCs w:val="24"/>
          </w:rPr>
          <w:t xml:space="preserve">. </w:t>
        </w:r>
      </w:moveTo>
    </w:p>
    <w:moveToRangeEnd w:id="55"/>
    <w:p w14:paraId="78187720" w14:textId="6CA529BB" w:rsidR="006F3159" w:rsidRDefault="006F3159">
      <w:pPr>
        <w:pStyle w:val="Odstavecseseznamem"/>
        <w:spacing w:after="120" w:line="240" w:lineRule="auto"/>
        <w:ind w:left="426" w:firstLine="0"/>
        <w:jc w:val="both"/>
        <w:rPr>
          <w:rFonts w:ascii="Times New Roman" w:hAnsi="Times New Roman"/>
          <w:sz w:val="24"/>
          <w:szCs w:val="24"/>
        </w:rPr>
        <w:pPrChange w:id="114" w:author="Jonáš Gaigr2" w:date="2026-08-05T23:22:00Z">
          <w:pPr>
            <w:pStyle w:val="Odstavecseseznamem"/>
            <w:numPr>
              <w:numId w:val="5"/>
            </w:numPr>
            <w:spacing w:after="120" w:line="240" w:lineRule="auto"/>
            <w:ind w:left="426" w:hanging="426"/>
            <w:jc w:val="both"/>
          </w:pPr>
        </w:pPrChange>
      </w:pPr>
    </w:p>
    <w:p w14:paraId="5D9EF059" w14:textId="079D4C8F" w:rsidR="006F3159" w:rsidDel="008B52A4" w:rsidRDefault="006F3159" w:rsidP="006F3159">
      <w:pPr>
        <w:pStyle w:val="Odstavecseseznamem"/>
        <w:numPr>
          <w:ilvl w:val="1"/>
          <w:numId w:val="5"/>
        </w:numPr>
        <w:spacing w:after="120" w:line="240" w:lineRule="auto"/>
        <w:ind w:left="1418" w:hanging="567"/>
        <w:jc w:val="both"/>
        <w:rPr>
          <w:del w:id="115" w:author="Jonáš Gaigr2" w:date="2026-08-05T23:22:00Z"/>
          <w:rFonts w:ascii="Times New Roman" w:hAnsi="Times New Roman"/>
          <w:sz w:val="24"/>
          <w:szCs w:val="24"/>
        </w:rPr>
      </w:pPr>
      <w:del w:id="116" w:author="Jonáš Gaigr2" w:date="2026-08-05T23:22:00Z">
        <w:r w:rsidRPr="00F16576" w:rsidDel="008B52A4">
          <w:rPr>
            <w:rFonts w:ascii="Times New Roman" w:hAnsi="Times New Roman"/>
            <w:sz w:val="24"/>
            <w:szCs w:val="24"/>
          </w:rPr>
          <w:delText xml:space="preserve">U </w:delText>
        </w:r>
        <w:r w:rsidRPr="00F16576" w:rsidDel="008B52A4">
          <w:rPr>
            <w:rFonts w:ascii="Times New Roman" w:hAnsi="Times New Roman"/>
            <w:b/>
            <w:bCs/>
            <w:sz w:val="24"/>
            <w:szCs w:val="24"/>
          </w:rPr>
          <w:delText>přítomnosti</w:delText>
        </w:r>
        <w:r w:rsidDel="008B52A4">
          <w:rPr>
            <w:rFonts w:ascii="Times New Roman" w:hAnsi="Times New Roman"/>
            <w:b/>
            <w:bCs/>
            <w:sz w:val="24"/>
            <w:szCs w:val="24"/>
          </w:rPr>
          <w:delText xml:space="preserve"> </w:delText>
        </w:r>
        <w:r w:rsidRPr="00F16576" w:rsidDel="008B52A4">
          <w:rPr>
            <w:rFonts w:ascii="Times New Roman" w:hAnsi="Times New Roman"/>
            <w:sz w:val="24"/>
            <w:szCs w:val="24"/>
          </w:rPr>
          <w:delText xml:space="preserve"> se </w:delText>
        </w:r>
      </w:del>
      <w:del w:id="117" w:author="Jonáš Gaigr2" w:date="2026-08-05T23:15:00Z">
        <w:r w:rsidRPr="00F16576" w:rsidDel="00AC00D4">
          <w:rPr>
            <w:rFonts w:ascii="Times New Roman" w:hAnsi="Times New Roman"/>
            <w:sz w:val="24"/>
            <w:szCs w:val="24"/>
          </w:rPr>
          <w:delText xml:space="preserve">zohledňuje záznam jakéhokoliv vývojového stádia (snůšek, pulců, juvenilů, subadultů i dospělců) zjištěný jakoukoli metodou na </w:delText>
        </w:r>
        <w:r w:rsidR="00904322" w:rsidDel="00AC00D4">
          <w:rPr>
            <w:rFonts w:ascii="Times New Roman" w:hAnsi="Times New Roman"/>
            <w:sz w:val="24"/>
            <w:szCs w:val="24"/>
          </w:rPr>
          <w:delText>DP</w:delText>
        </w:r>
        <w:r w:rsidRPr="00F16576" w:rsidDel="00AC00D4">
          <w:rPr>
            <w:rFonts w:ascii="Times New Roman" w:hAnsi="Times New Roman"/>
            <w:sz w:val="24"/>
            <w:szCs w:val="24"/>
          </w:rPr>
          <w:delText xml:space="preserve"> (vizuálně, poslech samců, </w:delText>
        </w:r>
        <w:r w:rsidDel="00AC00D4">
          <w:rPr>
            <w:rFonts w:ascii="Times New Roman" w:hAnsi="Times New Roman"/>
            <w:sz w:val="24"/>
            <w:szCs w:val="24"/>
          </w:rPr>
          <w:delText>podběrákem, živochytnými pastmi</w:delText>
        </w:r>
        <w:r w:rsidRPr="00F16576" w:rsidDel="00AC00D4">
          <w:rPr>
            <w:rFonts w:ascii="Times New Roman" w:hAnsi="Times New Roman"/>
            <w:sz w:val="24"/>
            <w:szCs w:val="24"/>
          </w:rPr>
          <w:delText>).</w:delText>
        </w:r>
      </w:del>
    </w:p>
    <w:p w14:paraId="35776B90" w14:textId="15B102A1" w:rsidR="006F3159" w:rsidDel="00AC00D4" w:rsidRDefault="006F3159" w:rsidP="006F3159">
      <w:pPr>
        <w:pStyle w:val="Odstavecseseznamem"/>
        <w:numPr>
          <w:ilvl w:val="1"/>
          <w:numId w:val="5"/>
        </w:numPr>
        <w:spacing w:after="120" w:line="240" w:lineRule="auto"/>
        <w:ind w:left="1418" w:hanging="567"/>
        <w:jc w:val="both"/>
        <w:rPr>
          <w:moveFrom w:id="118" w:author="Jonáš Gaigr2" w:date="2026-08-05T23:16:00Z"/>
          <w:rFonts w:ascii="Times New Roman" w:hAnsi="Times New Roman"/>
          <w:sz w:val="24"/>
          <w:szCs w:val="24"/>
        </w:rPr>
      </w:pPr>
      <w:moveFromRangeStart w:id="119" w:author="Jonáš Gaigr2" w:date="2026-08-05T23:16:00Z" w:name="move236864226"/>
      <w:moveFrom w:id="120" w:author="Jonáš Gaigr2" w:date="2026-08-05T23:16:00Z">
        <w:r w:rsidRPr="00F16576" w:rsidDel="00AC00D4">
          <w:rPr>
            <w:rFonts w:ascii="Times New Roman" w:hAnsi="Times New Roman"/>
            <w:b/>
            <w:bCs/>
            <w:sz w:val="24"/>
            <w:szCs w:val="24"/>
          </w:rPr>
          <w:t xml:space="preserve">Početnost </w:t>
        </w:r>
        <w:r w:rsidDel="00AC00D4">
          <w:rPr>
            <w:rFonts w:ascii="Times New Roman" w:hAnsi="Times New Roman"/>
            <w:b/>
            <w:bCs/>
            <w:sz w:val="24"/>
            <w:szCs w:val="24"/>
          </w:rPr>
          <w:t xml:space="preserve"> </w:t>
        </w:r>
        <w:r w:rsidRPr="00F16576" w:rsidDel="00AC00D4">
          <w:rPr>
            <w:rFonts w:ascii="Times New Roman" w:hAnsi="Times New Roman"/>
            <w:sz w:val="24"/>
            <w:szCs w:val="24"/>
          </w:rPr>
          <w:t>je standardně odhadována na</w:t>
        </w:r>
        <w:r w:rsidRPr="00F16576" w:rsidDel="00AC00D4">
          <w:rPr>
            <w:rFonts w:ascii="Times New Roman" w:hAnsi="Times New Roman"/>
            <w:b/>
            <w:bCs/>
            <w:sz w:val="24"/>
            <w:szCs w:val="24"/>
          </w:rPr>
          <w:t xml:space="preserve"> </w:t>
        </w:r>
        <w:r w:rsidRPr="00F16576" w:rsidDel="00AC00D4">
          <w:rPr>
            <w:rFonts w:ascii="Times New Roman" w:hAnsi="Times New Roman"/>
            <w:sz w:val="24"/>
            <w:szCs w:val="24"/>
          </w:rPr>
          <w:t>základě hlasových projevů samců</w:t>
        </w:r>
        <w:r w:rsidR="00904322" w:rsidDel="00AC00D4">
          <w:rPr>
            <w:rFonts w:ascii="Times New Roman" w:hAnsi="Times New Roman"/>
            <w:sz w:val="24"/>
            <w:szCs w:val="24"/>
          </w:rPr>
          <w:t xml:space="preserve"> (pro druh </w:t>
        </w:r>
        <w:r w:rsidR="00904322" w:rsidRPr="005E686E" w:rsidDel="00AC00D4">
          <w:rPr>
            <w:rFonts w:ascii="Times New Roman" w:hAnsi="Times New Roman"/>
            <w:i/>
            <w:sz w:val="24"/>
            <w:szCs w:val="24"/>
          </w:rPr>
          <w:t>Bombina bombina</w:t>
        </w:r>
        <w:r w:rsidR="00904322" w:rsidDel="00AC00D4">
          <w:rPr>
            <w:rFonts w:ascii="Times New Roman" w:hAnsi="Times New Roman"/>
            <w:sz w:val="24"/>
            <w:szCs w:val="24"/>
          </w:rPr>
          <w:t>)</w:t>
        </w:r>
        <w:r w:rsidDel="00AC00D4">
          <w:rPr>
            <w:rFonts w:ascii="Times New Roman" w:hAnsi="Times New Roman"/>
            <w:sz w:val="24"/>
            <w:szCs w:val="24"/>
          </w:rPr>
          <w:t xml:space="preserve"> nebo dospělců</w:t>
        </w:r>
        <w:r w:rsidRPr="00F16576" w:rsidDel="00AC00D4">
          <w:rPr>
            <w:rFonts w:ascii="Times New Roman" w:hAnsi="Times New Roman"/>
            <w:sz w:val="24"/>
            <w:szCs w:val="24"/>
          </w:rPr>
          <w:t xml:space="preserve"> </w:t>
        </w:r>
        <w:r w:rsidR="00904322" w:rsidDel="00AC00D4">
          <w:rPr>
            <w:rFonts w:ascii="Times New Roman" w:hAnsi="Times New Roman"/>
            <w:sz w:val="24"/>
            <w:szCs w:val="24"/>
          </w:rPr>
          <w:t xml:space="preserve">(pro všechny osatní druhy) </w:t>
        </w:r>
        <w:r w:rsidRPr="00F16576" w:rsidDel="00AC00D4">
          <w:rPr>
            <w:rFonts w:ascii="Times New Roman" w:hAnsi="Times New Roman"/>
            <w:sz w:val="24"/>
            <w:szCs w:val="24"/>
          </w:rPr>
          <w:t xml:space="preserve">pro každou celou </w:t>
        </w:r>
        <w:r w:rsidR="00904322" w:rsidDel="00AC00D4">
          <w:rPr>
            <w:rFonts w:ascii="Times New Roman" w:hAnsi="Times New Roman"/>
            <w:sz w:val="24"/>
            <w:szCs w:val="24"/>
          </w:rPr>
          <w:t>DP</w:t>
        </w:r>
        <w:r w:rsidRPr="00F16576" w:rsidDel="00AC00D4">
          <w:rPr>
            <w:rFonts w:ascii="Times New Roman" w:hAnsi="Times New Roman"/>
            <w:sz w:val="24"/>
            <w:szCs w:val="24"/>
          </w:rPr>
          <w:t xml:space="preserve"> na stupnici: (i) jednotky (1–10 samců), (ii) </w:t>
        </w:r>
        <w:r w:rsidDel="00AC00D4">
          <w:rPr>
            <w:rFonts w:ascii="Times New Roman" w:hAnsi="Times New Roman"/>
            <w:sz w:val="24"/>
            <w:szCs w:val="24"/>
          </w:rPr>
          <w:t xml:space="preserve">nižší </w:t>
        </w:r>
        <w:r w:rsidRPr="00F16576" w:rsidDel="00AC00D4">
          <w:rPr>
            <w:rFonts w:ascii="Times New Roman" w:hAnsi="Times New Roman"/>
            <w:sz w:val="24"/>
            <w:szCs w:val="24"/>
          </w:rPr>
          <w:t>desítky (cca 1</w:t>
        </w:r>
        <w:r w:rsidDel="00AC00D4">
          <w:rPr>
            <w:rFonts w:ascii="Times New Roman" w:hAnsi="Times New Roman"/>
            <w:sz w:val="24"/>
            <w:szCs w:val="24"/>
          </w:rPr>
          <w:t>1</w:t>
        </w:r>
        <w:r w:rsidRPr="00F16576" w:rsidDel="00AC00D4">
          <w:rPr>
            <w:rFonts w:ascii="Times New Roman" w:hAnsi="Times New Roman"/>
            <w:sz w:val="24"/>
            <w:szCs w:val="24"/>
          </w:rPr>
          <w:t>–</w:t>
        </w:r>
        <w:r w:rsidDel="00AC00D4">
          <w:rPr>
            <w:rFonts w:ascii="Times New Roman" w:hAnsi="Times New Roman"/>
            <w:sz w:val="24"/>
            <w:szCs w:val="24"/>
          </w:rPr>
          <w:t>50</w:t>
        </w:r>
        <w:r w:rsidRPr="00F16576" w:rsidDel="00AC00D4">
          <w:rPr>
            <w:rFonts w:ascii="Times New Roman" w:hAnsi="Times New Roman"/>
            <w:sz w:val="24"/>
            <w:szCs w:val="24"/>
          </w:rPr>
          <w:t xml:space="preserve"> samců), </w:t>
        </w:r>
        <w:r w:rsidDel="00AC00D4">
          <w:rPr>
            <w:rFonts w:ascii="Times New Roman" w:hAnsi="Times New Roman"/>
            <w:sz w:val="24"/>
            <w:szCs w:val="24"/>
          </w:rPr>
          <w:t>(iii) vyšší desítky (cca 51</w:t>
        </w:r>
        <w:r w:rsidRPr="00B0316A" w:rsidDel="00AC00D4">
          <w:rPr>
            <w:rFonts w:ascii="Times New Roman" w:hAnsi="Times New Roman"/>
            <w:sz w:val="20"/>
            <w:szCs w:val="20"/>
          </w:rPr>
          <w:t>–</w:t>
        </w:r>
        <w:r w:rsidDel="00AC00D4">
          <w:rPr>
            <w:rFonts w:ascii="Times New Roman" w:hAnsi="Times New Roman"/>
            <w:sz w:val="24"/>
            <w:szCs w:val="24"/>
          </w:rPr>
          <w:t xml:space="preserve">100), </w:t>
        </w:r>
        <w:r w:rsidRPr="00F16576" w:rsidDel="00AC00D4">
          <w:rPr>
            <w:rFonts w:ascii="Times New Roman" w:hAnsi="Times New Roman"/>
            <w:sz w:val="24"/>
            <w:szCs w:val="24"/>
          </w:rPr>
          <w:t>(i</w:t>
        </w:r>
        <w:r w:rsidDel="00AC00D4">
          <w:rPr>
            <w:rFonts w:ascii="Times New Roman" w:hAnsi="Times New Roman"/>
            <w:sz w:val="24"/>
            <w:szCs w:val="24"/>
          </w:rPr>
          <w:t>v</w:t>
        </w:r>
        <w:r w:rsidRPr="00F16576" w:rsidDel="00AC00D4">
          <w:rPr>
            <w:rFonts w:ascii="Times New Roman" w:hAnsi="Times New Roman"/>
            <w:sz w:val="24"/>
            <w:szCs w:val="24"/>
          </w:rPr>
          <w:t>) stovky (10</w:t>
        </w:r>
        <w:r w:rsidDel="00AC00D4">
          <w:rPr>
            <w:rFonts w:ascii="Times New Roman" w:hAnsi="Times New Roman"/>
            <w:sz w:val="24"/>
            <w:szCs w:val="24"/>
          </w:rPr>
          <w:t>1</w:t>
        </w:r>
        <w:r w:rsidRPr="00F16576" w:rsidDel="00AC00D4">
          <w:rPr>
            <w:rFonts w:ascii="Times New Roman" w:hAnsi="Times New Roman"/>
            <w:sz w:val="24"/>
            <w:szCs w:val="24"/>
          </w:rPr>
          <w:t>+ samců), příp. (v) tisíce (100</w:t>
        </w:r>
        <w:r w:rsidDel="00AC00D4">
          <w:rPr>
            <w:rFonts w:ascii="Times New Roman" w:hAnsi="Times New Roman"/>
            <w:sz w:val="24"/>
            <w:szCs w:val="24"/>
          </w:rPr>
          <w:t>1</w:t>
        </w:r>
        <w:r w:rsidRPr="00F16576" w:rsidDel="00AC00D4">
          <w:rPr>
            <w:rFonts w:ascii="Times New Roman" w:hAnsi="Times New Roman"/>
            <w:sz w:val="24"/>
            <w:szCs w:val="24"/>
          </w:rPr>
          <w:t>+)</w:t>
        </w:r>
        <w:r w:rsidDel="00AC00D4">
          <w:rPr>
            <w:rFonts w:ascii="Times New Roman" w:hAnsi="Times New Roman"/>
            <w:sz w:val="24"/>
            <w:szCs w:val="24"/>
          </w:rPr>
          <w:t>.</w:t>
        </w:r>
      </w:moveFrom>
    </w:p>
    <w:p w14:paraId="41663600" w14:textId="1D4150D0" w:rsidR="006F3159" w:rsidDel="00AC00D4" w:rsidRDefault="006F3159" w:rsidP="006F3159">
      <w:pPr>
        <w:pStyle w:val="Odstavecseseznamem"/>
        <w:spacing w:after="120" w:line="240" w:lineRule="auto"/>
        <w:ind w:left="1418" w:firstLine="0"/>
        <w:jc w:val="both"/>
        <w:rPr>
          <w:moveFrom w:id="121" w:author="Jonáš Gaigr2" w:date="2026-08-05T23:16:00Z"/>
          <w:rFonts w:ascii="Times New Roman" w:hAnsi="Times New Roman"/>
          <w:sz w:val="24"/>
          <w:szCs w:val="24"/>
        </w:rPr>
      </w:pPr>
      <w:moveFrom w:id="122" w:author="Jonáš Gaigr2" w:date="2026-08-05T23:16:00Z">
        <w:r w:rsidRPr="00F16576" w:rsidDel="00AC00D4">
          <w:rPr>
            <w:rFonts w:ascii="Times New Roman" w:hAnsi="Times New Roman"/>
            <w:sz w:val="24"/>
            <w:szCs w:val="24"/>
          </w:rPr>
          <w:t>Doplňkově mohou být odhadovány/zjišťovány početnosti dospělců i vývojových stádií (snůšek, pulců,</w:t>
        </w:r>
        <w:r w:rsidDel="00AC00D4">
          <w:rPr>
            <w:rFonts w:ascii="Times New Roman" w:hAnsi="Times New Roman"/>
            <w:sz w:val="24"/>
            <w:szCs w:val="24"/>
          </w:rPr>
          <w:t xml:space="preserve"> larev,</w:t>
        </w:r>
        <w:r w:rsidRPr="00F16576" w:rsidDel="00AC00D4">
          <w:rPr>
            <w:rFonts w:ascii="Times New Roman" w:hAnsi="Times New Roman"/>
            <w:sz w:val="24"/>
            <w:szCs w:val="24"/>
          </w:rPr>
          <w:t xml:space="preserve"> juvenilů, subadultů) na základě pozorování, pomocí podběráku či živochytných pastí</w:t>
        </w:r>
        <w:r w:rsidDel="00AC00D4">
          <w:rPr>
            <w:rFonts w:ascii="Times New Roman" w:hAnsi="Times New Roman"/>
            <w:sz w:val="24"/>
            <w:szCs w:val="24"/>
          </w:rPr>
          <w:t>.</w:t>
        </w:r>
      </w:moveFrom>
    </w:p>
    <w:p w14:paraId="09326ACE" w14:textId="38ED18FB" w:rsidR="006F3159" w:rsidDel="00AC00D4" w:rsidRDefault="006F3159" w:rsidP="006F3159">
      <w:pPr>
        <w:pStyle w:val="Odstavecseseznamem"/>
        <w:spacing w:after="120" w:line="240" w:lineRule="auto"/>
        <w:ind w:left="1418" w:firstLine="0"/>
        <w:jc w:val="both"/>
        <w:rPr>
          <w:moveFrom w:id="123" w:author="Jonáš Gaigr2" w:date="2026-08-05T23:16:00Z"/>
          <w:rFonts w:ascii="Times New Roman" w:hAnsi="Times New Roman"/>
          <w:sz w:val="24"/>
          <w:szCs w:val="24"/>
        </w:rPr>
      </w:pPr>
      <w:moveFrom w:id="124" w:author="Jonáš Gaigr2" w:date="2026-08-05T23:16:00Z">
        <w:r w:rsidDel="00AC00D4">
          <w:rPr>
            <w:rFonts w:ascii="Times New Roman" w:hAnsi="Times New Roman"/>
            <w:sz w:val="24"/>
            <w:szCs w:val="24"/>
          </w:rPr>
          <w:t>V</w:t>
        </w:r>
        <w:r w:rsidRPr="00F16576" w:rsidDel="00AC00D4">
          <w:rPr>
            <w:rFonts w:ascii="Times New Roman" w:hAnsi="Times New Roman"/>
            <w:sz w:val="24"/>
            <w:szCs w:val="24"/>
          </w:rPr>
          <w:t xml:space="preserve"> případě </w:t>
        </w:r>
        <w:r w:rsidDel="00AC00D4">
          <w:rPr>
            <w:rFonts w:ascii="Times New Roman" w:hAnsi="Times New Roman"/>
            <w:sz w:val="24"/>
            <w:szCs w:val="24"/>
          </w:rPr>
          <w:t xml:space="preserve">použití pastí </w:t>
        </w:r>
        <w:r w:rsidRPr="00F16576" w:rsidDel="00AC00D4">
          <w:rPr>
            <w:rFonts w:ascii="Times New Roman" w:hAnsi="Times New Roman"/>
            <w:sz w:val="24"/>
            <w:szCs w:val="24"/>
          </w:rPr>
          <w:t xml:space="preserve">se vždy uvede </w:t>
        </w:r>
        <w:r w:rsidDel="00AC00D4">
          <w:rPr>
            <w:rFonts w:ascii="Times New Roman" w:hAnsi="Times New Roman"/>
            <w:sz w:val="24"/>
            <w:szCs w:val="24"/>
          </w:rPr>
          <w:t xml:space="preserve">jejich </w:t>
        </w:r>
        <w:r w:rsidRPr="00F16576" w:rsidDel="00AC00D4">
          <w:rPr>
            <w:rFonts w:ascii="Times New Roman" w:hAnsi="Times New Roman"/>
            <w:sz w:val="24"/>
            <w:szCs w:val="24"/>
          </w:rPr>
          <w:t xml:space="preserve">počet. </w:t>
        </w:r>
      </w:moveFrom>
    </w:p>
    <w:p w14:paraId="6E381B47" w14:textId="10B043CE" w:rsidR="006F3159" w:rsidDel="00AC00D4" w:rsidRDefault="006F3159" w:rsidP="006F3159">
      <w:pPr>
        <w:pStyle w:val="Odstavecseseznamem"/>
        <w:spacing w:after="120" w:line="240" w:lineRule="auto"/>
        <w:ind w:left="1418" w:firstLine="0"/>
        <w:jc w:val="both"/>
        <w:rPr>
          <w:moveFrom w:id="125" w:author="Jonáš Gaigr2" w:date="2026-08-05T23:16:00Z"/>
          <w:rFonts w:ascii="Times New Roman" w:hAnsi="Times New Roman"/>
          <w:sz w:val="24"/>
          <w:szCs w:val="24"/>
        </w:rPr>
      </w:pPr>
      <w:moveFrom w:id="126" w:author="Jonáš Gaigr2" w:date="2026-08-05T23:16:00Z">
        <w:r w:rsidRPr="00F16576" w:rsidDel="00AC00D4">
          <w:rPr>
            <w:rFonts w:ascii="Times New Roman" w:hAnsi="Times New Roman"/>
            <w:sz w:val="24"/>
            <w:szCs w:val="24"/>
          </w:rPr>
          <w:t xml:space="preserve">Je ale třeba odlišovat početnost zjištěnou na základě hlasového projevu samců (standardní přístup) od početností zjištěných doplňkově jinými metodami. </w:t>
        </w:r>
      </w:moveFrom>
    </w:p>
    <w:p w14:paraId="797B66B4" w14:textId="5525EABC" w:rsidR="006F3159" w:rsidRPr="00F16576" w:rsidDel="00AC00D4" w:rsidRDefault="006F3159" w:rsidP="006F3159">
      <w:pPr>
        <w:pStyle w:val="Odstavecseseznamem"/>
        <w:spacing w:after="120" w:line="240" w:lineRule="auto"/>
        <w:ind w:left="426" w:firstLine="0"/>
        <w:jc w:val="both"/>
        <w:rPr>
          <w:moveFrom w:id="127" w:author="Jonáš Gaigr2" w:date="2026-08-05T23:16:00Z"/>
          <w:rFonts w:ascii="Times New Roman" w:hAnsi="Times New Roman"/>
          <w:sz w:val="24"/>
          <w:szCs w:val="24"/>
        </w:rPr>
      </w:pPr>
      <w:moveFrom w:id="128" w:author="Jonáš Gaigr2" w:date="2026-08-05T23:16:00Z">
        <w:r w:rsidRPr="00F16576" w:rsidDel="00AC00D4">
          <w:rPr>
            <w:rFonts w:ascii="Times New Roman" w:hAnsi="Times New Roman"/>
            <w:sz w:val="24"/>
            <w:szCs w:val="24"/>
          </w:rPr>
          <w:t xml:space="preserve">Výsledkem je: </w:t>
        </w:r>
      </w:moveFrom>
    </w:p>
    <w:p w14:paraId="0E200799" w14:textId="4CC58B29" w:rsidR="006F3159" w:rsidRPr="001B0B78" w:rsidDel="00AC00D4" w:rsidRDefault="006F3159" w:rsidP="006F3159">
      <w:pPr>
        <w:pStyle w:val="Odstavecseseznamem"/>
        <w:numPr>
          <w:ilvl w:val="0"/>
          <w:numId w:val="4"/>
        </w:numPr>
        <w:spacing w:after="120" w:line="240" w:lineRule="auto"/>
        <w:contextualSpacing w:val="0"/>
        <w:jc w:val="both"/>
        <w:rPr>
          <w:moveFrom w:id="129" w:author="Jonáš Gaigr2" w:date="2026-08-05T23:16:00Z"/>
          <w:rFonts w:ascii="Times New Roman" w:hAnsi="Times New Roman"/>
          <w:sz w:val="24"/>
          <w:szCs w:val="24"/>
        </w:rPr>
      </w:pPr>
      <w:moveFrom w:id="130" w:author="Jonáš Gaigr2" w:date="2026-08-05T23:16:00Z">
        <w:r w:rsidRPr="001B0B78" w:rsidDel="00AC00D4">
          <w:rPr>
            <w:rFonts w:ascii="Times New Roman" w:hAnsi="Times New Roman"/>
            <w:sz w:val="24"/>
            <w:szCs w:val="24"/>
            <w:u w:val="single"/>
          </w:rPr>
          <w:t>odhad počtu vokalizujících samců</w:t>
        </w:r>
        <w:r w:rsidRPr="001B0B78" w:rsidDel="00AC00D4">
          <w:rPr>
            <w:rFonts w:ascii="Times New Roman" w:hAnsi="Times New Roman"/>
            <w:sz w:val="24"/>
            <w:szCs w:val="24"/>
          </w:rPr>
          <w:t xml:space="preserve"> (nikoliv potenciální celková velikost populace včetně samic atd., viz dále) </w:t>
        </w:r>
        <w:r w:rsidRPr="001B0B78" w:rsidDel="00AC00D4">
          <w:rPr>
            <w:rFonts w:ascii="Times New Roman" w:hAnsi="Times New Roman"/>
            <w:sz w:val="24"/>
            <w:szCs w:val="24"/>
            <w:u w:val="single"/>
          </w:rPr>
          <w:t xml:space="preserve">po jednotlivých </w:t>
        </w:r>
        <w:r w:rsidR="00904322" w:rsidDel="00AC00D4">
          <w:rPr>
            <w:rFonts w:ascii="Times New Roman" w:hAnsi="Times New Roman"/>
            <w:sz w:val="24"/>
            <w:szCs w:val="24"/>
            <w:u w:val="single"/>
          </w:rPr>
          <w:t>DP</w:t>
        </w:r>
        <w:r w:rsidRPr="001B0B78" w:rsidDel="00AC00D4">
          <w:rPr>
            <w:rFonts w:ascii="Times New Roman" w:hAnsi="Times New Roman"/>
            <w:sz w:val="24"/>
            <w:szCs w:val="24"/>
          </w:rPr>
          <w:t xml:space="preserve"> </w:t>
        </w:r>
      </w:moveFrom>
    </w:p>
    <w:p w14:paraId="7DD023F6" w14:textId="08D2F1DE" w:rsidR="006F3159" w:rsidRPr="001B0B78" w:rsidDel="00AC00D4" w:rsidRDefault="006F3159" w:rsidP="006F3159">
      <w:pPr>
        <w:pStyle w:val="Odstavecseseznamem"/>
        <w:numPr>
          <w:ilvl w:val="0"/>
          <w:numId w:val="4"/>
        </w:numPr>
        <w:spacing w:after="120" w:line="240" w:lineRule="auto"/>
        <w:contextualSpacing w:val="0"/>
        <w:jc w:val="both"/>
        <w:rPr>
          <w:moveFrom w:id="131" w:author="Jonáš Gaigr2" w:date="2026-08-05T23:16:00Z"/>
          <w:rFonts w:ascii="Times New Roman" w:hAnsi="Times New Roman"/>
          <w:sz w:val="24"/>
          <w:szCs w:val="24"/>
        </w:rPr>
      </w:pPr>
      <w:moveFrom w:id="132" w:author="Jonáš Gaigr2" w:date="2026-08-05T23:16:00Z">
        <w:r w:rsidRPr="001B0B78" w:rsidDel="00AC00D4">
          <w:rPr>
            <w:rFonts w:ascii="Times New Roman" w:hAnsi="Times New Roman"/>
            <w:sz w:val="24"/>
            <w:szCs w:val="24"/>
            <w:u w:val="single"/>
          </w:rPr>
          <w:t>odhad celkové početnosti dospělců</w:t>
        </w:r>
        <w:r w:rsidRPr="001B0B78" w:rsidDel="00AC00D4">
          <w:rPr>
            <w:rFonts w:ascii="Times New Roman" w:hAnsi="Times New Roman"/>
            <w:sz w:val="24"/>
            <w:szCs w:val="24"/>
          </w:rPr>
          <w:t xml:space="preserve"> (zohlednění samic a dospělců zjištěných jinými metodami než poslechem) </w:t>
        </w:r>
        <w:r w:rsidRPr="001B0B78" w:rsidDel="00AC00D4">
          <w:rPr>
            <w:rFonts w:ascii="Times New Roman" w:hAnsi="Times New Roman"/>
            <w:sz w:val="24"/>
            <w:szCs w:val="24"/>
            <w:u w:val="single"/>
          </w:rPr>
          <w:t xml:space="preserve">po jednotlivých </w:t>
        </w:r>
        <w:r w:rsidR="00904322" w:rsidDel="00AC00D4">
          <w:rPr>
            <w:rFonts w:ascii="Times New Roman" w:hAnsi="Times New Roman"/>
            <w:sz w:val="24"/>
            <w:szCs w:val="24"/>
            <w:u w:val="single"/>
          </w:rPr>
          <w:t>DP</w:t>
        </w:r>
        <w:r w:rsidRPr="001B0B78" w:rsidDel="00AC00D4">
          <w:rPr>
            <w:rFonts w:ascii="Times New Roman" w:hAnsi="Times New Roman"/>
            <w:sz w:val="24"/>
            <w:szCs w:val="24"/>
          </w:rPr>
          <w:t xml:space="preserve">. </w:t>
        </w:r>
      </w:moveFrom>
    </w:p>
    <w:moveFromRangeEnd w:id="119"/>
    <w:p w14:paraId="35009B17" w14:textId="03034965" w:rsidR="006F3159" w:rsidRPr="00C04073" w:rsidRDefault="006F3159" w:rsidP="006F3159">
      <w:pPr>
        <w:pStyle w:val="Odstavecseseznamem"/>
        <w:numPr>
          <w:ilvl w:val="0"/>
          <w:numId w:val="2"/>
        </w:numPr>
        <w:spacing w:after="120" w:line="240" w:lineRule="auto"/>
        <w:ind w:left="357" w:hanging="357"/>
        <w:contextualSpacing w:val="0"/>
        <w:jc w:val="both"/>
        <w:rPr>
          <w:rFonts w:ascii="Times New Roman" w:hAnsi="Times New Roman"/>
          <w:sz w:val="24"/>
          <w:szCs w:val="24"/>
        </w:rPr>
      </w:pPr>
      <w:r w:rsidRPr="00F55DA7">
        <w:rPr>
          <w:rFonts w:ascii="Times New Roman" w:hAnsi="Times New Roman"/>
          <w:b/>
          <w:bCs/>
          <w:i/>
          <w:iCs/>
          <w:sz w:val="24"/>
          <w:szCs w:val="24"/>
        </w:rPr>
        <w:t>Rozmnožování, resp. přítomnost vývojových stádií</w:t>
      </w:r>
      <w:r w:rsidRPr="00F55DA7">
        <w:rPr>
          <w:rFonts w:ascii="Times New Roman" w:hAnsi="Times New Roman"/>
          <w:sz w:val="24"/>
          <w:szCs w:val="24"/>
        </w:rPr>
        <w:t xml:space="preserve">. Zaznamenává se reprodukce na </w:t>
      </w:r>
      <w:r w:rsidR="00904322" w:rsidRPr="00F55DA7">
        <w:rPr>
          <w:rFonts w:ascii="Times New Roman" w:hAnsi="Times New Roman"/>
          <w:sz w:val="24"/>
          <w:szCs w:val="24"/>
        </w:rPr>
        <w:t>DP</w:t>
      </w:r>
      <w:r w:rsidRPr="00F55DA7">
        <w:rPr>
          <w:rFonts w:ascii="Times New Roman" w:hAnsi="Times New Roman"/>
          <w:sz w:val="24"/>
          <w:szCs w:val="24"/>
        </w:rPr>
        <w:t xml:space="preserve">, resp. zde byly zaznamenané snůšky, pulci, larvy a metamorfovaní jedinci, a to </w:t>
      </w:r>
      <w:del w:id="133" w:author="Jonáš Gaigr2" w:date="2026-08-05T23:22:00Z">
        <w:r w:rsidRPr="00F55DA7" w:rsidDel="008B52A4">
          <w:rPr>
            <w:rFonts w:ascii="Times New Roman" w:hAnsi="Times New Roman"/>
            <w:sz w:val="24"/>
            <w:szCs w:val="24"/>
          </w:rPr>
          <w:delText xml:space="preserve">opět </w:delText>
        </w:r>
      </w:del>
      <w:r w:rsidRPr="00F55DA7">
        <w:rPr>
          <w:rFonts w:ascii="Times New Roman" w:hAnsi="Times New Roman"/>
          <w:sz w:val="24"/>
          <w:szCs w:val="24"/>
        </w:rPr>
        <w:t>jakoukoliv metodou. Může být doplněn údajem o početnosti (např. počet pulců). U</w:t>
      </w:r>
      <w:ins w:id="134" w:author="Jonáš Gaigr2" w:date="2026-08-05T23:23:00Z">
        <w:r w:rsidR="008B52A4">
          <w:rPr>
            <w:rFonts w:ascii="Times New Roman" w:hAnsi="Times New Roman"/>
            <w:sz w:val="24"/>
            <w:szCs w:val="24"/>
          </w:rPr>
          <w:t xml:space="preserve"> druhu </w:t>
        </w:r>
        <w:r w:rsidR="008B52A4">
          <w:rPr>
            <w:rFonts w:ascii="Times New Roman" w:hAnsi="Times New Roman"/>
            <w:i/>
            <w:sz w:val="24"/>
            <w:szCs w:val="24"/>
          </w:rPr>
          <w:t>Bombina bombina</w:t>
        </w:r>
      </w:ins>
      <w:del w:id="135" w:author="Jonáš Gaigr2" w:date="2026-08-05T23:23:00Z">
        <w:r w:rsidRPr="00F55DA7" w:rsidDel="008B52A4">
          <w:rPr>
            <w:rFonts w:ascii="Times New Roman" w:hAnsi="Times New Roman"/>
            <w:sz w:val="24"/>
            <w:szCs w:val="24"/>
          </w:rPr>
          <w:delText xml:space="preserve"> kuňky ohnivé </w:delText>
        </w:r>
      </w:del>
      <w:ins w:id="136" w:author="Jonáš Gaigr2" w:date="2026-08-05T23:23:00Z">
        <w:r w:rsidR="008B52A4" w:rsidRPr="00F55DA7">
          <w:rPr>
            <w:rFonts w:ascii="Times New Roman" w:hAnsi="Times New Roman"/>
            <w:sz w:val="24"/>
            <w:szCs w:val="24"/>
          </w:rPr>
          <w:t xml:space="preserve"> </w:t>
        </w:r>
      </w:ins>
      <w:r w:rsidRPr="00F55DA7">
        <w:rPr>
          <w:rFonts w:ascii="Times New Roman" w:hAnsi="Times New Roman"/>
          <w:sz w:val="24"/>
          <w:szCs w:val="24"/>
        </w:rPr>
        <w:t xml:space="preserve">jde o doplňkový </w:t>
      </w:r>
      <w:r w:rsidR="00043E10" w:rsidRPr="00F55DA7">
        <w:rPr>
          <w:rFonts w:ascii="Times New Roman" w:hAnsi="Times New Roman"/>
          <w:sz w:val="24"/>
          <w:szCs w:val="24"/>
        </w:rPr>
        <w:t>indikátor</w:t>
      </w:r>
      <w:r w:rsidRPr="00F55DA7">
        <w:rPr>
          <w:rFonts w:ascii="Times New Roman" w:hAnsi="Times New Roman"/>
          <w:sz w:val="24"/>
          <w:szCs w:val="24"/>
        </w:rPr>
        <w:t>, který</w:t>
      </w:r>
      <w:r w:rsidR="00F55DA7">
        <w:rPr>
          <w:rFonts w:ascii="Times New Roman" w:hAnsi="Times New Roman"/>
          <w:sz w:val="24"/>
          <w:szCs w:val="24"/>
        </w:rPr>
        <w:t xml:space="preserve"> </w:t>
      </w:r>
      <w:r w:rsidRPr="00C04073">
        <w:rPr>
          <w:rFonts w:ascii="Times New Roman" w:hAnsi="Times New Roman"/>
          <w:sz w:val="24"/>
          <w:szCs w:val="24"/>
        </w:rPr>
        <w:t xml:space="preserve">je zaznamenáván </w:t>
      </w:r>
      <w:del w:id="137" w:author="Jonáš Gaigr2" w:date="2026-08-05T23:23:00Z">
        <w:r w:rsidRPr="00C04073" w:rsidDel="008B52A4">
          <w:rPr>
            <w:rFonts w:ascii="Times New Roman" w:hAnsi="Times New Roman"/>
            <w:sz w:val="24"/>
            <w:szCs w:val="24"/>
          </w:rPr>
          <w:delText>dobrovolně</w:delText>
        </w:r>
      </w:del>
      <w:ins w:id="138" w:author="Jonáš Gaigr2" w:date="2026-08-05T23:23:00Z">
        <w:r w:rsidR="008B52A4">
          <w:rPr>
            <w:rFonts w:ascii="Times New Roman" w:hAnsi="Times New Roman"/>
            <w:sz w:val="24"/>
            <w:szCs w:val="24"/>
          </w:rPr>
          <w:t>nepovinně</w:t>
        </w:r>
      </w:ins>
      <w:r>
        <w:rPr>
          <w:rFonts w:ascii="Times New Roman" w:hAnsi="Times New Roman"/>
          <w:sz w:val="24"/>
          <w:szCs w:val="24"/>
        </w:rPr>
        <w:t>.</w:t>
      </w:r>
    </w:p>
    <w:p w14:paraId="734A8B9B" w14:textId="6A8A90A1" w:rsidR="006F3159" w:rsidDel="008B52A4" w:rsidRDefault="006F3159" w:rsidP="006F3159">
      <w:pPr>
        <w:spacing w:after="120" w:line="240" w:lineRule="auto"/>
        <w:jc w:val="both"/>
        <w:rPr>
          <w:del w:id="139" w:author="Jonáš Gaigr2" w:date="2026-08-05T23:23:00Z"/>
          <w:rFonts w:ascii="Times New Roman" w:hAnsi="Times New Roman"/>
          <w:sz w:val="24"/>
          <w:szCs w:val="24"/>
        </w:rPr>
      </w:pPr>
    </w:p>
    <w:p w14:paraId="60DB5F40" w14:textId="77777777" w:rsidR="008B52A4" w:rsidRPr="008B52A4" w:rsidRDefault="008B52A4" w:rsidP="008B52A4">
      <w:pPr>
        <w:spacing w:after="120" w:line="240" w:lineRule="auto"/>
        <w:jc w:val="both"/>
        <w:rPr>
          <w:ins w:id="140" w:author="Jonáš Gaigr2" w:date="2026-08-05T23:24:00Z"/>
          <w:rFonts w:ascii="Times New Roman" w:hAnsi="Times New Roman"/>
          <w:sz w:val="24"/>
          <w:szCs w:val="24"/>
        </w:rPr>
      </w:pPr>
    </w:p>
    <w:p w14:paraId="0DDAB9BD" w14:textId="77777777" w:rsidR="006F3159" w:rsidRPr="009A440E" w:rsidRDefault="006F3159" w:rsidP="006F3159">
      <w:pPr>
        <w:spacing w:after="120" w:line="240" w:lineRule="auto"/>
        <w:jc w:val="both"/>
        <w:rPr>
          <w:rFonts w:ascii="Times New Roman" w:hAnsi="Times New Roman" w:cs="Times New Roman"/>
          <w:b/>
          <w:bCs/>
          <w:sz w:val="24"/>
          <w:szCs w:val="24"/>
        </w:rPr>
      </w:pPr>
      <w:commentRangeStart w:id="141"/>
      <w:r w:rsidRPr="009A440E">
        <w:rPr>
          <w:rFonts w:ascii="Times New Roman" w:hAnsi="Times New Roman" w:cs="Times New Roman"/>
          <w:b/>
          <w:bCs/>
          <w:sz w:val="24"/>
          <w:szCs w:val="24"/>
        </w:rPr>
        <w:t xml:space="preserve">Stav habitatu </w:t>
      </w:r>
      <w:commentRangeEnd w:id="141"/>
      <w:r w:rsidR="00551FD7">
        <w:rPr>
          <w:rStyle w:val="Odkaznakoment"/>
          <w:rFonts w:eastAsia="Batang"/>
        </w:rPr>
        <w:commentReference w:id="141"/>
      </w:r>
    </w:p>
    <w:p w14:paraId="1B144807" w14:textId="5EB35F0E" w:rsidR="006F3159" w:rsidRPr="001B0B78" w:rsidRDefault="006F3159" w:rsidP="006F3159">
      <w:pPr>
        <w:pStyle w:val="Odstavecseseznamem"/>
        <w:numPr>
          <w:ilvl w:val="0"/>
          <w:numId w:val="1"/>
        </w:numPr>
        <w:spacing w:after="120" w:line="240" w:lineRule="auto"/>
        <w:ind w:left="357" w:hanging="357"/>
        <w:contextualSpacing w:val="0"/>
        <w:jc w:val="both"/>
        <w:rPr>
          <w:rFonts w:ascii="Times New Roman" w:hAnsi="Times New Roman"/>
          <w:sz w:val="24"/>
          <w:szCs w:val="24"/>
        </w:rPr>
      </w:pPr>
      <w:commentRangeStart w:id="142"/>
      <w:r w:rsidRPr="00551FD7">
        <w:rPr>
          <w:rFonts w:ascii="Times New Roman" w:hAnsi="Times New Roman"/>
          <w:b/>
          <w:sz w:val="24"/>
          <w:szCs w:val="24"/>
          <w:rPrChange w:id="143" w:author="Jonáš Gaigr2" w:date="2026-08-06T09:41:00Z">
            <w:rPr>
              <w:rFonts w:ascii="Times New Roman" w:hAnsi="Times New Roman"/>
              <w:b/>
              <w:i/>
              <w:sz w:val="24"/>
              <w:szCs w:val="24"/>
            </w:rPr>
          </w:rPrChange>
        </w:rPr>
        <w:t>Ztráty vodních biotopů</w:t>
      </w:r>
      <w:ins w:id="144" w:author="Jonáš Gaigr2" w:date="2026-08-06T09:40:00Z">
        <w:r w:rsidR="00551FD7">
          <w:rPr>
            <w:rFonts w:ascii="Times New Roman" w:hAnsi="Times New Roman"/>
            <w:b/>
            <w:i/>
            <w:sz w:val="24"/>
            <w:szCs w:val="24"/>
          </w:rPr>
          <w:t>.</w:t>
        </w:r>
      </w:ins>
      <w:del w:id="145" w:author="Jonáš Gaigr2" w:date="2026-08-06T09:40:00Z">
        <w:r w:rsidRPr="001B0B78" w:rsidDel="00551FD7">
          <w:rPr>
            <w:rFonts w:ascii="Times New Roman" w:hAnsi="Times New Roman"/>
            <w:sz w:val="24"/>
            <w:szCs w:val="24"/>
          </w:rPr>
          <w:delText xml:space="preserve">  –</w:delText>
        </w:r>
      </w:del>
      <w:r w:rsidRPr="001B0B78">
        <w:rPr>
          <w:rFonts w:ascii="Times New Roman" w:hAnsi="Times New Roman"/>
          <w:sz w:val="24"/>
          <w:szCs w:val="24"/>
        </w:rPr>
        <w:t xml:space="preserve"> </w:t>
      </w:r>
      <w:del w:id="146" w:author="Jonáš Gaigr2" w:date="2026-08-06T09:40:00Z">
        <w:r w:rsidRPr="001B0B78" w:rsidDel="00551FD7">
          <w:rPr>
            <w:rFonts w:ascii="Times New Roman" w:hAnsi="Times New Roman"/>
            <w:sz w:val="24"/>
            <w:szCs w:val="24"/>
          </w:rPr>
          <w:delText>z</w:delText>
        </w:r>
      </w:del>
      <w:ins w:id="147" w:author="Jonáš Gaigr2" w:date="2026-08-06T09:40:00Z">
        <w:r w:rsidR="00551FD7">
          <w:rPr>
            <w:rFonts w:ascii="Times New Roman" w:hAnsi="Times New Roman"/>
            <w:sz w:val="24"/>
            <w:szCs w:val="24"/>
          </w:rPr>
          <w:t>Z</w:t>
        </w:r>
      </w:ins>
      <w:r w:rsidRPr="001B0B78">
        <w:rPr>
          <w:rFonts w:ascii="Times New Roman" w:hAnsi="Times New Roman"/>
          <w:sz w:val="24"/>
          <w:szCs w:val="24"/>
        </w:rPr>
        <w:t xml:space="preserve">trátou </w:t>
      </w:r>
      <w:r w:rsidR="00904322">
        <w:rPr>
          <w:rFonts w:ascii="Times New Roman" w:hAnsi="Times New Roman"/>
          <w:sz w:val="24"/>
          <w:szCs w:val="24"/>
        </w:rPr>
        <w:t>DP</w:t>
      </w:r>
      <w:r w:rsidRPr="001B0B78">
        <w:rPr>
          <w:rFonts w:ascii="Times New Roman" w:hAnsi="Times New Roman"/>
          <w:sz w:val="24"/>
          <w:szCs w:val="24"/>
        </w:rPr>
        <w:t xml:space="preserve"> se myslí jakákoliv její fyzická likvidace či změny </w:t>
      </w:r>
      <w:r w:rsidR="00043E10">
        <w:rPr>
          <w:rFonts w:ascii="Times New Roman" w:hAnsi="Times New Roman"/>
          <w:sz w:val="24"/>
          <w:szCs w:val="24"/>
        </w:rPr>
        <w:t>indikátor</w:t>
      </w:r>
      <w:r w:rsidRPr="001B0B78">
        <w:rPr>
          <w:rFonts w:ascii="Times New Roman" w:hAnsi="Times New Roman"/>
          <w:sz w:val="24"/>
          <w:szCs w:val="24"/>
        </w:rPr>
        <w:t>ů</w:t>
      </w:r>
      <w:r>
        <w:rPr>
          <w:rFonts w:ascii="Times New Roman" w:hAnsi="Times New Roman"/>
          <w:sz w:val="24"/>
          <w:szCs w:val="24"/>
        </w:rPr>
        <w:t xml:space="preserve"> </w:t>
      </w:r>
      <w:r w:rsidR="00904322">
        <w:rPr>
          <w:rFonts w:ascii="Times New Roman" w:hAnsi="Times New Roman"/>
          <w:sz w:val="24"/>
          <w:szCs w:val="24"/>
        </w:rPr>
        <w:t>DP</w:t>
      </w:r>
      <w:r w:rsidRPr="001B0B78">
        <w:rPr>
          <w:rFonts w:ascii="Times New Roman" w:hAnsi="Times New Roman"/>
          <w:sz w:val="24"/>
          <w:szCs w:val="24"/>
        </w:rPr>
        <w:t xml:space="preserve"> bránící zde definitivně výskytu druhu, tj. </w:t>
      </w:r>
      <w:r w:rsidR="00904322">
        <w:rPr>
          <w:rFonts w:ascii="Times New Roman" w:hAnsi="Times New Roman"/>
          <w:sz w:val="24"/>
          <w:szCs w:val="24"/>
        </w:rPr>
        <w:t>DP</w:t>
      </w:r>
      <w:r w:rsidRPr="001B0B78">
        <w:rPr>
          <w:rFonts w:ascii="Times New Roman" w:hAnsi="Times New Roman"/>
          <w:sz w:val="24"/>
          <w:szCs w:val="24"/>
        </w:rPr>
        <w:t xml:space="preserve"> již nemůže být daným druhem využívána bez toho, že by došlo k realizaci příslušného nápravného opatření, např. k odbahnění. Ke ztrátě </w:t>
      </w:r>
      <w:r w:rsidR="00904322">
        <w:rPr>
          <w:rFonts w:ascii="Times New Roman" w:hAnsi="Times New Roman"/>
          <w:sz w:val="24"/>
          <w:szCs w:val="24"/>
        </w:rPr>
        <w:t>DP</w:t>
      </w:r>
      <w:r w:rsidRPr="001B0B78">
        <w:rPr>
          <w:rFonts w:ascii="Times New Roman" w:hAnsi="Times New Roman"/>
          <w:sz w:val="24"/>
          <w:szCs w:val="24"/>
        </w:rPr>
        <w:t xml:space="preserve"> může dojít jak přirozenými procesy (např. </w:t>
      </w:r>
      <w:r>
        <w:rPr>
          <w:rFonts w:ascii="Times New Roman" w:hAnsi="Times New Roman"/>
          <w:sz w:val="24"/>
          <w:szCs w:val="24"/>
        </w:rPr>
        <w:t>zárost/sukcese</w:t>
      </w:r>
      <w:r w:rsidRPr="001B0B78">
        <w:rPr>
          <w:rFonts w:ascii="Times New Roman" w:hAnsi="Times New Roman"/>
          <w:sz w:val="24"/>
          <w:szCs w:val="24"/>
        </w:rPr>
        <w:t xml:space="preserve">), tak působením člověka (např. snížením hladiny podzemní vody v okolí </w:t>
      </w:r>
      <w:r w:rsidR="00904322">
        <w:rPr>
          <w:rFonts w:ascii="Times New Roman" w:hAnsi="Times New Roman"/>
          <w:sz w:val="24"/>
          <w:szCs w:val="24"/>
        </w:rPr>
        <w:t>DP</w:t>
      </w:r>
      <w:r w:rsidRPr="001B0B78">
        <w:rPr>
          <w:rFonts w:ascii="Times New Roman" w:hAnsi="Times New Roman"/>
          <w:sz w:val="24"/>
          <w:szCs w:val="24"/>
        </w:rPr>
        <w:t xml:space="preserve"> vedoucí k jejímu trvalému vyschnutí, likvidací </w:t>
      </w:r>
      <w:r w:rsidR="00904322">
        <w:rPr>
          <w:rFonts w:ascii="Times New Roman" w:hAnsi="Times New Roman"/>
          <w:sz w:val="24"/>
          <w:szCs w:val="24"/>
        </w:rPr>
        <w:t>DP</w:t>
      </w:r>
      <w:r w:rsidRPr="001B0B78">
        <w:rPr>
          <w:rFonts w:ascii="Times New Roman" w:hAnsi="Times New Roman"/>
          <w:sz w:val="24"/>
          <w:szCs w:val="24"/>
        </w:rPr>
        <w:t xml:space="preserve"> v rámci technických rekultivací pískoven či výsypek, nebo zasypáním/zavezením </w:t>
      </w:r>
      <w:r w:rsidR="00904322">
        <w:rPr>
          <w:rFonts w:ascii="Times New Roman" w:hAnsi="Times New Roman"/>
          <w:sz w:val="24"/>
          <w:szCs w:val="24"/>
        </w:rPr>
        <w:t>DP</w:t>
      </w:r>
      <w:r w:rsidRPr="001B0B78">
        <w:rPr>
          <w:rFonts w:ascii="Times New Roman" w:hAnsi="Times New Roman"/>
          <w:sz w:val="24"/>
          <w:szCs w:val="24"/>
        </w:rPr>
        <w:t xml:space="preserve">. </w:t>
      </w:r>
      <w:r w:rsidR="003512E7">
        <w:rPr>
          <w:rFonts w:ascii="Times New Roman" w:hAnsi="Times New Roman"/>
          <w:sz w:val="24"/>
          <w:szCs w:val="24"/>
        </w:rPr>
        <w:t>Vyschnutí v jednom roce není trvalou ztrátou vodního biotopu.</w:t>
      </w:r>
      <w:commentRangeEnd w:id="142"/>
      <w:r w:rsidR="008B52A4">
        <w:rPr>
          <w:rStyle w:val="Odkaznakoment"/>
          <w:rFonts w:asciiTheme="minorHAnsi" w:eastAsia="Batang" w:hAnsiTheme="minorHAnsi" w:cstheme="minorBidi"/>
        </w:rPr>
        <w:commentReference w:id="142"/>
      </w:r>
    </w:p>
    <w:p w14:paraId="741BE924" w14:textId="635E4EE3" w:rsidR="006F3159" w:rsidRPr="001B0B78" w:rsidRDefault="006F3159" w:rsidP="006F3159">
      <w:pPr>
        <w:pStyle w:val="Odstavecseseznamem"/>
        <w:numPr>
          <w:ilvl w:val="0"/>
          <w:numId w:val="1"/>
        </w:numPr>
        <w:spacing w:after="120" w:line="240" w:lineRule="auto"/>
        <w:ind w:left="357" w:hanging="357"/>
        <w:contextualSpacing w:val="0"/>
        <w:jc w:val="both"/>
        <w:rPr>
          <w:rFonts w:ascii="Times New Roman" w:hAnsi="Times New Roman"/>
          <w:sz w:val="24"/>
          <w:szCs w:val="24"/>
        </w:rPr>
      </w:pPr>
      <w:r w:rsidRPr="00551FD7">
        <w:rPr>
          <w:rFonts w:ascii="Times New Roman" w:hAnsi="Times New Roman"/>
          <w:b/>
          <w:sz w:val="24"/>
          <w:szCs w:val="24"/>
          <w:rPrChange w:id="148" w:author="Jonáš Gaigr2" w:date="2026-08-06T09:41:00Z">
            <w:rPr>
              <w:rFonts w:ascii="Times New Roman" w:hAnsi="Times New Roman"/>
              <w:b/>
              <w:i/>
              <w:sz w:val="24"/>
              <w:szCs w:val="24"/>
            </w:rPr>
          </w:rPrChange>
        </w:rPr>
        <w:t>Přítomnost nadměrného tlaku ryb</w:t>
      </w:r>
      <w:ins w:id="149" w:author="Jonáš Gaigr2" w:date="2026-08-06T09:41:00Z">
        <w:r w:rsidR="00551FD7" w:rsidRPr="00551FD7">
          <w:rPr>
            <w:rFonts w:ascii="Times New Roman" w:hAnsi="Times New Roman"/>
            <w:sz w:val="24"/>
            <w:szCs w:val="24"/>
          </w:rPr>
          <w:t>.</w:t>
        </w:r>
      </w:ins>
      <w:del w:id="150" w:author="Jonáš Gaigr2" w:date="2026-08-06T09:41:00Z">
        <w:r w:rsidRPr="001B0B78" w:rsidDel="00551FD7">
          <w:rPr>
            <w:rFonts w:ascii="Times New Roman" w:hAnsi="Times New Roman"/>
            <w:sz w:val="24"/>
            <w:szCs w:val="24"/>
          </w:rPr>
          <w:delText xml:space="preserve">  –</w:delText>
        </w:r>
      </w:del>
      <w:r w:rsidRPr="001B0B78">
        <w:rPr>
          <w:rFonts w:ascii="Times New Roman" w:hAnsi="Times New Roman"/>
          <w:sz w:val="24"/>
          <w:szCs w:val="24"/>
        </w:rPr>
        <w:t xml:space="preserve"> </w:t>
      </w:r>
      <w:del w:id="151" w:author="Jonáš Gaigr2" w:date="2026-08-06T09:40:00Z">
        <w:r w:rsidRPr="001B0B78" w:rsidDel="00551FD7">
          <w:rPr>
            <w:rFonts w:ascii="Times New Roman" w:hAnsi="Times New Roman"/>
            <w:sz w:val="24"/>
            <w:szCs w:val="24"/>
          </w:rPr>
          <w:delText>l</w:delText>
        </w:r>
      </w:del>
      <w:del w:id="152" w:author="Jonáš Gaigr2" w:date="2026-08-06T09:41:00Z">
        <w:r w:rsidRPr="001B0B78" w:rsidDel="00551FD7">
          <w:rPr>
            <w:rFonts w:ascii="Times New Roman" w:hAnsi="Times New Roman"/>
            <w:sz w:val="24"/>
            <w:szCs w:val="24"/>
          </w:rPr>
          <w:delText>imitním stavem pro každou ze sledovaných </w:delText>
        </w:r>
        <w:r w:rsidR="00904322" w:rsidDel="00551FD7">
          <w:rPr>
            <w:rFonts w:ascii="Times New Roman" w:hAnsi="Times New Roman"/>
            <w:sz w:val="24"/>
            <w:szCs w:val="24"/>
          </w:rPr>
          <w:delText>DP</w:delText>
        </w:r>
        <w:r w:rsidRPr="001B0B78" w:rsidDel="00551FD7">
          <w:rPr>
            <w:rFonts w:ascii="Times New Roman" w:hAnsi="Times New Roman"/>
            <w:sz w:val="24"/>
            <w:szCs w:val="24"/>
          </w:rPr>
          <w:delText xml:space="preserve"> j</w:delText>
        </w:r>
      </w:del>
      <w:ins w:id="153" w:author="Jonáš Gaigr2" w:date="2026-08-06T09:41:00Z">
        <w:r w:rsidR="00551FD7">
          <w:rPr>
            <w:rFonts w:ascii="Times New Roman" w:hAnsi="Times New Roman"/>
            <w:sz w:val="24"/>
            <w:szCs w:val="24"/>
          </w:rPr>
          <w:t>J</w:t>
        </w:r>
      </w:ins>
      <w:r w:rsidRPr="001B0B78">
        <w:rPr>
          <w:rFonts w:ascii="Times New Roman" w:hAnsi="Times New Roman"/>
          <w:sz w:val="24"/>
          <w:szCs w:val="24"/>
        </w:rPr>
        <w:t xml:space="preserve">e </w:t>
      </w:r>
      <w:r>
        <w:rPr>
          <w:rFonts w:ascii="Times New Roman" w:hAnsi="Times New Roman"/>
          <w:sz w:val="24"/>
          <w:szCs w:val="24"/>
        </w:rPr>
        <w:t xml:space="preserve">zaznamenaná přítomnost tohoto tlaku na lokalitě. </w:t>
      </w:r>
      <w:commentRangeStart w:id="154"/>
      <w:commentRangeStart w:id="155"/>
      <w:r w:rsidR="008D34B3" w:rsidRPr="007061EF">
        <w:rPr>
          <w:rFonts w:ascii="Times New Roman" w:hAnsi="Times New Roman"/>
          <w:strike/>
          <w:sz w:val="24"/>
          <w:szCs w:val="24"/>
        </w:rPr>
        <w:t xml:space="preserve">Zaznamenává </w:t>
      </w:r>
      <w:r w:rsidR="000A5242" w:rsidRPr="007061EF">
        <w:rPr>
          <w:rFonts w:ascii="Times New Roman" w:hAnsi="Times New Roman"/>
          <w:strike/>
          <w:sz w:val="24"/>
          <w:szCs w:val="24"/>
        </w:rPr>
        <w:t>se ve Vlivech v části lov.</w:t>
      </w:r>
      <w:commentRangeEnd w:id="154"/>
      <w:r w:rsidR="009E019F" w:rsidRPr="007061EF">
        <w:rPr>
          <w:rStyle w:val="Odkaznakoment"/>
          <w:rFonts w:asciiTheme="minorHAnsi" w:eastAsia="Batang" w:hAnsiTheme="minorHAnsi" w:cstheme="minorBidi"/>
          <w:strike/>
        </w:rPr>
        <w:commentReference w:id="154"/>
      </w:r>
      <w:commentRangeEnd w:id="155"/>
      <w:r w:rsidR="007061EF">
        <w:rPr>
          <w:rStyle w:val="Odkaznakoment"/>
          <w:rFonts w:asciiTheme="minorHAnsi" w:eastAsia="Batang" w:hAnsiTheme="minorHAnsi" w:cstheme="minorBidi"/>
        </w:rPr>
        <w:commentReference w:id="155"/>
      </w:r>
    </w:p>
    <w:p w14:paraId="6DCBF78C" w14:textId="703942DC" w:rsidR="006F3159" w:rsidRPr="001B0B78" w:rsidRDefault="006F3159" w:rsidP="006F3159">
      <w:pPr>
        <w:pStyle w:val="Odstavecseseznamem"/>
        <w:numPr>
          <w:ilvl w:val="0"/>
          <w:numId w:val="1"/>
        </w:numPr>
        <w:spacing w:after="120" w:line="240" w:lineRule="auto"/>
        <w:ind w:left="357" w:hanging="357"/>
        <w:contextualSpacing w:val="0"/>
        <w:jc w:val="both"/>
        <w:rPr>
          <w:rFonts w:ascii="Times New Roman" w:hAnsi="Times New Roman"/>
          <w:sz w:val="24"/>
          <w:szCs w:val="24"/>
        </w:rPr>
      </w:pPr>
      <w:r w:rsidRPr="00551FD7">
        <w:rPr>
          <w:rFonts w:ascii="Times New Roman" w:hAnsi="Times New Roman"/>
          <w:b/>
          <w:sz w:val="24"/>
          <w:szCs w:val="24"/>
          <w:rPrChange w:id="156" w:author="Jonáš Gaigr2" w:date="2026-08-06T09:41:00Z">
            <w:rPr>
              <w:rFonts w:ascii="Times New Roman" w:hAnsi="Times New Roman"/>
              <w:b/>
              <w:i/>
              <w:sz w:val="24"/>
              <w:szCs w:val="24"/>
            </w:rPr>
          </w:rPrChange>
        </w:rPr>
        <w:t>Manipulace s vodní hladinou</w:t>
      </w:r>
      <w:ins w:id="157" w:author="Jonáš Gaigr2" w:date="2026-08-06T09:41:00Z">
        <w:r w:rsidR="00551FD7">
          <w:rPr>
            <w:rFonts w:ascii="Times New Roman" w:hAnsi="Times New Roman"/>
            <w:sz w:val="24"/>
            <w:szCs w:val="24"/>
          </w:rPr>
          <w:t>.</w:t>
        </w:r>
      </w:ins>
      <w:r w:rsidRPr="001B0B78">
        <w:rPr>
          <w:rFonts w:ascii="Times New Roman" w:hAnsi="Times New Roman"/>
          <w:sz w:val="24"/>
          <w:szCs w:val="24"/>
        </w:rPr>
        <w:t xml:space="preserve"> </w:t>
      </w:r>
      <w:del w:id="158" w:author="Jonáš Gaigr2" w:date="2026-08-06T09:41:00Z">
        <w:r w:rsidRPr="001B0B78" w:rsidDel="00551FD7">
          <w:rPr>
            <w:rFonts w:ascii="Times New Roman" w:hAnsi="Times New Roman"/>
            <w:sz w:val="24"/>
            <w:szCs w:val="24"/>
          </w:rPr>
          <w:delText xml:space="preserve"> – limitní hodnotou v rámci jednotlivých </w:delText>
        </w:r>
        <w:r w:rsidR="00904322" w:rsidDel="00551FD7">
          <w:rPr>
            <w:rFonts w:ascii="Times New Roman" w:hAnsi="Times New Roman"/>
            <w:sz w:val="24"/>
            <w:szCs w:val="24"/>
          </w:rPr>
          <w:delText>DP</w:delText>
        </w:r>
        <w:r w:rsidRPr="001B0B78" w:rsidDel="00551FD7">
          <w:rPr>
            <w:rFonts w:ascii="Times New Roman" w:hAnsi="Times New Roman"/>
            <w:sz w:val="24"/>
            <w:szCs w:val="24"/>
          </w:rPr>
          <w:delText xml:space="preserve"> je</w:delText>
        </w:r>
      </w:del>
      <w:ins w:id="159" w:author="Jonáš Gaigr2" w:date="2026-08-06T09:41:00Z">
        <w:r w:rsidR="00551FD7">
          <w:rPr>
            <w:rFonts w:ascii="Times New Roman" w:hAnsi="Times New Roman"/>
            <w:sz w:val="24"/>
            <w:szCs w:val="24"/>
          </w:rPr>
          <w:t>Je sledováno</w:t>
        </w:r>
      </w:ins>
      <w:r w:rsidRPr="001B0B78">
        <w:rPr>
          <w:rFonts w:ascii="Times New Roman" w:hAnsi="Times New Roman"/>
          <w:sz w:val="24"/>
          <w:szCs w:val="24"/>
        </w:rPr>
        <w:t xml:space="preserve"> </w:t>
      </w:r>
      <w:r w:rsidRPr="00CE189E">
        <w:rPr>
          <w:rFonts w:ascii="Times New Roman" w:hAnsi="Times New Roman"/>
          <w:sz w:val="24"/>
          <w:szCs w:val="24"/>
        </w:rPr>
        <w:t xml:space="preserve">nadměrné snížení výšky vodní hladiny v době vývoje vajec (zpravidla duben až červenec) v souvislosti s rybářským obhospodařováním či jiným využíváním </w:t>
      </w:r>
      <w:r w:rsidR="00904322">
        <w:rPr>
          <w:rFonts w:ascii="Times New Roman" w:hAnsi="Times New Roman"/>
          <w:sz w:val="24"/>
          <w:szCs w:val="24"/>
        </w:rPr>
        <w:t>DP</w:t>
      </w:r>
      <w:r w:rsidRPr="00CE189E">
        <w:rPr>
          <w:rFonts w:ascii="Times New Roman" w:hAnsi="Times New Roman"/>
          <w:sz w:val="24"/>
          <w:szCs w:val="24"/>
        </w:rPr>
        <w:t xml:space="preserve"> (např.</w:t>
      </w:r>
      <w:r w:rsidRPr="001B0B78">
        <w:rPr>
          <w:rFonts w:ascii="Times New Roman" w:hAnsi="Times New Roman"/>
          <w:sz w:val="24"/>
          <w:szCs w:val="24"/>
        </w:rPr>
        <w:t xml:space="preserve"> vypuštění nádrže v rámci její rekonstrukce). V době, kdy jsou ve vodě již pulci</w:t>
      </w:r>
      <w:r>
        <w:rPr>
          <w:rFonts w:ascii="Times New Roman" w:hAnsi="Times New Roman"/>
          <w:sz w:val="24"/>
          <w:szCs w:val="24"/>
        </w:rPr>
        <w:t xml:space="preserve"> nebo larvy</w:t>
      </w:r>
      <w:r w:rsidRPr="001B0B78">
        <w:rPr>
          <w:rFonts w:ascii="Times New Roman" w:hAnsi="Times New Roman"/>
          <w:sz w:val="24"/>
          <w:szCs w:val="24"/>
        </w:rPr>
        <w:t xml:space="preserve"> (zpravidla květen</w:t>
      </w:r>
      <w:r>
        <w:rPr>
          <w:rFonts w:ascii="Times New Roman" w:hAnsi="Times New Roman"/>
          <w:sz w:val="24"/>
          <w:szCs w:val="24"/>
        </w:rPr>
        <w:t xml:space="preserve"> </w:t>
      </w:r>
      <w:r w:rsidRPr="001B0B78">
        <w:rPr>
          <w:rFonts w:ascii="Times New Roman" w:hAnsi="Times New Roman"/>
          <w:sz w:val="24"/>
          <w:szCs w:val="24"/>
        </w:rPr>
        <w:t>–</w:t>
      </w:r>
      <w:r>
        <w:rPr>
          <w:rFonts w:ascii="Times New Roman" w:hAnsi="Times New Roman"/>
          <w:sz w:val="24"/>
          <w:szCs w:val="24"/>
        </w:rPr>
        <w:t xml:space="preserve"> </w:t>
      </w:r>
      <w:r w:rsidRPr="001B0B78">
        <w:rPr>
          <w:rFonts w:ascii="Times New Roman" w:hAnsi="Times New Roman"/>
          <w:sz w:val="24"/>
          <w:szCs w:val="24"/>
        </w:rPr>
        <w:t xml:space="preserve">srpen), je limitní hodnotou v rámci dané </w:t>
      </w:r>
      <w:r w:rsidR="00904322">
        <w:rPr>
          <w:rFonts w:ascii="Times New Roman" w:hAnsi="Times New Roman"/>
          <w:sz w:val="24"/>
          <w:szCs w:val="24"/>
        </w:rPr>
        <w:t>DP</w:t>
      </w:r>
      <w:r w:rsidRPr="001B0B78">
        <w:rPr>
          <w:rFonts w:ascii="Times New Roman" w:hAnsi="Times New Roman"/>
          <w:sz w:val="24"/>
          <w:szCs w:val="24"/>
        </w:rPr>
        <w:t xml:space="preserve"> pokles vody pod mez umožňující jejich přežívání a zdárný vývoj</w:t>
      </w:r>
      <w:r>
        <w:rPr>
          <w:rFonts w:ascii="Times New Roman" w:hAnsi="Times New Roman"/>
          <w:sz w:val="24"/>
          <w:szCs w:val="24"/>
        </w:rPr>
        <w:t xml:space="preserve"> u všech druhů kromě kuňky žlutobřiché</w:t>
      </w:r>
      <w:r w:rsidRPr="001B0B78">
        <w:rPr>
          <w:rFonts w:ascii="Times New Roman" w:hAnsi="Times New Roman"/>
          <w:sz w:val="24"/>
          <w:szCs w:val="24"/>
        </w:rPr>
        <w:t xml:space="preserve">. </w:t>
      </w:r>
      <w:commentRangeStart w:id="160"/>
      <w:commentRangeStart w:id="161"/>
      <w:r w:rsidR="000A5242">
        <w:rPr>
          <w:rFonts w:ascii="Times New Roman" w:hAnsi="Times New Roman"/>
          <w:sz w:val="24"/>
          <w:szCs w:val="24"/>
        </w:rPr>
        <w:t>Zaznamenává se ve Vlivech v části Voda.</w:t>
      </w:r>
      <w:r w:rsidR="009E019F">
        <w:rPr>
          <w:rFonts w:ascii="Times New Roman" w:hAnsi="Times New Roman"/>
          <w:sz w:val="24"/>
          <w:szCs w:val="24"/>
        </w:rPr>
        <w:t xml:space="preserve"> </w:t>
      </w:r>
      <w:commentRangeEnd w:id="160"/>
      <w:r w:rsidR="007061EF">
        <w:rPr>
          <w:rStyle w:val="Odkaznakoment"/>
          <w:rFonts w:asciiTheme="minorHAnsi" w:eastAsia="Batang" w:hAnsiTheme="minorHAnsi" w:cstheme="minorBidi"/>
        </w:rPr>
        <w:commentReference w:id="160"/>
      </w:r>
      <w:r w:rsidR="009E019F">
        <w:rPr>
          <w:rFonts w:ascii="Times New Roman" w:hAnsi="Times New Roman"/>
          <w:sz w:val="24"/>
          <w:szCs w:val="24"/>
        </w:rPr>
        <w:t>Hodnocen je i pokles hladiny mezi první a druhou návštěvou.</w:t>
      </w:r>
      <w:commentRangeEnd w:id="161"/>
      <w:r w:rsidR="00897D74">
        <w:rPr>
          <w:rStyle w:val="Odkaznakoment"/>
          <w:rFonts w:asciiTheme="minorHAnsi" w:eastAsia="Batang" w:hAnsiTheme="minorHAnsi" w:cstheme="minorBidi"/>
        </w:rPr>
        <w:commentReference w:id="161"/>
      </w:r>
    </w:p>
    <w:p w14:paraId="44E49E3C" w14:textId="1C5781A4" w:rsidR="006F3159" w:rsidRDefault="006F3159" w:rsidP="006F3159">
      <w:pPr>
        <w:pStyle w:val="Odstavecseseznamem"/>
        <w:numPr>
          <w:ilvl w:val="0"/>
          <w:numId w:val="1"/>
        </w:numPr>
        <w:spacing w:after="120" w:line="240" w:lineRule="auto"/>
        <w:ind w:left="357" w:hanging="357"/>
        <w:contextualSpacing w:val="0"/>
        <w:jc w:val="both"/>
        <w:rPr>
          <w:rFonts w:ascii="Times New Roman" w:hAnsi="Times New Roman"/>
          <w:sz w:val="24"/>
          <w:szCs w:val="24"/>
        </w:rPr>
      </w:pPr>
      <w:commentRangeStart w:id="162"/>
      <w:r w:rsidRPr="001B0B78">
        <w:rPr>
          <w:rFonts w:ascii="Times New Roman" w:hAnsi="Times New Roman"/>
          <w:b/>
          <w:i/>
          <w:sz w:val="24"/>
          <w:szCs w:val="24"/>
        </w:rPr>
        <w:t xml:space="preserve">Pravidelné vysychání vodních ploch </w:t>
      </w:r>
      <w:r w:rsidRPr="001B0B78">
        <w:rPr>
          <w:rFonts w:ascii="Times New Roman" w:hAnsi="Times New Roman"/>
          <w:sz w:val="24"/>
          <w:szCs w:val="24"/>
        </w:rPr>
        <w:t xml:space="preserve"> </w:t>
      </w:r>
      <w:del w:id="163" w:author="Jonáš Gaigr2" w:date="2026-08-06T09:41:00Z">
        <w:r w:rsidRPr="001B0B78" w:rsidDel="00551FD7">
          <w:rPr>
            <w:rFonts w:ascii="Times New Roman" w:hAnsi="Times New Roman"/>
            <w:sz w:val="24"/>
            <w:szCs w:val="24"/>
          </w:rPr>
          <w:delText>– v</w:delText>
        </w:r>
      </w:del>
      <w:ins w:id="164" w:author="Jonáš Gaigr2" w:date="2026-08-06T09:41:00Z">
        <w:r w:rsidR="00551FD7">
          <w:rPr>
            <w:rFonts w:ascii="Times New Roman" w:hAnsi="Times New Roman"/>
            <w:sz w:val="24"/>
            <w:szCs w:val="24"/>
          </w:rPr>
          <w:t>V</w:t>
        </w:r>
      </w:ins>
      <w:r w:rsidRPr="001B0B78">
        <w:rPr>
          <w:rFonts w:ascii="Times New Roman" w:hAnsi="Times New Roman"/>
          <w:sz w:val="24"/>
          <w:szCs w:val="24"/>
        </w:rPr>
        <w:t xml:space="preserve">ysycháním se myslí dočasná ztráta vody u vodních ploch využívaných k reprodukci druhu v období reprodukce včetně vývoje pulců (duben až červenec/srpen), a to zejména v důsledku klimatických podmínek. Kromě úplné ztráty vody je za ohrožující nutno považovat i významné snížení její hladiny znemožňující úspěšný vývoj larev včetně dokončení metamorfózy. Limitní hodnotou v rámci jednotlivých </w:t>
      </w:r>
      <w:r w:rsidR="00904322">
        <w:rPr>
          <w:rFonts w:ascii="Times New Roman" w:hAnsi="Times New Roman"/>
          <w:sz w:val="24"/>
          <w:szCs w:val="24"/>
        </w:rPr>
        <w:t>DP</w:t>
      </w:r>
      <w:r w:rsidRPr="001B0B78">
        <w:rPr>
          <w:rFonts w:ascii="Times New Roman" w:hAnsi="Times New Roman"/>
          <w:sz w:val="24"/>
          <w:szCs w:val="24"/>
        </w:rPr>
        <w:t xml:space="preserve"> je </w:t>
      </w:r>
      <w:r>
        <w:rPr>
          <w:rFonts w:ascii="Times New Roman" w:hAnsi="Times New Roman"/>
          <w:sz w:val="24"/>
          <w:szCs w:val="24"/>
        </w:rPr>
        <w:t xml:space="preserve">stav vody pod 25 % zaplaveného dna </w:t>
      </w:r>
      <w:commentRangeStart w:id="165"/>
      <w:r>
        <w:rPr>
          <w:rFonts w:ascii="Times New Roman" w:hAnsi="Times New Roman"/>
          <w:sz w:val="24"/>
          <w:szCs w:val="24"/>
        </w:rPr>
        <w:t>tři roky po sobě</w:t>
      </w:r>
      <w:commentRangeEnd w:id="165"/>
      <w:r w:rsidR="00897D74">
        <w:rPr>
          <w:rStyle w:val="Odkaznakoment"/>
          <w:rFonts w:asciiTheme="minorHAnsi" w:eastAsia="Batang" w:hAnsiTheme="minorHAnsi" w:cstheme="minorBidi"/>
        </w:rPr>
        <w:commentReference w:id="165"/>
      </w:r>
      <w:r>
        <w:rPr>
          <w:rFonts w:ascii="Times New Roman" w:hAnsi="Times New Roman"/>
          <w:sz w:val="24"/>
          <w:szCs w:val="24"/>
        </w:rPr>
        <w:t>.</w:t>
      </w:r>
      <w:commentRangeEnd w:id="162"/>
      <w:r w:rsidR="00551FD7">
        <w:rPr>
          <w:rStyle w:val="Odkaznakoment"/>
          <w:rFonts w:asciiTheme="minorHAnsi" w:eastAsia="Batang" w:hAnsiTheme="minorHAnsi" w:cstheme="minorBidi"/>
        </w:rPr>
        <w:commentReference w:id="162"/>
      </w:r>
    </w:p>
    <w:p w14:paraId="11973EB0" w14:textId="5B45391A" w:rsidR="006F3159" w:rsidRPr="001B0B78" w:rsidRDefault="006F3159" w:rsidP="006F3159">
      <w:pPr>
        <w:pStyle w:val="Odstavecseseznamem"/>
        <w:numPr>
          <w:ilvl w:val="0"/>
          <w:numId w:val="1"/>
        </w:numPr>
        <w:spacing w:after="120" w:line="240" w:lineRule="auto"/>
        <w:ind w:left="357" w:hanging="357"/>
        <w:contextualSpacing w:val="0"/>
        <w:jc w:val="both"/>
        <w:rPr>
          <w:rFonts w:ascii="Times New Roman" w:hAnsi="Times New Roman"/>
          <w:sz w:val="24"/>
          <w:szCs w:val="24"/>
        </w:rPr>
      </w:pPr>
      <w:r w:rsidRPr="00A21C16">
        <w:rPr>
          <w:rFonts w:ascii="Times New Roman" w:hAnsi="Times New Roman"/>
          <w:b/>
          <w:i/>
          <w:sz w:val="24"/>
          <w:szCs w:val="24"/>
        </w:rPr>
        <w:t>Zastoupení vodní vegetace</w:t>
      </w:r>
      <w:r w:rsidRPr="00A21C16">
        <w:rPr>
          <w:rFonts w:ascii="Times New Roman" w:hAnsi="Times New Roman"/>
          <w:sz w:val="24"/>
          <w:szCs w:val="24"/>
        </w:rPr>
        <w:t xml:space="preserve"> </w:t>
      </w:r>
      <w:r w:rsidRPr="001B0B78">
        <w:rPr>
          <w:rFonts w:ascii="Times New Roman" w:hAnsi="Times New Roman"/>
          <w:sz w:val="24"/>
          <w:szCs w:val="24"/>
        </w:rPr>
        <w:t xml:space="preserve"> – týká se všech typů makrofytní vegetace ve vodním sloupci i na hladině. Limitní hodnotou v rámci jednotlivých </w:t>
      </w:r>
      <w:r w:rsidR="00904322">
        <w:rPr>
          <w:rFonts w:ascii="Times New Roman" w:hAnsi="Times New Roman"/>
          <w:sz w:val="24"/>
          <w:szCs w:val="24"/>
        </w:rPr>
        <w:t>DP</w:t>
      </w:r>
      <w:r>
        <w:rPr>
          <w:rFonts w:ascii="Times New Roman" w:hAnsi="Times New Roman"/>
          <w:sz w:val="24"/>
          <w:szCs w:val="24"/>
        </w:rPr>
        <w:t xml:space="preserve"> je spíše nadměrný záro</w:t>
      </w:r>
      <w:r w:rsidRPr="001B0B78">
        <w:rPr>
          <w:rFonts w:ascii="Times New Roman" w:hAnsi="Times New Roman"/>
          <w:sz w:val="24"/>
          <w:szCs w:val="24"/>
        </w:rPr>
        <w:t>st vodní ploch</w:t>
      </w:r>
      <w:r>
        <w:rPr>
          <w:rFonts w:ascii="Times New Roman" w:hAnsi="Times New Roman"/>
          <w:sz w:val="24"/>
          <w:szCs w:val="24"/>
        </w:rPr>
        <w:t>y vegetací (zejména rákosinami). U kuňky žlutobřiché je to nad</w:t>
      </w:r>
      <w:r w:rsidRPr="001B0B78">
        <w:rPr>
          <w:rFonts w:ascii="Times New Roman" w:hAnsi="Times New Roman"/>
          <w:sz w:val="24"/>
          <w:szCs w:val="24"/>
        </w:rPr>
        <w:t xml:space="preserve"> 50 %</w:t>
      </w:r>
      <w:r>
        <w:rPr>
          <w:rFonts w:ascii="Times New Roman" w:hAnsi="Times New Roman"/>
          <w:sz w:val="24"/>
          <w:szCs w:val="24"/>
        </w:rPr>
        <w:t xml:space="preserve">, u čolků rodu </w:t>
      </w:r>
      <w:r w:rsidRPr="00117F50">
        <w:rPr>
          <w:rFonts w:ascii="Times New Roman" w:hAnsi="Times New Roman"/>
          <w:i/>
          <w:sz w:val="24"/>
          <w:szCs w:val="24"/>
        </w:rPr>
        <w:t>Triturus</w:t>
      </w:r>
      <w:r>
        <w:rPr>
          <w:rFonts w:ascii="Times New Roman" w:hAnsi="Times New Roman"/>
          <w:sz w:val="24"/>
          <w:szCs w:val="24"/>
        </w:rPr>
        <w:t xml:space="preserve"> pod 1 % a nad 75%</w:t>
      </w:r>
      <w:r w:rsidRPr="001B0B78">
        <w:rPr>
          <w:rFonts w:ascii="Times New Roman" w:hAnsi="Times New Roman"/>
          <w:sz w:val="24"/>
          <w:szCs w:val="24"/>
        </w:rPr>
        <w:t xml:space="preserve"> plochy vodní hladiny. </w:t>
      </w:r>
    </w:p>
    <w:p w14:paraId="724CA613" w14:textId="2221B917" w:rsidR="006F3159" w:rsidRPr="001B0B78" w:rsidRDefault="006F3159" w:rsidP="006F3159">
      <w:pPr>
        <w:pStyle w:val="Odstavecseseznamem"/>
        <w:numPr>
          <w:ilvl w:val="0"/>
          <w:numId w:val="1"/>
        </w:numPr>
        <w:spacing w:after="120" w:line="240" w:lineRule="auto"/>
        <w:ind w:left="357" w:hanging="357"/>
        <w:contextualSpacing w:val="0"/>
        <w:jc w:val="both"/>
        <w:rPr>
          <w:rFonts w:ascii="Times New Roman" w:hAnsi="Times New Roman"/>
          <w:sz w:val="24"/>
          <w:szCs w:val="24"/>
        </w:rPr>
      </w:pPr>
      <w:r w:rsidRPr="001B0B78">
        <w:rPr>
          <w:rFonts w:ascii="Times New Roman" w:hAnsi="Times New Roman"/>
          <w:b/>
          <w:i/>
          <w:sz w:val="24"/>
          <w:szCs w:val="24"/>
        </w:rPr>
        <w:t xml:space="preserve">Průhlednost vody </w:t>
      </w:r>
      <w:r w:rsidRPr="001B0B78">
        <w:rPr>
          <w:rFonts w:ascii="Times New Roman" w:hAnsi="Times New Roman"/>
          <w:sz w:val="24"/>
          <w:szCs w:val="24"/>
        </w:rPr>
        <w:t xml:space="preserve"> – limitní hodnotou v rámci jednotlivých </w:t>
      </w:r>
      <w:r w:rsidR="00904322">
        <w:rPr>
          <w:rFonts w:ascii="Times New Roman" w:hAnsi="Times New Roman"/>
          <w:sz w:val="24"/>
          <w:szCs w:val="24"/>
        </w:rPr>
        <w:t>DP</w:t>
      </w:r>
      <w:r w:rsidRPr="001B0B78">
        <w:rPr>
          <w:rFonts w:ascii="Times New Roman" w:hAnsi="Times New Roman"/>
          <w:sz w:val="24"/>
          <w:szCs w:val="24"/>
        </w:rPr>
        <w:t xml:space="preserve"> je průhlednost vody menší než </w:t>
      </w:r>
      <w:bookmarkStart w:id="166" w:name="_GoBack"/>
      <w:r w:rsidRPr="001B0B78">
        <w:rPr>
          <w:rFonts w:ascii="Times New Roman" w:hAnsi="Times New Roman"/>
          <w:sz w:val="24"/>
          <w:szCs w:val="24"/>
        </w:rPr>
        <w:t xml:space="preserve">50 </w:t>
      </w:r>
      <w:bookmarkEnd w:id="166"/>
      <w:r w:rsidRPr="001B0B78">
        <w:rPr>
          <w:rFonts w:ascii="Times New Roman" w:hAnsi="Times New Roman"/>
          <w:sz w:val="24"/>
          <w:szCs w:val="24"/>
        </w:rPr>
        <w:t xml:space="preserve">cm </w:t>
      </w:r>
      <w:r>
        <w:rPr>
          <w:rFonts w:ascii="Times New Roman" w:hAnsi="Times New Roman"/>
          <w:sz w:val="24"/>
          <w:szCs w:val="24"/>
        </w:rPr>
        <w:t xml:space="preserve">u kuňky </w:t>
      </w:r>
      <w:del w:id="167" w:author="Jonáš Gaigr2" w:date="2026-08-06T09:39:00Z">
        <w:r w:rsidDel="005164DF">
          <w:rPr>
            <w:rFonts w:ascii="Times New Roman" w:hAnsi="Times New Roman"/>
            <w:sz w:val="24"/>
            <w:szCs w:val="24"/>
          </w:rPr>
          <w:delText xml:space="preserve">ohnivé </w:delText>
        </w:r>
      </w:del>
      <w:ins w:id="168" w:author="Jonáš Gaigr2" w:date="2026-08-06T09:39:00Z">
        <w:r w:rsidR="005164DF">
          <w:rPr>
            <w:rFonts w:ascii="Times New Roman" w:hAnsi="Times New Roman"/>
            <w:sz w:val="24"/>
            <w:szCs w:val="24"/>
          </w:rPr>
          <w:t xml:space="preserve">obecné </w:t>
        </w:r>
      </w:ins>
      <w:r>
        <w:rPr>
          <w:rFonts w:ascii="Times New Roman" w:hAnsi="Times New Roman"/>
          <w:sz w:val="24"/>
          <w:szCs w:val="24"/>
        </w:rPr>
        <w:t xml:space="preserve">a čolků rodu </w:t>
      </w:r>
      <w:r w:rsidRPr="005164DF">
        <w:rPr>
          <w:rFonts w:ascii="Times New Roman" w:hAnsi="Times New Roman"/>
          <w:i/>
          <w:sz w:val="24"/>
          <w:szCs w:val="24"/>
          <w:rPrChange w:id="169" w:author="Jonáš Gaigr2" w:date="2026-08-06T09:39:00Z">
            <w:rPr>
              <w:rFonts w:ascii="Times New Roman" w:hAnsi="Times New Roman"/>
              <w:sz w:val="24"/>
              <w:szCs w:val="24"/>
            </w:rPr>
          </w:rPrChange>
        </w:rPr>
        <w:t>Triturus</w:t>
      </w:r>
      <w:r>
        <w:rPr>
          <w:rFonts w:ascii="Times New Roman" w:hAnsi="Times New Roman"/>
          <w:sz w:val="24"/>
          <w:szCs w:val="24"/>
        </w:rPr>
        <w:t xml:space="preserve"> </w:t>
      </w:r>
      <w:r w:rsidRPr="001B0B78">
        <w:rPr>
          <w:rFonts w:ascii="Times New Roman" w:hAnsi="Times New Roman"/>
          <w:sz w:val="24"/>
          <w:szCs w:val="24"/>
        </w:rPr>
        <w:t xml:space="preserve">(ideálně zjištěná Secchiho deskou, </w:t>
      </w:r>
      <w:del w:id="170" w:author="Jonáš Gaigr2" w:date="2026-08-06T09:39:00Z">
        <w:r w:rsidRPr="001B0B78" w:rsidDel="005164DF">
          <w:rPr>
            <w:rFonts w:ascii="Times New Roman" w:hAnsi="Times New Roman"/>
            <w:sz w:val="24"/>
            <w:szCs w:val="24"/>
          </w:rPr>
          <w:delText>lze i jinak</w:delText>
        </w:r>
      </w:del>
      <w:ins w:id="171" w:author="Jonáš Gaigr2" w:date="2026-08-06T09:39:00Z">
        <w:r w:rsidR="005164DF">
          <w:rPr>
            <w:rFonts w:ascii="Times New Roman" w:hAnsi="Times New Roman"/>
            <w:sz w:val="24"/>
            <w:szCs w:val="24"/>
          </w:rPr>
          <w:t>případně odhadem</w:t>
        </w:r>
      </w:ins>
      <w:r w:rsidRPr="001B0B78">
        <w:rPr>
          <w:rFonts w:ascii="Times New Roman" w:hAnsi="Times New Roman"/>
          <w:sz w:val="24"/>
          <w:szCs w:val="24"/>
        </w:rPr>
        <w:t xml:space="preserve">) v pozdějším jarním období (květen až polovina června); pokud nejde o stav, kdy je nízká průhlednost způsobena dočasně přívalovými srážkami a splachy z okolí. </w:t>
      </w:r>
    </w:p>
    <w:p w14:paraId="5965C629" w14:textId="77777777" w:rsidR="00F55DA7" w:rsidRDefault="006F3159" w:rsidP="00F55DA7">
      <w:pPr>
        <w:pStyle w:val="Odstavecseseznamem"/>
        <w:numPr>
          <w:ilvl w:val="0"/>
          <w:numId w:val="1"/>
        </w:numPr>
        <w:spacing w:after="120" w:line="240" w:lineRule="auto"/>
        <w:ind w:left="357" w:hanging="357"/>
        <w:contextualSpacing w:val="0"/>
        <w:jc w:val="both"/>
        <w:rPr>
          <w:ins w:id="172" w:author="Lenka Jeřábková" w:date="2026-07-02T10:28:00Z"/>
          <w:rFonts w:ascii="Times New Roman" w:hAnsi="Times New Roman"/>
          <w:sz w:val="24"/>
          <w:szCs w:val="24"/>
        </w:rPr>
      </w:pPr>
      <w:r w:rsidRPr="001B0B78">
        <w:rPr>
          <w:rFonts w:ascii="Times New Roman" w:hAnsi="Times New Roman"/>
          <w:b/>
          <w:i/>
          <w:sz w:val="24"/>
          <w:szCs w:val="24"/>
        </w:rPr>
        <w:t>Zastínění vodní hladiny okolní vegetací</w:t>
      </w:r>
      <w:r w:rsidRPr="001B0B78">
        <w:rPr>
          <w:rFonts w:ascii="Times New Roman" w:hAnsi="Times New Roman"/>
          <w:sz w:val="24"/>
          <w:szCs w:val="24"/>
        </w:rPr>
        <w:t xml:space="preserve">  – limitní hodnotou v rámci jednotlivých </w:t>
      </w:r>
      <w:r w:rsidR="00904322">
        <w:rPr>
          <w:rFonts w:ascii="Times New Roman" w:hAnsi="Times New Roman"/>
          <w:sz w:val="24"/>
          <w:szCs w:val="24"/>
        </w:rPr>
        <w:t>DP</w:t>
      </w:r>
      <w:r w:rsidRPr="001B0B78">
        <w:rPr>
          <w:rFonts w:ascii="Times New Roman" w:hAnsi="Times New Roman"/>
          <w:sz w:val="24"/>
          <w:szCs w:val="24"/>
        </w:rPr>
        <w:t xml:space="preserve"> </w:t>
      </w:r>
      <w:r>
        <w:rPr>
          <w:rFonts w:ascii="Times New Roman" w:hAnsi="Times New Roman"/>
          <w:sz w:val="24"/>
          <w:szCs w:val="24"/>
        </w:rPr>
        <w:t xml:space="preserve">pro kuňky </w:t>
      </w:r>
      <w:r w:rsidRPr="001B0B78">
        <w:rPr>
          <w:rFonts w:ascii="Times New Roman" w:hAnsi="Times New Roman"/>
          <w:sz w:val="24"/>
          <w:szCs w:val="24"/>
        </w:rPr>
        <w:t xml:space="preserve">je plošný zástin vodní hladiny nad </w:t>
      </w:r>
      <w:r>
        <w:rPr>
          <w:rFonts w:ascii="Times New Roman" w:hAnsi="Times New Roman"/>
          <w:sz w:val="24"/>
          <w:szCs w:val="24"/>
        </w:rPr>
        <w:t>75</w:t>
      </w:r>
      <w:r w:rsidRPr="001B0B78">
        <w:rPr>
          <w:rFonts w:ascii="Times New Roman" w:hAnsi="Times New Roman"/>
          <w:sz w:val="24"/>
          <w:szCs w:val="24"/>
        </w:rPr>
        <w:t xml:space="preserve"> % její plochy a</w:t>
      </w:r>
      <w:r>
        <w:rPr>
          <w:rFonts w:ascii="Times New Roman" w:hAnsi="Times New Roman"/>
          <w:sz w:val="24"/>
          <w:szCs w:val="24"/>
        </w:rPr>
        <w:t xml:space="preserve"> (nebo) hustý záro</w:t>
      </w:r>
      <w:r w:rsidRPr="001B0B78">
        <w:rPr>
          <w:rFonts w:ascii="Times New Roman" w:hAnsi="Times New Roman"/>
          <w:sz w:val="24"/>
          <w:szCs w:val="24"/>
        </w:rPr>
        <w:t xml:space="preserve">st dřevinou vegetací v </w:t>
      </w:r>
      <w:r>
        <w:rPr>
          <w:rFonts w:ascii="Times New Roman" w:hAnsi="Times New Roman"/>
          <w:sz w:val="24"/>
          <w:szCs w:val="24"/>
        </w:rPr>
        <w:t>75</w:t>
      </w:r>
      <w:r w:rsidRPr="001B0B78">
        <w:rPr>
          <w:rFonts w:ascii="Times New Roman" w:hAnsi="Times New Roman"/>
          <w:sz w:val="24"/>
          <w:szCs w:val="24"/>
        </w:rPr>
        <w:t xml:space="preserve"> a více % délky břehové linie</w:t>
      </w:r>
      <w:r w:rsidRPr="00F81073">
        <w:rPr>
          <w:rFonts w:ascii="Times New Roman" w:hAnsi="Times New Roman"/>
          <w:sz w:val="24"/>
          <w:szCs w:val="24"/>
        </w:rPr>
        <w:t xml:space="preserve">. </w:t>
      </w:r>
    </w:p>
    <w:p w14:paraId="521DE93B" w14:textId="3F60AF93" w:rsidR="00F55DA7" w:rsidRPr="00F55DA7" w:rsidRDefault="00F55DA7" w:rsidP="00F55DA7">
      <w:pPr>
        <w:pStyle w:val="Odstavecseseznamem"/>
        <w:numPr>
          <w:ilvl w:val="0"/>
          <w:numId w:val="1"/>
        </w:numPr>
        <w:spacing w:after="120" w:line="240" w:lineRule="auto"/>
        <w:ind w:left="357" w:hanging="357"/>
        <w:contextualSpacing w:val="0"/>
        <w:jc w:val="both"/>
        <w:rPr>
          <w:rFonts w:ascii="Times New Roman" w:hAnsi="Times New Roman"/>
          <w:sz w:val="24"/>
          <w:szCs w:val="24"/>
        </w:rPr>
      </w:pPr>
      <w:ins w:id="173" w:author="Lenka Jeřábková" w:date="2026-07-02T10:28:00Z">
        <w:r w:rsidRPr="00F55DA7">
          <w:rPr>
            <w:rFonts w:ascii="Times New Roman" w:hAnsi="Times New Roman"/>
            <w:b/>
            <w:i/>
            <w:sz w:val="24"/>
            <w:szCs w:val="24"/>
          </w:rPr>
          <w:t xml:space="preserve">Plocha s hloubkou </w:t>
        </w:r>
        <w:commentRangeStart w:id="174"/>
        <w:r w:rsidRPr="00F55DA7">
          <w:rPr>
            <w:rFonts w:ascii="Times New Roman" w:hAnsi="Times New Roman"/>
            <w:b/>
            <w:i/>
            <w:sz w:val="24"/>
            <w:szCs w:val="24"/>
          </w:rPr>
          <w:t xml:space="preserve">menší než 20 </w:t>
        </w:r>
      </w:ins>
      <w:commentRangeEnd w:id="174"/>
      <w:ins w:id="175" w:author="Lenka Jeřábková" w:date="2026-07-02T10:30:00Z">
        <w:r w:rsidRPr="00F55DA7">
          <w:rPr>
            <w:rStyle w:val="Odkaznakoment"/>
            <w:rFonts w:asciiTheme="minorHAnsi" w:eastAsia="Batang" w:hAnsiTheme="minorHAnsi" w:cstheme="minorBidi"/>
            <w:b/>
          </w:rPr>
          <w:commentReference w:id="174"/>
        </w:r>
      </w:ins>
      <w:ins w:id="176" w:author="Lenka Jeřábková" w:date="2026-07-02T10:28:00Z">
        <w:r w:rsidRPr="00F55DA7">
          <w:rPr>
            <w:rFonts w:ascii="Times New Roman" w:hAnsi="Times New Roman"/>
            <w:b/>
            <w:i/>
            <w:sz w:val="24"/>
            <w:szCs w:val="24"/>
          </w:rPr>
          <w:t>cm</w:t>
        </w:r>
        <w:r>
          <w:rPr>
            <w:rFonts w:ascii="Times New Roman" w:hAnsi="Times New Roman"/>
            <w:sz w:val="24"/>
            <w:szCs w:val="24"/>
          </w:rPr>
          <w:t xml:space="preserve"> </w:t>
        </w:r>
      </w:ins>
      <w:ins w:id="177" w:author="Lenka Jeřábková" w:date="2026-07-02T10:29:00Z">
        <w:r>
          <w:rPr>
            <w:rFonts w:ascii="Times New Roman" w:hAnsi="Times New Roman"/>
            <w:sz w:val="24"/>
            <w:szCs w:val="24"/>
          </w:rPr>
          <w:t>– limitní hodnotou v rámci jednotlivých DP je zastoupení</w:t>
        </w:r>
      </w:ins>
      <w:ins w:id="178" w:author="Lenka Jeřábková" w:date="2026-07-02T10:30:00Z">
        <w:r>
          <w:rPr>
            <w:rFonts w:ascii="Times New Roman" w:hAnsi="Times New Roman"/>
            <w:sz w:val="24"/>
            <w:szCs w:val="24"/>
          </w:rPr>
          <w:t xml:space="preserve"> plochy s touto hloubkou menší než XXXX. </w:t>
        </w:r>
      </w:ins>
      <w:ins w:id="179" w:author="Lenka Jeřábková" w:date="2026-07-02T10:28:00Z">
        <w:r>
          <w:rPr>
            <w:rFonts w:ascii="Times New Roman" w:hAnsi="Times New Roman"/>
            <w:sz w:val="24"/>
            <w:szCs w:val="24"/>
          </w:rPr>
          <w:t xml:space="preserve"> </w:t>
        </w:r>
      </w:ins>
    </w:p>
    <w:p w14:paraId="1D1C6A93" w14:textId="634BC198" w:rsidR="003512E7" w:rsidRPr="003512E7" w:rsidRDefault="006F3159" w:rsidP="003512E7">
      <w:pPr>
        <w:pStyle w:val="Odstavecseseznamem"/>
        <w:numPr>
          <w:ilvl w:val="0"/>
          <w:numId w:val="1"/>
        </w:numPr>
        <w:spacing w:after="120" w:line="240" w:lineRule="auto"/>
        <w:ind w:left="357" w:hanging="357"/>
        <w:contextualSpacing w:val="0"/>
        <w:jc w:val="both"/>
        <w:rPr>
          <w:rFonts w:ascii="Times New Roman" w:hAnsi="Times New Roman"/>
          <w:sz w:val="24"/>
          <w:szCs w:val="24"/>
        </w:rPr>
      </w:pPr>
      <w:r w:rsidRPr="003512E7">
        <w:rPr>
          <w:rFonts w:ascii="Times New Roman" w:hAnsi="Times New Roman"/>
          <w:b/>
          <w:i/>
          <w:sz w:val="24"/>
          <w:szCs w:val="24"/>
        </w:rPr>
        <w:t xml:space="preserve">Nevysvětlitelné úhyny většího počtu jedinců obojživelníků </w:t>
      </w:r>
      <w:r w:rsidR="003512E7" w:rsidRPr="003512E7">
        <w:rPr>
          <w:rFonts w:ascii="Times New Roman" w:hAnsi="Times New Roman"/>
          <w:sz w:val="24"/>
          <w:szCs w:val="24"/>
        </w:rPr>
        <w:t>–</w:t>
      </w:r>
      <w:r w:rsidR="003512E7" w:rsidRPr="003512E7">
        <w:rPr>
          <w:rFonts w:ascii="Times New Roman" w:hAnsi="Times New Roman"/>
          <w:b/>
          <w:i/>
          <w:sz w:val="24"/>
          <w:szCs w:val="24"/>
        </w:rPr>
        <w:t xml:space="preserve"> </w:t>
      </w:r>
      <w:r w:rsidR="003512E7" w:rsidRPr="003512E7">
        <w:rPr>
          <w:rFonts w:ascii="Times New Roman" w:hAnsi="Times New Roman"/>
          <w:sz w:val="24"/>
          <w:szCs w:val="24"/>
        </w:rPr>
        <w:t xml:space="preserve">limitní hodnotou je </w:t>
      </w:r>
      <w:commentRangeStart w:id="180"/>
      <w:del w:id="181" w:author="Jonáš Gaigr2" w:date="2026-08-05T23:34:00Z">
        <w:r w:rsidR="003512E7" w:rsidRPr="003512E7" w:rsidDel="00897D74">
          <w:rPr>
            <w:rFonts w:ascii="Times New Roman" w:hAnsi="Times New Roman"/>
            <w:sz w:val="24"/>
            <w:szCs w:val="24"/>
          </w:rPr>
          <w:delText>laboratorní potvrzení výskytu chorob obojživelníků v kombinaci s </w:delText>
        </w:r>
      </w:del>
      <w:r w:rsidR="003512E7" w:rsidRPr="003512E7">
        <w:rPr>
          <w:rFonts w:ascii="Times New Roman" w:hAnsi="Times New Roman"/>
          <w:sz w:val="24"/>
          <w:szCs w:val="24"/>
        </w:rPr>
        <w:t>pozorovaný</w:t>
      </w:r>
      <w:del w:id="182" w:author="Jonáš Gaigr2" w:date="2026-08-05T23:34:00Z">
        <w:r w:rsidR="003512E7" w:rsidRPr="003512E7" w:rsidDel="00897D74">
          <w:rPr>
            <w:rFonts w:ascii="Times New Roman" w:hAnsi="Times New Roman"/>
            <w:sz w:val="24"/>
            <w:szCs w:val="24"/>
          </w:rPr>
          <w:delText>m</w:delText>
        </w:r>
      </w:del>
      <w:r w:rsidR="003512E7" w:rsidRPr="003512E7">
        <w:rPr>
          <w:rFonts w:ascii="Times New Roman" w:hAnsi="Times New Roman"/>
          <w:sz w:val="24"/>
          <w:szCs w:val="24"/>
        </w:rPr>
        <w:t xml:space="preserve"> </w:t>
      </w:r>
      <w:del w:id="183" w:author="Jonáš Gaigr2" w:date="2026-08-05T23:34:00Z">
        <w:r w:rsidR="003512E7" w:rsidRPr="003512E7" w:rsidDel="00897D74">
          <w:rPr>
            <w:rFonts w:ascii="Times New Roman" w:hAnsi="Times New Roman"/>
            <w:sz w:val="24"/>
            <w:szCs w:val="24"/>
          </w:rPr>
          <w:delText xml:space="preserve">úbytkem, </w:delText>
        </w:r>
      </w:del>
      <w:ins w:id="184" w:author="Jonáš Gaigr2" w:date="2026-08-05T23:35:00Z">
        <w:r w:rsidR="00897D74">
          <w:rPr>
            <w:rFonts w:ascii="Times New Roman" w:hAnsi="Times New Roman"/>
            <w:sz w:val="24"/>
            <w:szCs w:val="24"/>
          </w:rPr>
          <w:t xml:space="preserve">hromadý </w:t>
        </w:r>
      </w:ins>
      <w:r w:rsidR="003512E7" w:rsidRPr="003512E7">
        <w:rPr>
          <w:rFonts w:ascii="Times New Roman" w:hAnsi="Times New Roman"/>
          <w:sz w:val="24"/>
          <w:szCs w:val="24"/>
        </w:rPr>
        <w:t xml:space="preserve">úhynem </w:t>
      </w:r>
      <w:del w:id="185" w:author="Jonáš Gaigr2" w:date="2026-08-05T23:35:00Z">
        <w:r w:rsidR="003512E7" w:rsidRPr="003512E7" w:rsidDel="00897D74">
          <w:rPr>
            <w:rFonts w:ascii="Times New Roman" w:hAnsi="Times New Roman"/>
            <w:sz w:val="24"/>
            <w:szCs w:val="24"/>
          </w:rPr>
          <w:delText>či vážným onemocněním cílového druhu</w:delText>
        </w:r>
      </w:del>
      <w:r w:rsidR="003512E7" w:rsidRPr="003512E7">
        <w:rPr>
          <w:rFonts w:ascii="Times New Roman" w:hAnsi="Times New Roman"/>
          <w:sz w:val="24"/>
          <w:szCs w:val="24"/>
        </w:rPr>
        <w:t>.</w:t>
      </w:r>
      <w:commentRangeEnd w:id="180"/>
      <w:r w:rsidR="00897D74">
        <w:rPr>
          <w:rStyle w:val="Odkaznakoment"/>
          <w:rFonts w:asciiTheme="minorHAnsi" w:eastAsia="Batang" w:hAnsiTheme="minorHAnsi" w:cstheme="minorBidi"/>
        </w:rPr>
        <w:commentReference w:id="180"/>
      </w:r>
      <w:r w:rsidR="003512E7" w:rsidRPr="003512E7">
        <w:rPr>
          <w:rFonts w:ascii="Times New Roman" w:hAnsi="Times New Roman"/>
          <w:sz w:val="24"/>
          <w:szCs w:val="24"/>
        </w:rPr>
        <w:t xml:space="preserve"> </w:t>
      </w:r>
      <w:r w:rsidRPr="003512E7">
        <w:rPr>
          <w:rFonts w:ascii="Times New Roman" w:hAnsi="Times New Roman"/>
          <w:sz w:val="24"/>
          <w:szCs w:val="24"/>
        </w:rPr>
        <w:t xml:space="preserve">V případě nálezů nevysvětlitelných úhynů nebo živých jedinců s možnými projevy nějakého onemocnění (léze na pokožce, její odlupování, změny chování, apatie atp.) je </w:t>
      </w:r>
      <w:r w:rsidR="003512E7" w:rsidRPr="003512E7">
        <w:rPr>
          <w:rFonts w:ascii="Times New Roman" w:hAnsi="Times New Roman"/>
          <w:sz w:val="24"/>
          <w:szCs w:val="24"/>
        </w:rPr>
        <w:t xml:space="preserve">nutné </w:t>
      </w:r>
      <w:r w:rsidRPr="003512E7">
        <w:rPr>
          <w:rFonts w:ascii="Times New Roman" w:hAnsi="Times New Roman"/>
          <w:sz w:val="24"/>
          <w:szCs w:val="24"/>
        </w:rPr>
        <w:t>tyto jedince nafotit a upozornit okamžitě příslušné regionální pracoviště AOPK ČR</w:t>
      </w:r>
      <w:r w:rsidR="000A5242" w:rsidRPr="003512E7">
        <w:rPr>
          <w:rFonts w:ascii="Times New Roman" w:hAnsi="Times New Roman"/>
          <w:sz w:val="24"/>
          <w:szCs w:val="24"/>
        </w:rPr>
        <w:t xml:space="preserve"> a již nenavštěvovat další lokalit</w:t>
      </w:r>
      <w:r w:rsidR="00054F63" w:rsidRPr="003512E7">
        <w:rPr>
          <w:rFonts w:ascii="Times New Roman" w:hAnsi="Times New Roman"/>
          <w:sz w:val="24"/>
          <w:szCs w:val="24"/>
        </w:rPr>
        <w:t>u, aby nedošlo k případnému přen</w:t>
      </w:r>
      <w:r w:rsidR="000A5242" w:rsidRPr="003512E7">
        <w:rPr>
          <w:rFonts w:ascii="Times New Roman" w:hAnsi="Times New Roman"/>
          <w:sz w:val="24"/>
          <w:szCs w:val="24"/>
        </w:rPr>
        <w:t>osu jakékoli nákazy</w:t>
      </w:r>
      <w:r w:rsidRPr="003512E7">
        <w:rPr>
          <w:rFonts w:ascii="Times New Roman" w:hAnsi="Times New Roman"/>
          <w:sz w:val="24"/>
          <w:szCs w:val="24"/>
        </w:rPr>
        <w:t>.</w:t>
      </w:r>
      <w:r w:rsidR="003512E7" w:rsidRPr="003512E7">
        <w:rPr>
          <w:rFonts w:ascii="Times New Roman" w:hAnsi="Times New Roman"/>
          <w:sz w:val="24"/>
          <w:szCs w:val="24"/>
        </w:rPr>
        <w:t xml:space="preserve"> Je nutné obuv i materiál použitý k monitoringu nechat pořádně vyschnout nebo dezinfikovat. </w:t>
      </w:r>
    </w:p>
    <w:p w14:paraId="1F2F77F4" w14:textId="77777777" w:rsidR="00A629D7" w:rsidRPr="00800859" w:rsidRDefault="00A629D7" w:rsidP="00800859">
      <w:pPr>
        <w:spacing w:after="120" w:line="240" w:lineRule="auto"/>
        <w:jc w:val="both"/>
        <w:rPr>
          <w:rFonts w:ascii="Times New Roman" w:hAnsi="Times New Roman"/>
          <w:sz w:val="24"/>
          <w:szCs w:val="24"/>
        </w:rPr>
      </w:pPr>
    </w:p>
    <w:p w14:paraId="0E7E690A" w14:textId="1C155336" w:rsidR="00B43944" w:rsidRDefault="00E71D80" w:rsidP="00CB1539">
      <w:pPr>
        <w:pStyle w:val="Nadpis20"/>
        <w:numPr>
          <w:ilvl w:val="1"/>
          <w:numId w:val="14"/>
        </w:numPr>
        <w:spacing w:after="120" w:line="240" w:lineRule="auto"/>
        <w:rPr>
          <w:b/>
          <w:bCs/>
          <w:i w:val="0"/>
          <w:iCs w:val="0"/>
          <w:sz w:val="28"/>
          <w:szCs w:val="28"/>
        </w:rPr>
      </w:pPr>
      <w:r>
        <w:rPr>
          <w:b/>
          <w:bCs/>
          <w:i w:val="0"/>
          <w:iCs w:val="0"/>
          <w:sz w:val="28"/>
          <w:szCs w:val="28"/>
        </w:rPr>
        <w:t xml:space="preserve"> </w:t>
      </w:r>
      <w:r w:rsidR="00B43944" w:rsidRPr="00E71D80">
        <w:rPr>
          <w:b/>
          <w:bCs/>
          <w:i w:val="0"/>
          <w:iCs w:val="0"/>
          <w:sz w:val="28"/>
          <w:szCs w:val="28"/>
        </w:rPr>
        <w:t>Výběr reprezentativních ploch</w:t>
      </w:r>
    </w:p>
    <w:p w14:paraId="7925FE74" w14:textId="6D390F40" w:rsidR="009E1BB4" w:rsidRDefault="009E1BB4" w:rsidP="009E1BB4">
      <w:pPr>
        <w:pStyle w:val="Nadpis20"/>
        <w:spacing w:after="120" w:line="240" w:lineRule="auto"/>
        <w:rPr>
          <w:ins w:id="186" w:author="Jonáš Gaigr2" w:date="2026-02-15T22:22:00Z"/>
          <w:bCs/>
          <w:i w:val="0"/>
          <w:iCs w:val="0"/>
        </w:rPr>
      </w:pPr>
      <w:r w:rsidRPr="009E1BB4">
        <w:rPr>
          <w:bCs/>
          <w:i w:val="0"/>
          <w:iCs w:val="0"/>
        </w:rPr>
        <w:t xml:space="preserve">Pro každý druh je dále uveden postup </w:t>
      </w:r>
      <w:ins w:id="187" w:author="Jonáš Gaigr2" w:date="2026-08-05T23:38:00Z">
        <w:r w:rsidR="00897D74">
          <w:rPr>
            <w:bCs/>
            <w:i w:val="0"/>
            <w:iCs w:val="0"/>
          </w:rPr>
          <w:t xml:space="preserve">vymezení a </w:t>
        </w:r>
      </w:ins>
      <w:r w:rsidRPr="009E1BB4">
        <w:rPr>
          <w:bCs/>
          <w:i w:val="0"/>
          <w:iCs w:val="0"/>
        </w:rPr>
        <w:t xml:space="preserve">výběru </w:t>
      </w:r>
      <w:del w:id="188" w:author="Jonáš Gaigr2" w:date="2026-08-05T23:38:00Z">
        <w:r w:rsidRPr="009E1BB4" w:rsidDel="00897D74">
          <w:rPr>
            <w:bCs/>
            <w:i w:val="0"/>
            <w:iCs w:val="0"/>
          </w:rPr>
          <w:delText>(vodních/dílčích) ploch</w:delText>
        </w:r>
      </w:del>
      <w:ins w:id="189" w:author="Jonáš Gaigr2" w:date="2026-08-05T23:38:00Z">
        <w:r w:rsidR="00897D74">
          <w:rPr>
            <w:bCs/>
            <w:i w:val="0"/>
            <w:iCs w:val="0"/>
          </w:rPr>
          <w:t>DP</w:t>
        </w:r>
      </w:ins>
      <w:r w:rsidRPr="009E1BB4">
        <w:rPr>
          <w:bCs/>
          <w:i w:val="0"/>
          <w:iCs w:val="0"/>
        </w:rPr>
        <w:t>.</w:t>
      </w:r>
      <w:ins w:id="190" w:author="Jonáš Gaigr2" w:date="2026-02-15T22:22:00Z">
        <w:r w:rsidR="00904322" w:rsidRPr="00352701">
          <w:rPr>
            <w:bCs/>
            <w:i w:val="0"/>
            <w:iCs w:val="0"/>
          </w:rPr>
          <w:t xml:space="preserve"> </w:t>
        </w:r>
      </w:ins>
      <w:ins w:id="191" w:author="Jonáš Gaigr2" w:date="2026-02-15T22:31:00Z">
        <w:r w:rsidR="00352701">
          <w:t xml:space="preserve"> </w:t>
        </w:r>
      </w:ins>
      <w:ins w:id="192" w:author="Jonáš Gaigr2" w:date="2026-02-15T22:22:00Z">
        <w:r w:rsidR="00904322">
          <w:rPr>
            <w:bCs/>
            <w:i w:val="0"/>
            <w:iCs w:val="0"/>
          </w:rPr>
          <w:t xml:space="preserve">Klíčové </w:t>
        </w:r>
      </w:ins>
      <w:ins w:id="193" w:author="Jonáš Gaigr2" w:date="2026-08-05T23:38:00Z">
        <w:r w:rsidR="00897D74">
          <w:rPr>
            <w:bCs/>
            <w:i w:val="0"/>
            <w:iCs w:val="0"/>
          </w:rPr>
          <w:t xml:space="preserve">podmínky pro vymezení samostatné DP </w:t>
        </w:r>
      </w:ins>
      <w:del w:id="194" w:author="Jonáš Gaigr2" w:date="2026-08-05T23:38:00Z">
        <w:r w:rsidR="007061EF" w:rsidDel="00897D74">
          <w:rPr>
            <w:rStyle w:val="Odkaznakoment"/>
            <w:rFonts w:asciiTheme="minorHAnsi" w:hAnsiTheme="minorHAnsi" w:cstheme="minorBidi"/>
            <w:i w:val="0"/>
            <w:iCs w:val="0"/>
          </w:rPr>
          <w:commentReference w:id="195"/>
        </w:r>
      </w:del>
      <w:ins w:id="196" w:author="Jonáš Gaigr2" w:date="2026-02-15T22:22:00Z">
        <w:r w:rsidR="00904322">
          <w:rPr>
            <w:bCs/>
            <w:i w:val="0"/>
            <w:iCs w:val="0"/>
          </w:rPr>
          <w:t>jsou:</w:t>
        </w:r>
      </w:ins>
    </w:p>
    <w:p w14:paraId="4B180B7E" w14:textId="76B1EB93" w:rsidR="00897D74" w:rsidRPr="00897D74" w:rsidRDefault="00897D74" w:rsidP="00897D74">
      <w:pPr>
        <w:pStyle w:val="Nadpis20"/>
        <w:numPr>
          <w:ilvl w:val="0"/>
          <w:numId w:val="18"/>
        </w:numPr>
        <w:spacing w:after="120" w:line="240" w:lineRule="auto"/>
        <w:rPr>
          <w:ins w:id="197" w:author="Jonáš Gaigr2" w:date="2026-08-05T23:37:00Z"/>
          <w:bCs/>
          <w:i w:val="0"/>
          <w:iCs w:val="0"/>
        </w:rPr>
      </w:pPr>
      <w:ins w:id="198" w:author="Jonáš Gaigr2" w:date="2026-08-05T23:37:00Z">
        <w:r>
          <w:rPr>
            <w:bCs/>
            <w:i w:val="0"/>
            <w:iCs w:val="0"/>
          </w:rPr>
          <w:t>Podmínka 1:</w:t>
        </w:r>
      </w:ins>
      <w:ins w:id="199" w:author="Jonáš Gaigr2" w:date="2026-08-05T23:42:00Z">
        <w:r w:rsidR="00DF6772">
          <w:rPr>
            <w:bCs/>
            <w:i w:val="0"/>
            <w:iCs w:val="0"/>
          </w:rPr>
          <w:t xml:space="preserve">Management </w:t>
        </w:r>
      </w:ins>
      <w:commentRangeStart w:id="200"/>
      <w:ins w:id="201" w:author="Jonáš Gaigr2" w:date="2026-08-05T23:37:00Z">
        <w:r w:rsidR="00DF6772">
          <w:rPr>
            <w:bCs/>
            <w:i w:val="0"/>
            <w:iCs w:val="0"/>
          </w:rPr>
          <w:t xml:space="preserve"> dílčí ploch</w:t>
        </w:r>
      </w:ins>
      <w:ins w:id="202" w:author="Jonáš Gaigr2" w:date="2026-08-05T23:42:00Z">
        <w:r w:rsidR="00DF6772">
          <w:rPr>
            <w:bCs/>
            <w:i w:val="0"/>
            <w:iCs w:val="0"/>
          </w:rPr>
          <w:t>y</w:t>
        </w:r>
      </w:ins>
      <w:ins w:id="203" w:author="Jonáš Gaigr2" w:date="2026-08-05T23:38:00Z">
        <w:r w:rsidR="00DF6772">
          <w:rPr>
            <w:bCs/>
            <w:i w:val="0"/>
            <w:iCs w:val="0"/>
          </w:rPr>
          <w:t>.</w:t>
        </w:r>
      </w:ins>
      <w:ins w:id="204" w:author="Jonáš Gaigr2" w:date="2026-08-05T23:37:00Z">
        <w:r>
          <w:rPr>
            <w:bCs/>
            <w:i w:val="0"/>
            <w:iCs w:val="0"/>
          </w:rPr>
          <w:t xml:space="preserve"> Sledování stavu dílčích lokalit je uskutečňováno s cílem poskytnout detailní informace o stavu populací a prostředí druhů. Z tohoto důvodu je klíčové</w:t>
        </w:r>
        <w:commentRangeEnd w:id="200"/>
        <w:r>
          <w:rPr>
            <w:bCs/>
            <w:i w:val="0"/>
            <w:iCs w:val="0"/>
          </w:rPr>
          <w:t xml:space="preserve"> </w:t>
        </w:r>
      </w:ins>
      <w:ins w:id="205" w:author="Jonáš Gaigr2" w:date="2026-08-05T23:39:00Z">
        <w:r w:rsidR="00DF6772">
          <w:rPr>
            <w:bCs/>
            <w:i w:val="0"/>
            <w:iCs w:val="0"/>
          </w:rPr>
          <w:t xml:space="preserve">jako </w:t>
        </w:r>
      </w:ins>
      <w:ins w:id="206" w:author="Jonáš Gaigr2" w:date="2026-08-05T23:40:00Z">
        <w:r w:rsidR="00DF6772">
          <w:rPr>
            <w:bCs/>
            <w:i w:val="0"/>
            <w:iCs w:val="0"/>
          </w:rPr>
          <w:t xml:space="preserve">samostatné </w:t>
        </w:r>
      </w:ins>
      <w:ins w:id="207" w:author="Jonáš Gaigr2" w:date="2026-08-05T23:37:00Z">
        <w:r>
          <w:rPr>
            <w:bCs/>
            <w:i w:val="0"/>
            <w:iCs w:val="0"/>
          </w:rPr>
          <w:t xml:space="preserve">DP plochy vymezovat </w:t>
        </w:r>
        <w:r>
          <w:rPr>
            <w:rStyle w:val="Odkaznakoment"/>
            <w:rFonts w:asciiTheme="minorHAnsi" w:hAnsiTheme="minorHAnsi" w:cstheme="minorBidi"/>
            <w:i w:val="0"/>
            <w:iCs w:val="0"/>
          </w:rPr>
          <w:commentReference w:id="200"/>
        </w:r>
      </w:ins>
      <w:ins w:id="208" w:author="Jonáš Gaigr2" w:date="2026-08-05T23:40:00Z">
        <w:r w:rsidR="00DF6772">
          <w:rPr>
            <w:bCs/>
            <w:i w:val="0"/>
            <w:iCs w:val="0"/>
          </w:rPr>
          <w:t xml:space="preserve">území, která umožňují různé nastavení péče o stanoviště druhu. Jedná se tedy </w:t>
        </w:r>
      </w:ins>
      <w:ins w:id="209" w:author="Jonáš Gaigr2" w:date="2026-08-05T23:43:00Z">
        <w:r w:rsidR="00DF6772">
          <w:rPr>
            <w:bCs/>
            <w:i w:val="0"/>
            <w:iCs w:val="0"/>
          </w:rPr>
          <w:t xml:space="preserve">například </w:t>
        </w:r>
      </w:ins>
      <w:ins w:id="210" w:author="Jonáš Gaigr2" w:date="2026-08-05T23:40:00Z">
        <w:r w:rsidR="00DF6772">
          <w:rPr>
            <w:bCs/>
            <w:i w:val="0"/>
            <w:iCs w:val="0"/>
          </w:rPr>
          <w:t xml:space="preserve">o jednotlivé rybníky v rámci rybniční soustavy, </w:t>
        </w:r>
      </w:ins>
      <w:ins w:id="211" w:author="Jonáš Gaigr2" w:date="2026-08-05T23:43:00Z">
        <w:r w:rsidR="00DF6772">
          <w:rPr>
            <w:bCs/>
            <w:i w:val="0"/>
            <w:iCs w:val="0"/>
          </w:rPr>
          <w:t xml:space="preserve">dílčí </w:t>
        </w:r>
      </w:ins>
      <w:ins w:id="212" w:author="Jonáš Gaigr2" w:date="2026-08-05T23:42:00Z">
        <w:r w:rsidR="00DF6772">
          <w:rPr>
            <w:bCs/>
            <w:i w:val="0"/>
            <w:iCs w:val="0"/>
          </w:rPr>
          <w:t xml:space="preserve">soustavy </w:t>
        </w:r>
      </w:ins>
      <w:ins w:id="213" w:author="Jonáš Gaigr2" w:date="2026-08-05T23:44:00Z">
        <w:r w:rsidR="00DF6772">
          <w:rPr>
            <w:bCs/>
            <w:i w:val="0"/>
            <w:iCs w:val="0"/>
          </w:rPr>
          <w:t xml:space="preserve">malých </w:t>
        </w:r>
      </w:ins>
      <w:ins w:id="214" w:author="Jonáš Gaigr2" w:date="2026-08-05T23:42:00Z">
        <w:r w:rsidR="00DF6772">
          <w:rPr>
            <w:bCs/>
            <w:i w:val="0"/>
            <w:iCs w:val="0"/>
          </w:rPr>
          <w:t>tůní</w:t>
        </w:r>
      </w:ins>
      <w:ins w:id="215" w:author="Jonáš Gaigr2" w:date="2026-08-05T23:43:00Z">
        <w:r w:rsidR="00DF6772">
          <w:rPr>
            <w:bCs/>
            <w:i w:val="0"/>
            <w:iCs w:val="0"/>
          </w:rPr>
          <w:t xml:space="preserve"> </w:t>
        </w:r>
      </w:ins>
      <w:ins w:id="216" w:author="Jonáš Gaigr2" w:date="2026-08-05T23:45:00Z">
        <w:r w:rsidR="00DF6772">
          <w:rPr>
            <w:bCs/>
            <w:i w:val="0"/>
            <w:iCs w:val="0"/>
          </w:rPr>
          <w:t xml:space="preserve">či </w:t>
        </w:r>
      </w:ins>
      <w:ins w:id="217" w:author="Jonáš Gaigr2" w:date="2026-08-05T23:43:00Z">
        <w:r w:rsidR="00DF6772">
          <w:rPr>
            <w:bCs/>
            <w:i w:val="0"/>
            <w:iCs w:val="0"/>
          </w:rPr>
          <w:t>lesní cestu s vyjetými kolejemi</w:t>
        </w:r>
      </w:ins>
      <w:ins w:id="218" w:author="Jonáš Gaigr2" w:date="2026-08-05T23:45:00Z">
        <w:r w:rsidR="00DF6772">
          <w:rPr>
            <w:bCs/>
            <w:i w:val="0"/>
            <w:iCs w:val="0"/>
          </w:rPr>
          <w:t>.</w:t>
        </w:r>
      </w:ins>
    </w:p>
    <w:p w14:paraId="326769A1" w14:textId="1B0BB6DA" w:rsidR="00897D74" w:rsidRPr="00897D74" w:rsidRDefault="00897D74" w:rsidP="007061EF">
      <w:pPr>
        <w:pStyle w:val="Nadpis20"/>
        <w:numPr>
          <w:ilvl w:val="0"/>
          <w:numId w:val="18"/>
        </w:numPr>
        <w:spacing w:after="120" w:line="240" w:lineRule="auto"/>
        <w:rPr>
          <w:ins w:id="219" w:author="Jonáš Gaigr2" w:date="2026-08-05T23:37:00Z"/>
          <w:bCs/>
          <w:i w:val="0"/>
          <w:iCs w:val="0"/>
        </w:rPr>
      </w:pPr>
      <w:ins w:id="220" w:author="Jonáš Gaigr2" w:date="2026-08-05T23:37:00Z">
        <w:r>
          <w:rPr>
            <w:bCs/>
            <w:i w:val="0"/>
            <w:iCs w:val="0"/>
          </w:rPr>
          <w:t xml:space="preserve">Podmínka 2: </w:t>
        </w:r>
      </w:ins>
      <w:ins w:id="221" w:author="Jonáš Gaigr2" w:date="2026-02-15T22:23:00Z">
        <w:r w:rsidR="00904322">
          <w:rPr>
            <w:bCs/>
            <w:i w:val="0"/>
            <w:iCs w:val="0"/>
          </w:rPr>
          <w:t>Konektivita z pohledu sledovaného druhu</w:t>
        </w:r>
      </w:ins>
      <w:ins w:id="222" w:author="Jonáš Gaigr2" w:date="2026-08-05T23:39:00Z">
        <w:r w:rsidR="00DF6772">
          <w:rPr>
            <w:bCs/>
            <w:i w:val="0"/>
            <w:iCs w:val="0"/>
          </w:rPr>
          <w:t>.</w:t>
        </w:r>
      </w:ins>
      <w:ins w:id="223" w:author="Jonáš Gaigr2" w:date="2026-02-15T22:32:00Z">
        <w:r w:rsidR="00352701">
          <w:rPr>
            <w:bCs/>
            <w:i w:val="0"/>
            <w:iCs w:val="0"/>
          </w:rPr>
          <w:t xml:space="preserve"> </w:t>
        </w:r>
        <w:r w:rsidR="00352701" w:rsidRPr="0090023F">
          <w:rPr>
            <w:i w:val="0"/>
          </w:rPr>
          <w:t xml:space="preserve">Většina druhů obojživelníků vyskytujících se v Česku se zpravidla pohybuje do vzdálenosti </w:t>
        </w:r>
        <w:r w:rsidR="00352701" w:rsidRPr="0090023F">
          <w:rPr>
            <w:i w:val="0"/>
            <w:u w:val="single"/>
          </w:rPr>
          <w:t>500–1000 m</w:t>
        </w:r>
        <w:r w:rsidR="00352701" w:rsidRPr="0090023F">
          <w:rPr>
            <w:i w:val="0"/>
          </w:rPr>
          <w:t xml:space="preserve"> od reprodukční nádrže (alespoň většina dané populace, jednotlivci mohou vykazovat přesuny i na delší vzdálenosti). Za dostačující vzdálenost mezi trvale </w:t>
        </w:r>
        <w:commentRangeStart w:id="224"/>
        <w:commentRangeStart w:id="225"/>
        <w:r w:rsidR="00352701" w:rsidRPr="0090023F">
          <w:rPr>
            <w:i w:val="0"/>
          </w:rPr>
          <w:t xml:space="preserve">sledovanými DP, aby je bylo možno považovat za samostatné populace, lze tudíž </w:t>
        </w:r>
      </w:ins>
      <w:ins w:id="226" w:author="Jonáš Gaigr2" w:date="2026-08-05T23:39:00Z">
        <w:r w:rsidR="00DF6772">
          <w:rPr>
            <w:i w:val="0"/>
          </w:rPr>
          <w:t>považovat</w:t>
        </w:r>
      </w:ins>
      <w:ins w:id="227" w:author="Jonáš Gaigr2" w:date="2026-02-15T22:32:00Z">
        <w:r w:rsidR="00352701" w:rsidRPr="0090023F">
          <w:rPr>
            <w:i w:val="0"/>
          </w:rPr>
          <w:t xml:space="preserve"> alespoň 500 m.</w:t>
        </w:r>
      </w:ins>
      <w:commentRangeEnd w:id="224"/>
      <w:r w:rsidR="007061EF">
        <w:rPr>
          <w:rStyle w:val="Odkaznakoment"/>
          <w:rFonts w:asciiTheme="minorHAnsi" w:hAnsiTheme="minorHAnsi" w:cstheme="minorBidi"/>
          <w:i w:val="0"/>
          <w:iCs w:val="0"/>
        </w:rPr>
        <w:commentReference w:id="224"/>
      </w:r>
      <w:commentRangeEnd w:id="225"/>
    </w:p>
    <w:p w14:paraId="1E94D09D" w14:textId="534C9274" w:rsidR="00904322" w:rsidRDefault="00897D74">
      <w:pPr>
        <w:pStyle w:val="Nadpis20"/>
        <w:spacing w:after="120" w:line="240" w:lineRule="auto"/>
        <w:rPr>
          <w:ins w:id="228" w:author="Jonáš Gaigr2" w:date="2026-02-15T22:23:00Z"/>
          <w:bCs/>
          <w:i w:val="0"/>
          <w:iCs w:val="0"/>
        </w:rPr>
        <w:pPrChange w:id="229" w:author="Jonáš Gaigr2" w:date="2026-08-05T23:38:00Z">
          <w:pPr>
            <w:pStyle w:val="Nadpis20"/>
            <w:numPr>
              <w:numId w:val="18"/>
            </w:numPr>
            <w:spacing w:after="120" w:line="240" w:lineRule="auto"/>
            <w:ind w:left="720" w:hanging="360"/>
          </w:pPr>
        </w:pPrChange>
      </w:pPr>
      <w:r>
        <w:rPr>
          <w:rStyle w:val="Odkaznakoment"/>
          <w:rFonts w:asciiTheme="minorHAnsi" w:hAnsiTheme="minorHAnsi" w:cstheme="minorBidi"/>
          <w:i w:val="0"/>
          <w:iCs w:val="0"/>
        </w:rPr>
        <w:commentReference w:id="225"/>
      </w:r>
      <w:ins w:id="230" w:author="Jonáš Gaigr2" w:date="2026-08-05T23:41:00Z">
        <w:r w:rsidR="00DF6772">
          <w:rPr>
            <w:bCs/>
            <w:i w:val="0"/>
            <w:iCs w:val="0"/>
          </w:rPr>
          <w:t>V první řadě jsou DP posuzovány dle podmínky 1, doplňkov</w:t>
        </w:r>
      </w:ins>
      <w:ins w:id="231" w:author="Jonáš Gaigr2" w:date="2026-08-05T23:42:00Z">
        <w:r w:rsidR="00DF6772">
          <w:rPr>
            <w:bCs/>
            <w:i w:val="0"/>
            <w:iCs w:val="0"/>
          </w:rPr>
          <w:t>ě dle podmínky 2.</w:t>
        </w:r>
      </w:ins>
    </w:p>
    <w:p w14:paraId="7B38DDE9" w14:textId="49898590" w:rsidR="00352701" w:rsidRDefault="00CC026C" w:rsidP="00352701">
      <w:pPr>
        <w:pStyle w:val="Nadpis20"/>
        <w:spacing w:after="120" w:line="240" w:lineRule="auto"/>
        <w:rPr>
          <w:bCs/>
          <w:i w:val="0"/>
          <w:iCs w:val="0"/>
        </w:rPr>
      </w:pPr>
      <w:del w:id="232" w:author="Jonáš Gaigr2" w:date="2026-08-05T23:37:00Z">
        <w:r w:rsidDel="00897D74">
          <w:rPr>
            <w:rStyle w:val="Odkaznakoment"/>
            <w:rFonts w:asciiTheme="minorHAnsi" w:hAnsiTheme="minorHAnsi" w:cstheme="minorBidi"/>
            <w:i w:val="0"/>
            <w:iCs w:val="0"/>
          </w:rPr>
          <w:commentReference w:id="233"/>
        </w:r>
      </w:del>
      <w:r w:rsidR="00352701">
        <w:rPr>
          <w:bCs/>
          <w:i w:val="0"/>
          <w:iCs w:val="0"/>
        </w:rPr>
        <w:t xml:space="preserve">Zákres nových i editace stávajících </w:t>
      </w:r>
      <w:r w:rsidR="003A3AD8">
        <w:rPr>
          <w:bCs/>
          <w:i w:val="0"/>
          <w:iCs w:val="0"/>
        </w:rPr>
        <w:t xml:space="preserve">dílčích ploch </w:t>
      </w:r>
      <w:r w:rsidR="00352701">
        <w:rPr>
          <w:bCs/>
          <w:i w:val="0"/>
          <w:iCs w:val="0"/>
        </w:rPr>
        <w:t xml:space="preserve">probíhá </w:t>
      </w:r>
      <w:r w:rsidR="003A3AD8">
        <w:rPr>
          <w:bCs/>
          <w:i w:val="0"/>
          <w:iCs w:val="0"/>
        </w:rPr>
        <w:t xml:space="preserve">přes webovou aplikaci: </w:t>
      </w:r>
      <w:hyperlink r:id="rId10" w:history="1">
        <w:r w:rsidR="003A3AD8" w:rsidRPr="00A7737A">
          <w:rPr>
            <w:rStyle w:val="Hypertextovodkaz"/>
            <w:bCs/>
            <w:i w:val="0"/>
            <w:iCs w:val="0"/>
          </w:rPr>
          <w:t>https://aopkcr.maps.arcgis.com/apps/webappviewer/index.html?id=1ef08fa7b1f545f1aa83f75899bb7955</w:t>
        </w:r>
      </w:hyperlink>
      <w:r w:rsidR="003A3AD8">
        <w:rPr>
          <w:bCs/>
          <w:i w:val="0"/>
          <w:iCs w:val="0"/>
        </w:rPr>
        <w:t xml:space="preserve">. </w:t>
      </w:r>
    </w:p>
    <w:p w14:paraId="26349A2D" w14:textId="77777777" w:rsidR="009E1BB4" w:rsidRPr="009E1BB4" w:rsidRDefault="009E1BB4" w:rsidP="009E1BB4">
      <w:pPr>
        <w:pStyle w:val="Nadpis20"/>
        <w:spacing w:after="120" w:line="240" w:lineRule="auto"/>
        <w:rPr>
          <w:bCs/>
          <w:i w:val="0"/>
          <w:iCs w:val="0"/>
        </w:rPr>
      </w:pPr>
    </w:p>
    <w:p w14:paraId="63686962" w14:textId="7FDA9608" w:rsidR="009C0892" w:rsidRPr="001B0B78" w:rsidRDefault="00CB1539" w:rsidP="00B43944">
      <w:pPr>
        <w:pStyle w:val="Nadpis20"/>
        <w:numPr>
          <w:ilvl w:val="2"/>
          <w:numId w:val="14"/>
        </w:numPr>
        <w:spacing w:after="120" w:line="240" w:lineRule="auto"/>
        <w:rPr>
          <w:b/>
          <w:bCs/>
          <w:i w:val="0"/>
          <w:iCs w:val="0"/>
        </w:rPr>
      </w:pPr>
      <w:r w:rsidRPr="006809E6">
        <w:rPr>
          <w:b/>
          <w:bCs/>
          <w:iCs w:val="0"/>
        </w:rPr>
        <w:t>Bombina bombina</w:t>
      </w:r>
      <w:r>
        <w:rPr>
          <w:b/>
          <w:bCs/>
          <w:i w:val="0"/>
          <w:iCs w:val="0"/>
        </w:rPr>
        <w:t xml:space="preserve"> (kuňka </w:t>
      </w:r>
      <w:r w:rsidR="0080428C">
        <w:rPr>
          <w:b/>
          <w:bCs/>
          <w:i w:val="0"/>
          <w:iCs w:val="0"/>
        </w:rPr>
        <w:t>obecná</w:t>
      </w:r>
      <w:r>
        <w:rPr>
          <w:b/>
          <w:bCs/>
          <w:i w:val="0"/>
          <w:iCs w:val="0"/>
        </w:rPr>
        <w:t>)</w:t>
      </w:r>
    </w:p>
    <w:p w14:paraId="07D3AA1C" w14:textId="30721518" w:rsidR="009C0892" w:rsidRPr="001B0B78" w:rsidRDefault="00F84A09" w:rsidP="001B0B78">
      <w:pPr>
        <w:spacing w:after="120" w:line="240" w:lineRule="auto"/>
        <w:jc w:val="both"/>
        <w:rPr>
          <w:rFonts w:ascii="Times New Roman" w:hAnsi="Times New Roman" w:cs="Times New Roman"/>
          <w:sz w:val="24"/>
          <w:szCs w:val="24"/>
        </w:rPr>
      </w:pPr>
      <w:r w:rsidRPr="001B0B78">
        <w:rPr>
          <w:rFonts w:ascii="Times New Roman" w:hAnsi="Times New Roman" w:cs="Times New Roman"/>
          <w:sz w:val="24"/>
          <w:szCs w:val="24"/>
        </w:rPr>
        <w:t>Pro ochranu kuňky obecné j</w:t>
      </w:r>
      <w:r w:rsidR="00475DA0">
        <w:rPr>
          <w:rFonts w:ascii="Times New Roman" w:hAnsi="Times New Roman" w:cs="Times New Roman"/>
          <w:sz w:val="24"/>
          <w:szCs w:val="24"/>
        </w:rPr>
        <w:t>sou</w:t>
      </w:r>
      <w:r w:rsidRPr="001B0B78">
        <w:rPr>
          <w:rFonts w:ascii="Times New Roman" w:hAnsi="Times New Roman" w:cs="Times New Roman"/>
          <w:sz w:val="24"/>
          <w:szCs w:val="24"/>
        </w:rPr>
        <w:t xml:space="preserve"> vyhlášen</w:t>
      </w:r>
      <w:r w:rsidR="00475DA0">
        <w:rPr>
          <w:rFonts w:ascii="Times New Roman" w:hAnsi="Times New Roman" w:cs="Times New Roman"/>
          <w:sz w:val="24"/>
          <w:szCs w:val="24"/>
        </w:rPr>
        <w:t>y</w:t>
      </w:r>
      <w:r w:rsidRPr="001B0B78">
        <w:rPr>
          <w:rFonts w:ascii="Times New Roman" w:hAnsi="Times New Roman" w:cs="Times New Roman"/>
          <w:sz w:val="24"/>
          <w:szCs w:val="24"/>
        </w:rPr>
        <w:t xml:space="preserve"> </w:t>
      </w:r>
      <w:r w:rsidR="00475DA0">
        <w:rPr>
          <w:rFonts w:ascii="Times New Roman" w:hAnsi="Times New Roman" w:cs="Times New Roman"/>
          <w:sz w:val="24"/>
          <w:szCs w:val="24"/>
        </w:rPr>
        <w:t>desítky</w:t>
      </w:r>
      <w:r w:rsidR="00475DA0" w:rsidRPr="001B0B78">
        <w:rPr>
          <w:rFonts w:ascii="Times New Roman" w:hAnsi="Times New Roman" w:cs="Times New Roman"/>
          <w:sz w:val="24"/>
          <w:szCs w:val="24"/>
        </w:rPr>
        <w:t xml:space="preserve"> </w:t>
      </w:r>
      <w:r w:rsidR="005B01DD" w:rsidRPr="001B0B78">
        <w:rPr>
          <w:rFonts w:ascii="Times New Roman" w:hAnsi="Times New Roman" w:cs="Times New Roman"/>
          <w:sz w:val="24"/>
          <w:szCs w:val="24"/>
        </w:rPr>
        <w:t>EVL</w:t>
      </w:r>
      <w:r w:rsidR="00475DA0">
        <w:rPr>
          <w:rFonts w:ascii="Times New Roman" w:hAnsi="Times New Roman" w:cs="Times New Roman"/>
          <w:sz w:val="24"/>
          <w:szCs w:val="24"/>
        </w:rPr>
        <w:t xml:space="preserve"> a MZCHÚ</w:t>
      </w:r>
      <w:r w:rsidRPr="001B0B78">
        <w:rPr>
          <w:rFonts w:ascii="Times New Roman" w:hAnsi="Times New Roman" w:cs="Times New Roman"/>
          <w:sz w:val="24"/>
          <w:szCs w:val="24"/>
        </w:rPr>
        <w:t>. D</w:t>
      </w:r>
      <w:r w:rsidR="009C0892" w:rsidRPr="001B0B78">
        <w:rPr>
          <w:rFonts w:ascii="Times New Roman" w:hAnsi="Times New Roman" w:cs="Times New Roman"/>
          <w:sz w:val="24"/>
          <w:szCs w:val="24"/>
        </w:rPr>
        <w:t xml:space="preserve">le </w:t>
      </w:r>
      <w:r w:rsidR="00486CAC">
        <w:rPr>
          <w:rFonts w:ascii="Times New Roman" w:hAnsi="Times New Roman" w:cs="Times New Roman"/>
          <w:sz w:val="24"/>
          <w:szCs w:val="24"/>
        </w:rPr>
        <w:t xml:space="preserve">jejich </w:t>
      </w:r>
      <w:r w:rsidR="00816019">
        <w:rPr>
          <w:rFonts w:ascii="Times New Roman" w:hAnsi="Times New Roman" w:cs="Times New Roman"/>
          <w:sz w:val="24"/>
          <w:szCs w:val="24"/>
        </w:rPr>
        <w:t>rozlohy</w:t>
      </w:r>
      <w:r w:rsidR="009C0892" w:rsidRPr="001B0B78">
        <w:rPr>
          <w:rFonts w:ascii="Times New Roman" w:hAnsi="Times New Roman" w:cs="Times New Roman"/>
          <w:sz w:val="24"/>
          <w:szCs w:val="24"/>
        </w:rPr>
        <w:t xml:space="preserve"> </w:t>
      </w:r>
      <w:r w:rsidR="00EA0BE4">
        <w:rPr>
          <w:rFonts w:ascii="Times New Roman" w:hAnsi="Times New Roman" w:cs="Times New Roman"/>
          <w:sz w:val="24"/>
          <w:szCs w:val="24"/>
        </w:rPr>
        <w:t xml:space="preserve">a počtu VP </w:t>
      </w:r>
      <w:r w:rsidR="005B01DD" w:rsidRPr="001B0B78">
        <w:rPr>
          <w:rFonts w:ascii="Times New Roman" w:hAnsi="Times New Roman" w:cs="Times New Roman"/>
          <w:sz w:val="24"/>
          <w:szCs w:val="24"/>
        </w:rPr>
        <w:t xml:space="preserve">se </w:t>
      </w:r>
      <w:r w:rsidR="009C0892" w:rsidRPr="001B0B78">
        <w:rPr>
          <w:rFonts w:ascii="Times New Roman" w:hAnsi="Times New Roman" w:cs="Times New Roman"/>
          <w:sz w:val="24"/>
          <w:szCs w:val="24"/>
        </w:rPr>
        <w:t xml:space="preserve">jedná o tři základní kategorie </w:t>
      </w:r>
      <w:r w:rsidRPr="001B0B78">
        <w:rPr>
          <w:rFonts w:ascii="Times New Roman" w:hAnsi="Times New Roman" w:cs="Times New Roman"/>
          <w:sz w:val="24"/>
          <w:szCs w:val="24"/>
        </w:rPr>
        <w:t>chráněných území</w:t>
      </w:r>
      <w:r w:rsidR="009C0892" w:rsidRPr="001B0B78">
        <w:rPr>
          <w:rFonts w:ascii="Times New Roman" w:hAnsi="Times New Roman" w:cs="Times New Roman"/>
          <w:sz w:val="24"/>
          <w:szCs w:val="24"/>
        </w:rPr>
        <w:t xml:space="preserve">, </w:t>
      </w:r>
      <w:r w:rsidR="00A06927" w:rsidRPr="001B0B78">
        <w:rPr>
          <w:rFonts w:ascii="Times New Roman" w:hAnsi="Times New Roman" w:cs="Times New Roman"/>
          <w:sz w:val="24"/>
          <w:szCs w:val="24"/>
        </w:rPr>
        <w:t>pro které</w:t>
      </w:r>
      <w:r w:rsidR="009C0892" w:rsidRPr="001B0B78">
        <w:rPr>
          <w:rFonts w:ascii="Times New Roman" w:hAnsi="Times New Roman" w:cs="Times New Roman"/>
          <w:sz w:val="24"/>
          <w:szCs w:val="24"/>
        </w:rPr>
        <w:t xml:space="preserve"> je navržen následující rozsah monitoringu a způsob výběru </w:t>
      </w:r>
      <w:r w:rsidR="00F73778">
        <w:rPr>
          <w:rFonts w:ascii="Times New Roman" w:hAnsi="Times New Roman" w:cs="Times New Roman"/>
          <w:sz w:val="24"/>
          <w:szCs w:val="24"/>
        </w:rPr>
        <w:t xml:space="preserve">sledovaných </w:t>
      </w:r>
      <w:r w:rsidR="00904322">
        <w:rPr>
          <w:rFonts w:ascii="Times New Roman" w:hAnsi="Times New Roman" w:cs="Times New Roman"/>
          <w:sz w:val="24"/>
          <w:szCs w:val="24"/>
        </w:rPr>
        <w:t>DP</w:t>
      </w:r>
      <w:r w:rsidR="007E5F63">
        <w:rPr>
          <w:rFonts w:ascii="Times New Roman" w:hAnsi="Times New Roman" w:cs="Times New Roman"/>
          <w:sz w:val="24"/>
          <w:szCs w:val="24"/>
        </w:rPr>
        <w:t>.</w:t>
      </w:r>
    </w:p>
    <w:p w14:paraId="6B484771" w14:textId="5747FE35" w:rsidR="00295CE9" w:rsidRPr="001B0B78" w:rsidRDefault="009C0892" w:rsidP="001B0B78">
      <w:pPr>
        <w:spacing w:after="120" w:line="240" w:lineRule="auto"/>
        <w:jc w:val="both"/>
        <w:rPr>
          <w:rFonts w:ascii="Times New Roman" w:hAnsi="Times New Roman" w:cs="Times New Roman"/>
          <w:sz w:val="24"/>
          <w:szCs w:val="24"/>
        </w:rPr>
      </w:pPr>
      <w:r w:rsidRPr="001B0B78">
        <w:rPr>
          <w:rFonts w:ascii="Times New Roman" w:hAnsi="Times New Roman" w:cs="Times New Roman"/>
          <w:b/>
          <w:sz w:val="24"/>
          <w:szCs w:val="24"/>
        </w:rPr>
        <w:t xml:space="preserve">(i) </w:t>
      </w:r>
      <w:r w:rsidR="003F662A">
        <w:rPr>
          <w:rFonts w:ascii="Times New Roman" w:hAnsi="Times New Roman" w:cs="Times New Roman"/>
          <w:sz w:val="24"/>
          <w:szCs w:val="24"/>
        </w:rPr>
        <w:t>Území</w:t>
      </w:r>
      <w:r w:rsidR="003F662A" w:rsidRPr="001B0B78">
        <w:rPr>
          <w:rFonts w:ascii="Times New Roman" w:hAnsi="Times New Roman" w:cs="Times New Roman"/>
          <w:sz w:val="24"/>
          <w:szCs w:val="24"/>
        </w:rPr>
        <w:t xml:space="preserve"> </w:t>
      </w:r>
      <w:r w:rsidRPr="001B0B78">
        <w:rPr>
          <w:rFonts w:ascii="Times New Roman" w:hAnsi="Times New Roman" w:cs="Times New Roman"/>
          <w:sz w:val="24"/>
          <w:szCs w:val="24"/>
        </w:rPr>
        <w:t xml:space="preserve">vymezené pouze jako </w:t>
      </w:r>
      <w:r w:rsidRPr="001B0B78">
        <w:rPr>
          <w:rFonts w:ascii="Times New Roman" w:hAnsi="Times New Roman" w:cs="Times New Roman"/>
          <w:sz w:val="24"/>
          <w:szCs w:val="24"/>
          <w:u w:val="single"/>
        </w:rPr>
        <w:t xml:space="preserve">jednotlivé </w:t>
      </w:r>
      <w:r w:rsidR="00904322">
        <w:rPr>
          <w:rFonts w:ascii="Times New Roman" w:hAnsi="Times New Roman" w:cs="Times New Roman"/>
          <w:sz w:val="24"/>
          <w:szCs w:val="24"/>
          <w:u w:val="single"/>
        </w:rPr>
        <w:t>DP</w:t>
      </w:r>
      <w:r w:rsidRPr="001B0B78">
        <w:rPr>
          <w:rFonts w:ascii="Times New Roman" w:hAnsi="Times New Roman" w:cs="Times New Roman"/>
          <w:sz w:val="24"/>
          <w:szCs w:val="24"/>
        </w:rPr>
        <w:t xml:space="preserve"> (typicky mělké rybníky s litorály, tůně </w:t>
      </w:r>
      <w:ins w:id="234" w:author="Jonáš Gaigr2" w:date="2026-08-05T23:46:00Z">
        <w:r w:rsidR="00DF6772">
          <w:rPr>
            <w:rFonts w:ascii="Times New Roman" w:hAnsi="Times New Roman" w:cs="Times New Roman"/>
            <w:sz w:val="24"/>
            <w:szCs w:val="24"/>
          </w:rPr>
          <w:t xml:space="preserve">či soustavy tůní </w:t>
        </w:r>
      </w:ins>
      <w:r w:rsidRPr="001B0B78">
        <w:rPr>
          <w:rFonts w:ascii="Times New Roman" w:hAnsi="Times New Roman" w:cs="Times New Roman"/>
          <w:sz w:val="24"/>
          <w:szCs w:val="24"/>
        </w:rPr>
        <w:t>v nivách řek, v pískovnách, v lomech či na výsypkách, ev. slepá ramena, požární nádrže</w:t>
      </w:r>
      <w:r w:rsidR="00A06927" w:rsidRPr="001B0B78">
        <w:rPr>
          <w:rFonts w:ascii="Times New Roman" w:hAnsi="Times New Roman" w:cs="Times New Roman"/>
          <w:sz w:val="24"/>
          <w:szCs w:val="24"/>
        </w:rPr>
        <w:t xml:space="preserve"> či</w:t>
      </w:r>
      <w:r w:rsidRPr="001B0B78">
        <w:rPr>
          <w:rFonts w:ascii="Times New Roman" w:hAnsi="Times New Roman" w:cs="Times New Roman"/>
          <w:sz w:val="24"/>
          <w:szCs w:val="24"/>
        </w:rPr>
        <w:t xml:space="preserve"> koupaliště) s jejich nejbližším okolím (např. </w:t>
      </w:r>
      <w:commentRangeStart w:id="235"/>
      <w:r w:rsidRPr="001B0B78">
        <w:rPr>
          <w:rFonts w:ascii="Times New Roman" w:hAnsi="Times New Roman" w:cs="Times New Roman"/>
          <w:sz w:val="24"/>
          <w:szCs w:val="24"/>
        </w:rPr>
        <w:t>CZ0523003 – Rybník Strašidlo</w:t>
      </w:r>
      <w:commentRangeEnd w:id="235"/>
      <w:r w:rsidR="00DF6772">
        <w:rPr>
          <w:rStyle w:val="Odkaznakoment"/>
          <w:rFonts w:eastAsia="Batang"/>
        </w:rPr>
        <w:commentReference w:id="235"/>
      </w:r>
      <w:r w:rsidRPr="001B0B78">
        <w:rPr>
          <w:rFonts w:ascii="Times New Roman" w:hAnsi="Times New Roman" w:cs="Times New Roman"/>
          <w:sz w:val="24"/>
          <w:szCs w:val="24"/>
        </w:rPr>
        <w:t xml:space="preserve">) nebo </w:t>
      </w:r>
      <w:r w:rsidRPr="001B0B78">
        <w:rPr>
          <w:rFonts w:ascii="Times New Roman" w:hAnsi="Times New Roman" w:cs="Times New Roman"/>
          <w:sz w:val="24"/>
          <w:szCs w:val="24"/>
          <w:u w:val="single"/>
        </w:rPr>
        <w:t>jako několik (</w:t>
      </w:r>
      <w:r w:rsidR="00DE3789" w:rsidRPr="001B0B78">
        <w:rPr>
          <w:rFonts w:ascii="Times New Roman" w:hAnsi="Times New Roman" w:cs="Times New Roman"/>
          <w:sz w:val="24"/>
          <w:szCs w:val="24"/>
          <w:u w:val="single"/>
        </w:rPr>
        <w:t>zpravidla do</w:t>
      </w:r>
      <w:r w:rsidRPr="001B0B78">
        <w:rPr>
          <w:rFonts w:ascii="Times New Roman" w:hAnsi="Times New Roman" w:cs="Times New Roman"/>
          <w:sz w:val="24"/>
          <w:szCs w:val="24"/>
          <w:u w:val="single"/>
        </w:rPr>
        <w:t xml:space="preserve"> 5</w:t>
      </w:r>
      <w:r w:rsidR="00DE3789" w:rsidRPr="001B0B78">
        <w:rPr>
          <w:rFonts w:ascii="Times New Roman" w:hAnsi="Times New Roman" w:cs="Times New Roman"/>
          <w:sz w:val="24"/>
          <w:szCs w:val="24"/>
          <w:u w:val="single"/>
        </w:rPr>
        <w:t xml:space="preserve">) </w:t>
      </w:r>
      <w:r w:rsidR="00904322">
        <w:rPr>
          <w:rFonts w:ascii="Times New Roman" w:hAnsi="Times New Roman" w:cs="Times New Roman"/>
          <w:sz w:val="24"/>
          <w:szCs w:val="24"/>
          <w:u w:val="single"/>
        </w:rPr>
        <w:t>DP</w:t>
      </w:r>
      <w:r w:rsidRPr="001B0B78">
        <w:rPr>
          <w:rFonts w:ascii="Times New Roman" w:hAnsi="Times New Roman" w:cs="Times New Roman"/>
          <w:sz w:val="24"/>
          <w:szCs w:val="24"/>
        </w:rPr>
        <w:t xml:space="preserve"> o celkové rozloze v řádech jednotek až nižších desítek ha</w:t>
      </w:r>
      <w:r w:rsidR="00F8641B" w:rsidRPr="001B0B78">
        <w:rPr>
          <w:rFonts w:ascii="Times New Roman" w:hAnsi="Times New Roman" w:cs="Times New Roman"/>
          <w:sz w:val="24"/>
          <w:szCs w:val="24"/>
        </w:rPr>
        <w:t xml:space="preserve"> (</w:t>
      </w:r>
      <w:r w:rsidRPr="001B0B78">
        <w:rPr>
          <w:rFonts w:ascii="Times New Roman" w:hAnsi="Times New Roman" w:cs="Times New Roman"/>
          <w:sz w:val="24"/>
          <w:szCs w:val="24"/>
        </w:rPr>
        <w:t>zpravidla do 20 ha</w:t>
      </w:r>
      <w:r w:rsidR="000C7D02" w:rsidRPr="001B0B78">
        <w:rPr>
          <w:rFonts w:ascii="Times New Roman" w:hAnsi="Times New Roman" w:cs="Times New Roman"/>
          <w:sz w:val="24"/>
          <w:szCs w:val="24"/>
        </w:rPr>
        <w:t xml:space="preserve"> včetně bezprostředního okolí</w:t>
      </w:r>
      <w:r w:rsidR="00F8641B" w:rsidRPr="001B0B78">
        <w:rPr>
          <w:rFonts w:ascii="Times New Roman" w:hAnsi="Times New Roman" w:cs="Times New Roman"/>
          <w:sz w:val="24"/>
          <w:szCs w:val="24"/>
        </w:rPr>
        <w:t xml:space="preserve">, </w:t>
      </w:r>
      <w:r w:rsidRPr="001B0B78">
        <w:rPr>
          <w:rFonts w:ascii="Times New Roman" w:hAnsi="Times New Roman" w:cs="Times New Roman"/>
          <w:sz w:val="24"/>
          <w:szCs w:val="24"/>
        </w:rPr>
        <w:t>např.</w:t>
      </w:r>
      <w:r w:rsidRPr="001B0B78">
        <w:rPr>
          <w:rFonts w:ascii="Times New Roman" w:hAnsi="Times New Roman" w:cs="Times New Roman"/>
          <w:color w:val="FF0000"/>
          <w:kern w:val="36"/>
          <w:sz w:val="36"/>
          <w:szCs w:val="36"/>
        </w:rPr>
        <w:t xml:space="preserve"> </w:t>
      </w:r>
      <w:r w:rsidRPr="001B0B78">
        <w:rPr>
          <w:rFonts w:ascii="Times New Roman" w:hAnsi="Times New Roman" w:cs="Times New Roman"/>
          <w:sz w:val="24"/>
          <w:szCs w:val="24"/>
        </w:rPr>
        <w:t xml:space="preserve">CZ0513238 – Cihelenské rybníky či CZ0513244 – Manušické rybníky). </w:t>
      </w:r>
    </w:p>
    <w:p w14:paraId="5E31A4E0" w14:textId="41A5C6C8" w:rsidR="009C0892" w:rsidRPr="001B0B78" w:rsidDel="00DF6772" w:rsidRDefault="003F662A" w:rsidP="001B0B78">
      <w:pPr>
        <w:spacing w:after="120" w:line="240" w:lineRule="auto"/>
        <w:jc w:val="both"/>
        <w:rPr>
          <w:del w:id="236" w:author="Jonáš Gaigr2" w:date="2026-08-05T23:47:00Z"/>
          <w:rFonts w:ascii="Times New Roman" w:hAnsi="Times New Roman" w:cs="Times New Roman"/>
          <w:sz w:val="24"/>
          <w:szCs w:val="24"/>
        </w:rPr>
      </w:pPr>
      <w:commentRangeStart w:id="237"/>
      <w:del w:id="238" w:author="Jonáš Gaigr2" w:date="2026-08-05T23:47:00Z">
        <w:r w:rsidDel="00DF6772">
          <w:rPr>
            <w:rFonts w:ascii="Times New Roman" w:hAnsi="Times New Roman" w:cs="Times New Roman"/>
            <w:sz w:val="24"/>
            <w:szCs w:val="24"/>
          </w:rPr>
          <w:delText>V</w:delText>
        </w:r>
        <w:r w:rsidR="009C0892" w:rsidRPr="001B0B78" w:rsidDel="00DF6772">
          <w:rPr>
            <w:rFonts w:ascii="Times New Roman" w:hAnsi="Times New Roman" w:cs="Times New Roman"/>
            <w:sz w:val="24"/>
            <w:szCs w:val="24"/>
          </w:rPr>
          <w:delText xml:space="preserve"> těchto </w:delText>
        </w:r>
        <w:r w:rsidDel="00DF6772">
          <w:rPr>
            <w:rFonts w:ascii="Times New Roman" w:hAnsi="Times New Roman" w:cs="Times New Roman"/>
            <w:sz w:val="24"/>
            <w:szCs w:val="24"/>
          </w:rPr>
          <w:delText>územích</w:delText>
        </w:r>
        <w:r w:rsidR="009C0892" w:rsidRPr="001B0B78" w:rsidDel="00DF6772">
          <w:rPr>
            <w:rFonts w:ascii="Times New Roman" w:hAnsi="Times New Roman" w:cs="Times New Roman"/>
            <w:sz w:val="24"/>
            <w:szCs w:val="24"/>
          </w:rPr>
          <w:delText xml:space="preserve"> budou </w:delText>
        </w:r>
        <w:commentRangeStart w:id="239"/>
        <w:r w:rsidR="009C0892" w:rsidRPr="001B0B78" w:rsidDel="00DF6772">
          <w:rPr>
            <w:rFonts w:ascii="Times New Roman" w:hAnsi="Times New Roman" w:cs="Times New Roman"/>
            <w:sz w:val="24"/>
            <w:szCs w:val="24"/>
          </w:rPr>
          <w:delText xml:space="preserve">sledovány </w:delText>
        </w:r>
        <w:r w:rsidR="00043E10" w:rsidDel="00DF6772">
          <w:rPr>
            <w:rFonts w:ascii="Times New Roman" w:hAnsi="Times New Roman" w:cs="Times New Roman"/>
            <w:sz w:val="24"/>
            <w:szCs w:val="24"/>
          </w:rPr>
          <w:delText>indikátor</w:delText>
        </w:r>
        <w:r w:rsidR="009C0892" w:rsidRPr="001B0B78" w:rsidDel="00DF6772">
          <w:rPr>
            <w:rFonts w:ascii="Times New Roman" w:hAnsi="Times New Roman" w:cs="Times New Roman"/>
            <w:sz w:val="24"/>
            <w:szCs w:val="24"/>
          </w:rPr>
          <w:delText xml:space="preserve">y </w:delText>
        </w:r>
      </w:del>
      <w:del w:id="240" w:author="Jonáš Gaigr2" w:date="2026-02-17T06:36:00Z">
        <w:r w:rsidR="009C0892" w:rsidRPr="001B0B78" w:rsidDel="000C5DE0">
          <w:rPr>
            <w:rFonts w:ascii="Times New Roman" w:hAnsi="Times New Roman" w:cs="Times New Roman"/>
            <w:sz w:val="24"/>
            <w:szCs w:val="24"/>
          </w:rPr>
          <w:delText>P1</w:delText>
        </w:r>
      </w:del>
      <w:del w:id="241" w:author="Jonáš Gaigr2" w:date="2026-08-05T23:47:00Z">
        <w:r w:rsidR="00F16576" w:rsidDel="00DF6772">
          <w:rPr>
            <w:rFonts w:ascii="Times New Roman" w:hAnsi="Times New Roman" w:cs="Times New Roman"/>
            <w:sz w:val="24"/>
            <w:szCs w:val="24"/>
          </w:rPr>
          <w:delText xml:space="preserve"> a </w:delText>
        </w:r>
      </w:del>
      <w:del w:id="242" w:author="Jonáš Gaigr2" w:date="2026-02-17T06:36:00Z">
        <w:r w:rsidR="00270B06" w:rsidDel="000C5DE0">
          <w:rPr>
            <w:rFonts w:ascii="Times New Roman" w:hAnsi="Times New Roman"/>
            <w:sz w:val="24"/>
            <w:szCs w:val="24"/>
          </w:rPr>
          <w:delText>P3</w:delText>
        </w:r>
      </w:del>
      <w:del w:id="243" w:author="Jonáš Gaigr2" w:date="2026-08-05T23:47:00Z">
        <w:r w:rsidR="00270B06" w:rsidDel="00DF6772">
          <w:rPr>
            <w:rFonts w:ascii="Times New Roman" w:hAnsi="Times New Roman"/>
            <w:sz w:val="24"/>
            <w:szCs w:val="24"/>
          </w:rPr>
          <w:delText xml:space="preserve">, </w:delText>
        </w:r>
        <w:r w:rsidR="00270B06" w:rsidRPr="00CC026C" w:rsidDel="00DF6772">
          <w:rPr>
            <w:rFonts w:ascii="Times New Roman" w:hAnsi="Times New Roman"/>
            <w:strike/>
            <w:sz w:val="24"/>
            <w:szCs w:val="24"/>
            <w:rPrChange w:id="244" w:author="Lenka Jeřábková" w:date="2026-07-01T16:25:00Z">
              <w:rPr>
                <w:rFonts w:ascii="Times New Roman" w:hAnsi="Times New Roman"/>
                <w:sz w:val="24"/>
                <w:szCs w:val="24"/>
              </w:rPr>
            </w:rPrChange>
          </w:rPr>
          <w:delText xml:space="preserve">4, </w:delText>
        </w:r>
        <w:commentRangeEnd w:id="239"/>
        <w:r w:rsidR="00F55DA7" w:rsidDel="00DF6772">
          <w:rPr>
            <w:rStyle w:val="Odkaznakoment"/>
            <w:rFonts w:eastAsia="Batang"/>
          </w:rPr>
          <w:commentReference w:id="239"/>
        </w:r>
        <w:r w:rsidR="00270B06" w:rsidRPr="00CC026C" w:rsidDel="00DF6772">
          <w:rPr>
            <w:rFonts w:ascii="Times New Roman" w:hAnsi="Times New Roman"/>
            <w:strike/>
            <w:sz w:val="24"/>
            <w:szCs w:val="24"/>
            <w:rPrChange w:id="245" w:author="Lenka Jeřábková" w:date="2026-07-01T16:25:00Z">
              <w:rPr>
                <w:rFonts w:ascii="Times New Roman" w:hAnsi="Times New Roman"/>
                <w:sz w:val="24"/>
                <w:szCs w:val="24"/>
              </w:rPr>
            </w:rPrChange>
          </w:rPr>
          <w:delText>5, 6, 8, 9, 10</w:delText>
        </w:r>
        <w:r w:rsidR="00270B06" w:rsidRPr="001B0B78" w:rsidDel="00DF6772">
          <w:rPr>
            <w:rFonts w:ascii="Times New Roman" w:hAnsi="Times New Roman" w:cs="Times New Roman"/>
            <w:sz w:val="24"/>
            <w:szCs w:val="24"/>
          </w:rPr>
          <w:delText xml:space="preserve"> </w:delText>
        </w:r>
        <w:r w:rsidR="009C0892" w:rsidRPr="001B0B78" w:rsidDel="00DF6772">
          <w:rPr>
            <w:rFonts w:ascii="Times New Roman" w:hAnsi="Times New Roman" w:cs="Times New Roman"/>
            <w:sz w:val="24"/>
            <w:szCs w:val="24"/>
          </w:rPr>
          <w:delText xml:space="preserve">na všech zde nalezených </w:delText>
        </w:r>
        <w:r w:rsidR="00904322" w:rsidDel="00DF6772">
          <w:rPr>
            <w:rFonts w:ascii="Times New Roman" w:hAnsi="Times New Roman" w:cs="Times New Roman"/>
            <w:sz w:val="24"/>
            <w:szCs w:val="24"/>
          </w:rPr>
          <w:delText>DP</w:delText>
        </w:r>
        <w:r w:rsidR="009C0892" w:rsidRPr="001B0B78" w:rsidDel="00DF6772">
          <w:rPr>
            <w:rFonts w:ascii="Times New Roman" w:hAnsi="Times New Roman" w:cs="Times New Roman"/>
            <w:sz w:val="24"/>
            <w:szCs w:val="24"/>
          </w:rPr>
          <w:delText xml:space="preserve"> včetně těch periodických v rámci dané</w:delText>
        </w:r>
        <w:r w:rsidDel="00DF6772">
          <w:rPr>
            <w:rFonts w:ascii="Times New Roman" w:hAnsi="Times New Roman" w:cs="Times New Roman"/>
            <w:sz w:val="24"/>
            <w:szCs w:val="24"/>
          </w:rPr>
          <w:delText>ho</w:delText>
        </w:r>
        <w:r w:rsidR="009C0892" w:rsidRPr="001B0B78" w:rsidDel="00DF6772">
          <w:rPr>
            <w:rFonts w:ascii="Times New Roman" w:hAnsi="Times New Roman" w:cs="Times New Roman"/>
            <w:sz w:val="24"/>
            <w:szCs w:val="24"/>
          </w:rPr>
          <w:delText xml:space="preserve"> </w:delText>
        </w:r>
        <w:r w:rsidDel="00DF6772">
          <w:rPr>
            <w:rFonts w:ascii="Times New Roman" w:hAnsi="Times New Roman" w:cs="Times New Roman"/>
            <w:sz w:val="24"/>
            <w:szCs w:val="24"/>
          </w:rPr>
          <w:delText>území</w:delText>
        </w:r>
        <w:r w:rsidR="009C0892" w:rsidRPr="001B0B78" w:rsidDel="00DF6772">
          <w:rPr>
            <w:rFonts w:ascii="Times New Roman" w:hAnsi="Times New Roman" w:cs="Times New Roman"/>
            <w:sz w:val="24"/>
            <w:szCs w:val="24"/>
          </w:rPr>
          <w:delText xml:space="preserve">. </w:delText>
        </w:r>
        <w:r w:rsidR="00C0044D" w:rsidRPr="001B0B78" w:rsidDel="00DF6772">
          <w:rPr>
            <w:rFonts w:ascii="Times New Roman" w:hAnsi="Times New Roman" w:cs="Times New Roman"/>
            <w:sz w:val="24"/>
            <w:szCs w:val="24"/>
          </w:rPr>
          <w:delText>Přítomnost rozmnožování a vývojových stádií – snůšek, pulců či metamorfovaných/juvenilních jedinců (</w:delText>
        </w:r>
        <w:r w:rsidR="00043E10" w:rsidDel="00DF6772">
          <w:rPr>
            <w:rFonts w:ascii="Times New Roman" w:hAnsi="Times New Roman" w:cs="Times New Roman"/>
            <w:sz w:val="24"/>
            <w:szCs w:val="24"/>
          </w:rPr>
          <w:delText>indikátor</w:delText>
        </w:r>
        <w:r w:rsidR="00C0044D" w:rsidRPr="001B0B78" w:rsidDel="00DF6772">
          <w:rPr>
            <w:rFonts w:ascii="Times New Roman" w:hAnsi="Times New Roman" w:cs="Times New Roman"/>
            <w:sz w:val="24"/>
            <w:szCs w:val="24"/>
          </w:rPr>
          <w:delText>)</w:delText>
        </w:r>
        <w:r w:rsidR="00CC026C" w:rsidDel="00DF6772">
          <w:rPr>
            <w:rFonts w:ascii="Times New Roman" w:hAnsi="Times New Roman" w:cs="Times New Roman"/>
            <w:sz w:val="24"/>
            <w:szCs w:val="24"/>
          </w:rPr>
          <w:delText xml:space="preserve"> </w:delText>
        </w:r>
        <w:r w:rsidR="00FB17BC" w:rsidDel="00DF6772">
          <w:rPr>
            <w:rFonts w:ascii="Times New Roman" w:hAnsi="Times New Roman" w:cs="Times New Roman"/>
            <w:sz w:val="24"/>
            <w:szCs w:val="24"/>
          </w:rPr>
          <w:delText>je</w:delText>
        </w:r>
        <w:r w:rsidR="00C0044D" w:rsidRPr="001B0B78" w:rsidDel="00DF6772">
          <w:rPr>
            <w:rFonts w:ascii="Times New Roman" w:hAnsi="Times New Roman" w:cs="Times New Roman"/>
            <w:sz w:val="24"/>
            <w:szCs w:val="24"/>
          </w:rPr>
          <w:delText xml:space="preserve"> sledována doplňkově</w:delText>
        </w:r>
        <w:r w:rsidR="00FB17BC" w:rsidDel="00DF6772">
          <w:rPr>
            <w:rFonts w:ascii="Times New Roman" w:hAnsi="Times New Roman" w:cs="Times New Roman"/>
            <w:sz w:val="24"/>
            <w:szCs w:val="24"/>
          </w:rPr>
          <w:delText xml:space="preserve"> a není předmětem hodnocení stavu druhu</w:delText>
        </w:r>
        <w:r w:rsidR="00C0044D" w:rsidRPr="001B0B78" w:rsidDel="00DF6772">
          <w:rPr>
            <w:rFonts w:ascii="Times New Roman" w:hAnsi="Times New Roman" w:cs="Times New Roman"/>
            <w:sz w:val="24"/>
            <w:szCs w:val="24"/>
          </w:rPr>
          <w:delText xml:space="preserve">. </w:delText>
        </w:r>
      </w:del>
      <w:commentRangeEnd w:id="237"/>
      <w:r w:rsidR="00DF6772">
        <w:rPr>
          <w:rStyle w:val="Odkaznakoment"/>
          <w:rFonts w:eastAsia="Batang"/>
        </w:rPr>
        <w:commentReference w:id="237"/>
      </w:r>
    </w:p>
    <w:p w14:paraId="6E990E58" w14:textId="543237D7" w:rsidR="00295CE9" w:rsidRPr="001B0B78" w:rsidRDefault="009C0892" w:rsidP="001B0B78">
      <w:pPr>
        <w:pStyle w:val="Nadpis10"/>
        <w:spacing w:after="120" w:line="240" w:lineRule="auto"/>
        <w:rPr>
          <w:b w:val="0"/>
        </w:rPr>
      </w:pPr>
      <w:r w:rsidRPr="001B0B78">
        <w:t>(ii</w:t>
      </w:r>
      <w:r w:rsidRPr="001B0B78">
        <w:rPr>
          <w:bCs w:val="0"/>
        </w:rPr>
        <w:t xml:space="preserve">) </w:t>
      </w:r>
      <w:r w:rsidR="003F662A">
        <w:rPr>
          <w:b w:val="0"/>
        </w:rPr>
        <w:t>Území</w:t>
      </w:r>
      <w:r w:rsidR="003F662A" w:rsidRPr="001B0B78">
        <w:rPr>
          <w:b w:val="0"/>
        </w:rPr>
        <w:t xml:space="preserve"> </w:t>
      </w:r>
      <w:r w:rsidRPr="001B0B78">
        <w:rPr>
          <w:b w:val="0"/>
        </w:rPr>
        <w:t xml:space="preserve">vymezené jako </w:t>
      </w:r>
      <w:r w:rsidRPr="001B0B78">
        <w:rPr>
          <w:b w:val="0"/>
          <w:u w:val="single"/>
        </w:rPr>
        <w:t xml:space="preserve">soubor několika (zpravidla více než 5) </w:t>
      </w:r>
      <w:r w:rsidR="00904322">
        <w:rPr>
          <w:b w:val="0"/>
          <w:u w:val="single"/>
        </w:rPr>
        <w:t>DP</w:t>
      </w:r>
      <w:r w:rsidRPr="001B0B78">
        <w:rPr>
          <w:b w:val="0"/>
        </w:rPr>
        <w:t xml:space="preserve"> včetně jejich okolí o celkové rozloze </w:t>
      </w:r>
      <w:r w:rsidR="003F662A">
        <w:rPr>
          <w:b w:val="0"/>
        </w:rPr>
        <w:t>území</w:t>
      </w:r>
      <w:r w:rsidR="003F662A" w:rsidRPr="001B0B78">
        <w:rPr>
          <w:b w:val="0"/>
        </w:rPr>
        <w:t xml:space="preserve"> </w:t>
      </w:r>
      <w:r w:rsidRPr="001B0B78">
        <w:rPr>
          <w:b w:val="0"/>
        </w:rPr>
        <w:t xml:space="preserve">v řádech </w:t>
      </w:r>
      <w:r w:rsidRPr="001B0B78">
        <w:rPr>
          <w:b w:val="0"/>
          <w:u w:val="single"/>
        </w:rPr>
        <w:t>desítek až několika málo stovek ha</w:t>
      </w:r>
      <w:r w:rsidRPr="001B0B78">
        <w:rPr>
          <w:b w:val="0"/>
        </w:rPr>
        <w:t xml:space="preserve">. Typickými zástupci takových </w:t>
      </w:r>
      <w:r w:rsidR="003F662A">
        <w:rPr>
          <w:b w:val="0"/>
        </w:rPr>
        <w:t>území</w:t>
      </w:r>
      <w:r w:rsidR="003F662A" w:rsidRPr="001B0B78">
        <w:rPr>
          <w:b w:val="0"/>
        </w:rPr>
        <w:t xml:space="preserve"> </w:t>
      </w:r>
      <w:r w:rsidRPr="001B0B78">
        <w:rPr>
          <w:b w:val="0"/>
        </w:rPr>
        <w:t>jsou často soustavy rybníků (např. CZ0313138 – Vrbenské rybníky) či tůní</w:t>
      </w:r>
      <w:r w:rsidR="00E8387C" w:rsidRPr="001B0B78">
        <w:rPr>
          <w:b w:val="0"/>
        </w:rPr>
        <w:t xml:space="preserve"> a slepých ramen řek</w:t>
      </w:r>
      <w:r w:rsidRPr="001B0B78">
        <w:rPr>
          <w:b w:val="0"/>
        </w:rPr>
        <w:t xml:space="preserve"> (např. CZ0213061 – Týnecké mokřiny), ale i bývalá vojenská cvičiště (např. CZ0523010 – Na Plachtě) nebo zatopené důlní propadliny (např. CZ0423660 – Pražská pole). </w:t>
      </w:r>
    </w:p>
    <w:p w14:paraId="3B96D659" w14:textId="0267C498" w:rsidR="00C55701" w:rsidRPr="001B0B78" w:rsidRDefault="009C0892" w:rsidP="001B0B78">
      <w:pPr>
        <w:pStyle w:val="Nadpis10"/>
        <w:spacing w:after="120" w:line="240" w:lineRule="auto"/>
        <w:rPr>
          <w:b w:val="0"/>
        </w:rPr>
      </w:pPr>
      <w:r w:rsidRPr="001B0B78">
        <w:rPr>
          <w:b w:val="0"/>
        </w:rPr>
        <w:t xml:space="preserve">V takovém případě je prvním krokem vymapování a lokalizace všech </w:t>
      </w:r>
      <w:del w:id="246" w:author="Jonáš Gaigr2" w:date="2026-08-05T23:50:00Z">
        <w:r w:rsidRPr="001B0B78" w:rsidDel="00030F43">
          <w:rPr>
            <w:b w:val="0"/>
          </w:rPr>
          <w:delText xml:space="preserve">VP </w:delText>
        </w:r>
      </w:del>
      <w:ins w:id="247" w:author="Jonáš Gaigr2" w:date="2026-08-05T23:50:00Z">
        <w:r w:rsidR="00030F43">
          <w:rPr>
            <w:b w:val="0"/>
          </w:rPr>
          <w:t>D</w:t>
        </w:r>
        <w:r w:rsidR="00030F43" w:rsidRPr="001B0B78">
          <w:rPr>
            <w:b w:val="0"/>
          </w:rPr>
          <w:t xml:space="preserve">P </w:t>
        </w:r>
      </w:ins>
      <w:r w:rsidRPr="001B0B78">
        <w:rPr>
          <w:b w:val="0"/>
        </w:rPr>
        <w:t>(včetně periodických</w:t>
      </w:r>
      <w:del w:id="248" w:author="Jonáš Gaigr2" w:date="2026-08-05T23:49:00Z">
        <w:r w:rsidR="004E211E" w:rsidRPr="004E211E" w:rsidDel="00030F43">
          <w:rPr>
            <w:b w:val="0"/>
            <w:vertAlign w:val="superscript"/>
          </w:rPr>
          <w:delText>1</w:delText>
        </w:r>
      </w:del>
      <w:r w:rsidRPr="001B0B78">
        <w:rPr>
          <w:b w:val="0"/>
        </w:rPr>
        <w:t>)</w:t>
      </w:r>
      <w:r w:rsidR="00DE3789" w:rsidRPr="001B0B78">
        <w:rPr>
          <w:b w:val="0"/>
        </w:rPr>
        <w:t xml:space="preserve"> v rámci jedné</w:t>
      </w:r>
      <w:r w:rsidRPr="001B0B78">
        <w:rPr>
          <w:b w:val="0"/>
        </w:rPr>
        <w:t xml:space="preserve"> </w:t>
      </w:r>
      <w:r w:rsidR="00DE3789" w:rsidRPr="001B0B78">
        <w:rPr>
          <w:b w:val="0"/>
        </w:rPr>
        <w:t>denní návštěvy</w:t>
      </w:r>
      <w:del w:id="249" w:author="Jonáš Gaigr2" w:date="2026-08-05T23:50:00Z">
        <w:r w:rsidR="00DE3789" w:rsidRPr="001B0B78" w:rsidDel="00030F43">
          <w:rPr>
            <w:b w:val="0"/>
          </w:rPr>
          <w:delText xml:space="preserve">, </w:delText>
        </w:r>
        <w:r w:rsidR="00F8641B" w:rsidRPr="001B0B78" w:rsidDel="00030F43">
          <w:rPr>
            <w:b w:val="0"/>
          </w:rPr>
          <w:delText>kde</w:delText>
        </w:r>
        <w:r w:rsidRPr="001B0B78" w:rsidDel="00030F43">
          <w:rPr>
            <w:b w:val="0"/>
          </w:rPr>
          <w:delText xml:space="preserve"> bud</w:delText>
        </w:r>
        <w:r w:rsidR="00DE3789" w:rsidRPr="001B0B78" w:rsidDel="00030F43">
          <w:rPr>
            <w:b w:val="0"/>
          </w:rPr>
          <w:delText xml:space="preserve">ou sledovány </w:delText>
        </w:r>
        <w:r w:rsidR="00043E10" w:rsidDel="00030F43">
          <w:rPr>
            <w:b w:val="0"/>
          </w:rPr>
          <w:delText>indikátor</w:delText>
        </w:r>
        <w:r w:rsidR="00DE3789" w:rsidRPr="00270B06" w:rsidDel="00030F43">
          <w:rPr>
            <w:b w:val="0"/>
          </w:rPr>
          <w:delText xml:space="preserve">y </w:delText>
        </w:r>
      </w:del>
      <w:del w:id="250" w:author="Jonáš Gaigr2" w:date="2026-02-17T06:36:00Z">
        <w:r w:rsidR="00DE3789" w:rsidRPr="00270B06" w:rsidDel="000C5DE0">
          <w:rPr>
            <w:b w:val="0"/>
          </w:rPr>
          <w:delText>P1</w:delText>
        </w:r>
        <w:r w:rsidR="00270B06" w:rsidDel="000C5DE0">
          <w:rPr>
            <w:b w:val="0"/>
          </w:rPr>
          <w:delText>a</w:delText>
        </w:r>
      </w:del>
      <w:del w:id="251" w:author="Jonáš Gaigr2" w:date="2026-08-05T23:50:00Z">
        <w:r w:rsidR="00270B06" w:rsidDel="00030F43">
          <w:rPr>
            <w:b w:val="0"/>
          </w:rPr>
          <w:delText xml:space="preserve"> </w:delText>
        </w:r>
      </w:del>
      <w:del w:id="252" w:author="Jonáš Gaigr2" w:date="2026-02-17T06:36:00Z">
        <w:r w:rsidR="00270B06" w:rsidRPr="00270B06" w:rsidDel="000C5DE0">
          <w:rPr>
            <w:b w:val="0"/>
          </w:rPr>
          <w:delText>P3</w:delText>
        </w:r>
      </w:del>
      <w:del w:id="253" w:author="Jonáš Gaigr2" w:date="2026-08-05T23:50:00Z">
        <w:r w:rsidR="00270B06" w:rsidRPr="00270B06" w:rsidDel="00030F43">
          <w:rPr>
            <w:b w:val="0"/>
          </w:rPr>
          <w:delText xml:space="preserve">, </w:delText>
        </w:r>
        <w:r w:rsidR="00270B06" w:rsidRPr="00F55DA7" w:rsidDel="00030F43">
          <w:rPr>
            <w:b w:val="0"/>
            <w:strike/>
            <w:rPrChange w:id="254" w:author="Lenka Jeřábková" w:date="2026-07-02T10:27:00Z">
              <w:rPr>
                <w:b w:val="0"/>
              </w:rPr>
            </w:rPrChange>
          </w:rPr>
          <w:delText>4, 5, 6, 8, 9, 10</w:delText>
        </w:r>
        <w:r w:rsidR="00C0044D" w:rsidRPr="00270B06" w:rsidDel="00030F43">
          <w:rPr>
            <w:b w:val="0"/>
          </w:rPr>
          <w:delText xml:space="preserve">, </w:delText>
        </w:r>
        <w:r w:rsidR="00295CE9" w:rsidRPr="00270B06" w:rsidDel="00030F43">
          <w:rPr>
            <w:b w:val="0"/>
          </w:rPr>
          <w:delText>doplňkově</w:delText>
        </w:r>
        <w:r w:rsidR="00C0044D" w:rsidRPr="00270B06" w:rsidDel="00030F43">
          <w:rPr>
            <w:b w:val="0"/>
          </w:rPr>
          <w:delText xml:space="preserve"> i </w:delText>
        </w:r>
      </w:del>
      <w:del w:id="255" w:author="Jonáš Gaigr2" w:date="2026-02-17T06:36:00Z">
        <w:r w:rsidR="00C0044D" w:rsidRPr="00270B06" w:rsidDel="000C5DE0">
          <w:rPr>
            <w:b w:val="0"/>
          </w:rPr>
          <w:delText>P2</w:delText>
        </w:r>
      </w:del>
      <w:r w:rsidR="00DE3789" w:rsidRPr="00270B06">
        <w:rPr>
          <w:b w:val="0"/>
        </w:rPr>
        <w:t xml:space="preserve">. </w:t>
      </w:r>
      <w:r w:rsidR="00010B41" w:rsidRPr="00270B06">
        <w:rPr>
          <w:b w:val="0"/>
        </w:rPr>
        <w:t xml:space="preserve">Pokud je v rámci </w:t>
      </w:r>
      <w:r w:rsidR="003F662A">
        <w:rPr>
          <w:b w:val="0"/>
        </w:rPr>
        <w:t>sledovaného území</w:t>
      </w:r>
      <w:r w:rsidR="003F662A" w:rsidRPr="00270B06">
        <w:rPr>
          <w:b w:val="0"/>
        </w:rPr>
        <w:t xml:space="preserve"> </w:t>
      </w:r>
      <w:r w:rsidR="00010B41" w:rsidRPr="00270B06">
        <w:rPr>
          <w:b w:val="0"/>
        </w:rPr>
        <w:t>více než 10</w:t>
      </w:r>
      <w:r w:rsidR="00C0044D" w:rsidRPr="00270B06">
        <w:rPr>
          <w:b w:val="0"/>
        </w:rPr>
        <w:t xml:space="preserve"> </w:t>
      </w:r>
      <w:r w:rsidR="00904322">
        <w:rPr>
          <w:b w:val="0"/>
        </w:rPr>
        <w:t>DP</w:t>
      </w:r>
      <w:r w:rsidR="00010B41" w:rsidRPr="00270B06">
        <w:rPr>
          <w:b w:val="0"/>
        </w:rPr>
        <w:t>, bude pro</w:t>
      </w:r>
      <w:r w:rsidR="00DE3789" w:rsidRPr="001B0B78">
        <w:rPr>
          <w:b w:val="0"/>
        </w:rPr>
        <w:t xml:space="preserve"> kontrolu </w:t>
      </w:r>
      <w:r w:rsidR="00010B41" w:rsidRPr="001B0B78">
        <w:rPr>
          <w:b w:val="0"/>
        </w:rPr>
        <w:t>přítomnosti</w:t>
      </w:r>
      <w:r w:rsidR="00DE3789" w:rsidRPr="001B0B78">
        <w:rPr>
          <w:b w:val="0"/>
        </w:rPr>
        <w:t xml:space="preserve"> a početnosti druhu</w:t>
      </w:r>
      <w:r w:rsidR="00010B41" w:rsidRPr="001B0B78">
        <w:rPr>
          <w:b w:val="0"/>
        </w:rPr>
        <w:t xml:space="preserve">  vybráno nejméně 10 </w:t>
      </w:r>
      <w:r w:rsidR="00414A60" w:rsidRPr="001B0B78">
        <w:rPr>
          <w:b w:val="0"/>
        </w:rPr>
        <w:t xml:space="preserve">pro druh nejvhodnějších </w:t>
      </w:r>
      <w:r w:rsidR="00904322">
        <w:rPr>
          <w:b w:val="0"/>
        </w:rPr>
        <w:t>DP</w:t>
      </w:r>
      <w:r w:rsidR="008332BD">
        <w:rPr>
          <w:b w:val="0"/>
        </w:rPr>
        <w:t xml:space="preserve"> </w:t>
      </w:r>
      <w:r w:rsidR="00295CE9" w:rsidRPr="001B0B78">
        <w:rPr>
          <w:b w:val="0"/>
        </w:rPr>
        <w:t>(</w:t>
      </w:r>
      <w:r w:rsidR="003512E7" w:rsidRPr="001B0B78">
        <w:rPr>
          <w:b w:val="0"/>
          <w:szCs w:val="20"/>
        </w:rPr>
        <w:t>trvalejší VP s perspektivním výskytem druhu, tj. umožňující úspěšné rozmnožování</w:t>
      </w:r>
      <w:r w:rsidR="003512E7">
        <w:rPr>
          <w:b w:val="0"/>
          <w:szCs w:val="20"/>
        </w:rPr>
        <w:t xml:space="preserve">; skupiny tůní </w:t>
      </w:r>
      <w:r w:rsidR="00285A3D">
        <w:rPr>
          <w:b w:val="0"/>
          <w:szCs w:val="20"/>
        </w:rPr>
        <w:t xml:space="preserve">jsou </w:t>
      </w:r>
      <w:r w:rsidR="003512E7">
        <w:rPr>
          <w:b w:val="0"/>
          <w:szCs w:val="20"/>
        </w:rPr>
        <w:t>hodno</w:t>
      </w:r>
      <w:r w:rsidR="00285A3D">
        <w:rPr>
          <w:b w:val="0"/>
          <w:szCs w:val="20"/>
        </w:rPr>
        <w:t>ceny</w:t>
      </w:r>
      <w:r w:rsidR="003512E7">
        <w:rPr>
          <w:b w:val="0"/>
          <w:szCs w:val="20"/>
        </w:rPr>
        <w:t xml:space="preserve"> jako jedn</w:t>
      </w:r>
      <w:r w:rsidR="00285A3D">
        <w:rPr>
          <w:b w:val="0"/>
          <w:szCs w:val="20"/>
        </w:rPr>
        <w:t>y</w:t>
      </w:r>
      <w:r w:rsidR="003512E7">
        <w:rPr>
          <w:b w:val="0"/>
          <w:szCs w:val="20"/>
        </w:rPr>
        <w:t xml:space="preserve"> </w:t>
      </w:r>
      <w:r w:rsidR="00285A3D">
        <w:rPr>
          <w:b w:val="0"/>
          <w:szCs w:val="20"/>
        </w:rPr>
        <w:t>DP</w:t>
      </w:r>
      <w:r w:rsidR="00295CE9" w:rsidRPr="001B0B78">
        <w:rPr>
          <w:b w:val="0"/>
          <w:szCs w:val="20"/>
        </w:rPr>
        <w:t>)</w:t>
      </w:r>
      <w:r w:rsidR="00010B41" w:rsidRPr="001B0B78">
        <w:rPr>
          <w:b w:val="0"/>
        </w:rPr>
        <w:t xml:space="preserve">, </w:t>
      </w:r>
      <w:r w:rsidR="00414A60" w:rsidRPr="001B0B78">
        <w:rPr>
          <w:b w:val="0"/>
        </w:rPr>
        <w:t>ideálně</w:t>
      </w:r>
      <w:r w:rsidR="00010B41" w:rsidRPr="001B0B78">
        <w:rPr>
          <w:b w:val="0"/>
        </w:rPr>
        <w:t xml:space="preserve"> </w:t>
      </w:r>
      <w:r w:rsidR="00414A60" w:rsidRPr="001B0B78">
        <w:rPr>
          <w:b w:val="0"/>
        </w:rPr>
        <w:t xml:space="preserve">v rámci </w:t>
      </w:r>
      <w:r w:rsidR="00010B41" w:rsidRPr="001B0B78">
        <w:rPr>
          <w:b w:val="0"/>
        </w:rPr>
        <w:t>celé</w:t>
      </w:r>
      <w:r w:rsidR="00414A60" w:rsidRPr="001B0B78">
        <w:rPr>
          <w:b w:val="0"/>
        </w:rPr>
        <w:t>ho</w:t>
      </w:r>
      <w:r w:rsidR="00010B41" w:rsidRPr="001B0B78">
        <w:rPr>
          <w:b w:val="0"/>
        </w:rPr>
        <w:t xml:space="preserve"> území</w:t>
      </w:r>
      <w:r w:rsidR="00414A60" w:rsidRPr="001B0B78">
        <w:rPr>
          <w:b w:val="0"/>
        </w:rPr>
        <w:t xml:space="preserve">. </w:t>
      </w:r>
      <w:commentRangeStart w:id="256"/>
      <w:del w:id="257" w:author="Jonáš Gaigr2" w:date="2025-12-03T20:09:00Z">
        <w:r w:rsidR="00C0044D" w:rsidRPr="001B0B78" w:rsidDel="00043E10">
          <w:rPr>
            <w:b w:val="0"/>
          </w:rPr>
          <w:delText>Parametr</w:delText>
        </w:r>
      </w:del>
      <w:del w:id="258" w:author="Jonáš Gaigr2" w:date="2026-02-17T06:44:00Z">
        <w:r w:rsidR="00C0044D" w:rsidRPr="001B0B78" w:rsidDel="00285A3D">
          <w:rPr>
            <w:b w:val="0"/>
          </w:rPr>
          <w:delText xml:space="preserve"> </w:delText>
        </w:r>
      </w:del>
      <w:del w:id="259" w:author="Jonáš Gaigr2" w:date="2026-02-17T06:36:00Z">
        <w:r w:rsidR="00C0044D" w:rsidRPr="001B0B78" w:rsidDel="000C5DE0">
          <w:rPr>
            <w:b w:val="0"/>
          </w:rPr>
          <w:delText>P2</w:delText>
        </w:r>
      </w:del>
      <w:del w:id="260" w:author="Jonáš Gaigr2" w:date="2026-02-17T06:44:00Z">
        <w:r w:rsidR="00C0044D" w:rsidRPr="001B0B78" w:rsidDel="00285A3D">
          <w:rPr>
            <w:b w:val="0"/>
          </w:rPr>
          <w:delText xml:space="preserve"> může být</w:delText>
        </w:r>
        <w:r w:rsidR="00295CE9" w:rsidRPr="001B0B78" w:rsidDel="00285A3D">
          <w:rPr>
            <w:b w:val="0"/>
          </w:rPr>
          <w:delText xml:space="preserve"> u nich </w:delText>
        </w:r>
        <w:r w:rsidR="00C0044D" w:rsidRPr="001B0B78" w:rsidDel="00285A3D">
          <w:rPr>
            <w:b w:val="0"/>
          </w:rPr>
          <w:delText xml:space="preserve">sledován doplňkově. </w:delText>
        </w:r>
      </w:del>
      <w:commentRangeEnd w:id="256"/>
      <w:r w:rsidR="00C00CF1">
        <w:rPr>
          <w:rStyle w:val="Odkaznakoment"/>
          <w:rFonts w:asciiTheme="minorHAnsi" w:eastAsia="Batang" w:hAnsiTheme="minorHAnsi" w:cstheme="minorBidi"/>
          <w:b w:val="0"/>
          <w:bCs w:val="0"/>
        </w:rPr>
        <w:commentReference w:id="256"/>
      </w:r>
    </w:p>
    <w:p w14:paraId="0BBC3470" w14:textId="292A9B8C" w:rsidR="0002557C" w:rsidRPr="001B0B78" w:rsidRDefault="009C0892" w:rsidP="001B0B78">
      <w:pPr>
        <w:spacing w:after="120" w:line="240" w:lineRule="auto"/>
        <w:jc w:val="both"/>
        <w:rPr>
          <w:rFonts w:ascii="Times New Roman" w:hAnsi="Times New Roman" w:cs="Times New Roman"/>
          <w:sz w:val="24"/>
          <w:szCs w:val="20"/>
        </w:rPr>
      </w:pPr>
      <w:r w:rsidRPr="001B0B78">
        <w:rPr>
          <w:rFonts w:ascii="Times New Roman" w:hAnsi="Times New Roman" w:cs="Times New Roman"/>
          <w:b/>
          <w:sz w:val="24"/>
          <w:szCs w:val="24"/>
        </w:rPr>
        <w:t>(iii)</w:t>
      </w:r>
      <w:r w:rsidRPr="001B0B78">
        <w:rPr>
          <w:rFonts w:ascii="Times New Roman" w:hAnsi="Times New Roman" w:cs="Times New Roman"/>
          <w:sz w:val="24"/>
          <w:szCs w:val="24"/>
        </w:rPr>
        <w:t xml:space="preserve"> </w:t>
      </w:r>
      <w:r w:rsidR="003F662A">
        <w:rPr>
          <w:rFonts w:ascii="Times New Roman" w:hAnsi="Times New Roman" w:cs="Times New Roman"/>
          <w:sz w:val="24"/>
          <w:szCs w:val="24"/>
        </w:rPr>
        <w:t>Území</w:t>
      </w:r>
      <w:r w:rsidR="003F662A" w:rsidRPr="001B0B78">
        <w:rPr>
          <w:rFonts w:ascii="Times New Roman" w:hAnsi="Times New Roman" w:cs="Times New Roman"/>
          <w:sz w:val="24"/>
          <w:szCs w:val="24"/>
        </w:rPr>
        <w:t xml:space="preserve"> </w:t>
      </w:r>
      <w:r w:rsidRPr="001B0B78">
        <w:rPr>
          <w:rFonts w:ascii="Times New Roman" w:hAnsi="Times New Roman" w:cs="Times New Roman"/>
          <w:sz w:val="24"/>
          <w:szCs w:val="24"/>
        </w:rPr>
        <w:t xml:space="preserve">o rozlohách </w:t>
      </w:r>
      <w:r w:rsidRPr="001B0B78">
        <w:rPr>
          <w:rFonts w:ascii="Times New Roman" w:hAnsi="Times New Roman" w:cs="Times New Roman"/>
          <w:sz w:val="24"/>
          <w:szCs w:val="24"/>
          <w:u w:val="single"/>
        </w:rPr>
        <w:t>stovek až tisíců ha</w:t>
      </w:r>
      <w:r w:rsidR="00C0044D" w:rsidRPr="001B0B78">
        <w:rPr>
          <w:rFonts w:ascii="Times New Roman" w:hAnsi="Times New Roman" w:cs="Times New Roman"/>
          <w:sz w:val="24"/>
          <w:szCs w:val="24"/>
        </w:rPr>
        <w:t>. T</w:t>
      </w:r>
      <w:r w:rsidRPr="001B0B78">
        <w:rPr>
          <w:rFonts w:ascii="Times New Roman" w:hAnsi="Times New Roman" w:cs="Times New Roman"/>
          <w:sz w:val="24"/>
          <w:szCs w:val="24"/>
        </w:rPr>
        <w:t xml:space="preserve">ypicky jde o velkoplošná ZCHÚ, kde se vyskytují řádově nejméně desítky VP (či skupin takových VP), často poměrně vzdálených, tvořících s vysokou pravděpodobností samostatné populace. Vzhledem ke značné odlišnosti větších </w:t>
      </w:r>
      <w:r w:rsidR="003F662A">
        <w:rPr>
          <w:rFonts w:ascii="Times New Roman" w:hAnsi="Times New Roman" w:cs="Times New Roman"/>
          <w:sz w:val="24"/>
          <w:szCs w:val="24"/>
        </w:rPr>
        <w:t>sledovaných území</w:t>
      </w:r>
      <w:r w:rsidR="003F662A" w:rsidRPr="001B0B78">
        <w:rPr>
          <w:rFonts w:ascii="Times New Roman" w:hAnsi="Times New Roman" w:cs="Times New Roman"/>
          <w:sz w:val="24"/>
          <w:szCs w:val="24"/>
        </w:rPr>
        <w:t xml:space="preserve"> </w:t>
      </w:r>
      <w:r w:rsidRPr="001B0B78">
        <w:rPr>
          <w:rFonts w:ascii="Times New Roman" w:hAnsi="Times New Roman" w:cs="Times New Roman"/>
          <w:sz w:val="24"/>
          <w:szCs w:val="24"/>
        </w:rPr>
        <w:t xml:space="preserve">je pro každou z takovýchto </w:t>
      </w:r>
      <w:r w:rsidR="003F662A">
        <w:rPr>
          <w:rFonts w:ascii="Times New Roman" w:hAnsi="Times New Roman" w:cs="Times New Roman"/>
          <w:sz w:val="24"/>
          <w:szCs w:val="24"/>
        </w:rPr>
        <w:t>území</w:t>
      </w:r>
      <w:r w:rsidR="003F662A" w:rsidRPr="001B0B78">
        <w:rPr>
          <w:rFonts w:ascii="Times New Roman" w:hAnsi="Times New Roman" w:cs="Times New Roman"/>
          <w:sz w:val="24"/>
          <w:szCs w:val="24"/>
        </w:rPr>
        <w:t xml:space="preserve"> </w:t>
      </w:r>
      <w:r w:rsidRPr="00270B06">
        <w:rPr>
          <w:rFonts w:ascii="Times New Roman" w:hAnsi="Times New Roman" w:cs="Times New Roman"/>
          <w:sz w:val="24"/>
          <w:szCs w:val="24"/>
        </w:rPr>
        <w:t xml:space="preserve">specifikován v </w:t>
      </w:r>
      <w:r w:rsidR="00F16576" w:rsidRPr="00270B06">
        <w:rPr>
          <w:rFonts w:ascii="Times New Roman" w:hAnsi="Times New Roman" w:cs="Times New Roman"/>
          <w:sz w:val="24"/>
          <w:szCs w:val="24"/>
        </w:rPr>
        <w:t xml:space="preserve">tabulce v příloze této metodiky </w:t>
      </w:r>
      <w:r w:rsidRPr="00270B06">
        <w:rPr>
          <w:rFonts w:ascii="Times New Roman" w:hAnsi="Times New Roman" w:cs="Times New Roman"/>
          <w:sz w:val="24"/>
          <w:szCs w:val="24"/>
        </w:rPr>
        <w:t xml:space="preserve">výběr </w:t>
      </w:r>
      <w:r w:rsidR="00904322">
        <w:rPr>
          <w:rFonts w:ascii="Times New Roman" w:hAnsi="Times New Roman" w:cs="Times New Roman"/>
          <w:sz w:val="24"/>
          <w:szCs w:val="24"/>
        </w:rPr>
        <w:t>DP</w:t>
      </w:r>
      <w:r w:rsidR="00285A3D">
        <w:rPr>
          <w:rFonts w:ascii="Times New Roman" w:hAnsi="Times New Roman" w:cs="Times New Roman"/>
          <w:sz w:val="24"/>
          <w:szCs w:val="24"/>
        </w:rPr>
        <w:t>.</w:t>
      </w:r>
      <w:del w:id="261" w:author="Jonáš Gaigr2" w:date="2026-02-17T06:44:00Z">
        <w:r w:rsidR="00C0044D" w:rsidRPr="00270B06" w:rsidDel="00285A3D">
          <w:rPr>
            <w:rFonts w:ascii="Times New Roman" w:hAnsi="Times New Roman" w:cs="Times New Roman"/>
            <w:sz w:val="24"/>
            <w:szCs w:val="24"/>
          </w:rPr>
          <w:delText xml:space="preserve">, na kterých budou sledovány </w:delText>
        </w:r>
      </w:del>
      <w:del w:id="262" w:author="Jonáš Gaigr2" w:date="2025-12-03T20:09:00Z">
        <w:r w:rsidR="00C0044D" w:rsidRPr="00270B06" w:rsidDel="00043E10">
          <w:rPr>
            <w:rFonts w:ascii="Times New Roman" w:hAnsi="Times New Roman" w:cs="Times New Roman"/>
            <w:sz w:val="24"/>
            <w:szCs w:val="24"/>
          </w:rPr>
          <w:delText>parametr</w:delText>
        </w:r>
      </w:del>
      <w:del w:id="263" w:author="Jonáš Gaigr2" w:date="2026-02-17T06:44:00Z">
        <w:r w:rsidR="00C0044D" w:rsidRPr="00270B06" w:rsidDel="00285A3D">
          <w:rPr>
            <w:rFonts w:ascii="Times New Roman" w:hAnsi="Times New Roman" w:cs="Times New Roman"/>
            <w:sz w:val="24"/>
            <w:szCs w:val="24"/>
          </w:rPr>
          <w:delText xml:space="preserve">y </w:delText>
        </w:r>
      </w:del>
      <w:del w:id="264" w:author="Jonáš Gaigr2" w:date="2026-02-17T06:36:00Z">
        <w:r w:rsidR="00270B06" w:rsidRPr="00270B06" w:rsidDel="000C5DE0">
          <w:rPr>
            <w:rFonts w:ascii="Times New Roman" w:hAnsi="Times New Roman" w:cs="Times New Roman"/>
            <w:sz w:val="24"/>
            <w:szCs w:val="24"/>
          </w:rPr>
          <w:delText>P1a</w:delText>
        </w:r>
      </w:del>
      <w:del w:id="265" w:author="Jonáš Gaigr2" w:date="2026-02-17T06:44:00Z">
        <w:r w:rsidR="00270B06" w:rsidRPr="00270B06" w:rsidDel="00285A3D">
          <w:rPr>
            <w:rFonts w:ascii="Times New Roman" w:hAnsi="Times New Roman" w:cs="Times New Roman"/>
            <w:sz w:val="24"/>
            <w:szCs w:val="24"/>
          </w:rPr>
          <w:delText xml:space="preserve"> </w:delText>
        </w:r>
      </w:del>
      <w:del w:id="266" w:author="Jonáš Gaigr2" w:date="2026-02-17T06:36:00Z">
        <w:r w:rsidR="00270B06" w:rsidRPr="00270B06" w:rsidDel="000C5DE0">
          <w:rPr>
            <w:rFonts w:ascii="Times New Roman" w:hAnsi="Times New Roman" w:cs="Times New Roman"/>
            <w:sz w:val="24"/>
            <w:szCs w:val="24"/>
          </w:rPr>
          <w:delText>P3</w:delText>
        </w:r>
      </w:del>
      <w:del w:id="267" w:author="Jonáš Gaigr2" w:date="2026-02-17T06:44:00Z">
        <w:r w:rsidR="00270B06" w:rsidRPr="00270B06" w:rsidDel="00285A3D">
          <w:rPr>
            <w:rFonts w:ascii="Times New Roman" w:hAnsi="Times New Roman" w:cs="Times New Roman"/>
            <w:sz w:val="24"/>
            <w:szCs w:val="24"/>
          </w:rPr>
          <w:delText>, 4, 5, 6, 8, 9, 10</w:delText>
        </w:r>
        <w:r w:rsidR="00C0044D" w:rsidRPr="00270B06" w:rsidDel="00285A3D">
          <w:rPr>
            <w:rFonts w:ascii="Times New Roman" w:hAnsi="Times New Roman" w:cs="Times New Roman"/>
            <w:sz w:val="24"/>
            <w:szCs w:val="24"/>
          </w:rPr>
          <w:delText>, doplňkově</w:delText>
        </w:r>
        <w:r w:rsidR="00C0044D" w:rsidRPr="001B0B78" w:rsidDel="00285A3D">
          <w:rPr>
            <w:rFonts w:ascii="Times New Roman" w:hAnsi="Times New Roman" w:cs="Times New Roman"/>
            <w:sz w:val="24"/>
            <w:szCs w:val="24"/>
          </w:rPr>
          <w:delText xml:space="preserve"> i </w:delText>
        </w:r>
      </w:del>
      <w:del w:id="268" w:author="Jonáš Gaigr2" w:date="2026-02-17T06:36:00Z">
        <w:r w:rsidR="00C0044D" w:rsidRPr="001B0B78" w:rsidDel="000C5DE0">
          <w:rPr>
            <w:rFonts w:ascii="Times New Roman" w:hAnsi="Times New Roman" w:cs="Times New Roman"/>
            <w:sz w:val="24"/>
            <w:szCs w:val="24"/>
          </w:rPr>
          <w:delText>P2</w:delText>
        </w:r>
      </w:del>
      <w:del w:id="269" w:author="Jonáš Gaigr2" w:date="2026-02-17T06:44:00Z">
        <w:r w:rsidRPr="001B0B78" w:rsidDel="00285A3D">
          <w:rPr>
            <w:rFonts w:ascii="Times New Roman" w:hAnsi="Times New Roman" w:cs="Times New Roman"/>
            <w:sz w:val="24"/>
            <w:szCs w:val="24"/>
          </w:rPr>
          <w:delText>.</w:delText>
        </w:r>
      </w:del>
      <w:r w:rsidRPr="001B0B78">
        <w:rPr>
          <w:rFonts w:ascii="Times New Roman" w:hAnsi="Times New Roman" w:cs="Times New Roman"/>
          <w:sz w:val="24"/>
          <w:szCs w:val="24"/>
        </w:rPr>
        <w:t xml:space="preserve"> </w:t>
      </w:r>
    </w:p>
    <w:p w14:paraId="3A26E040" w14:textId="11FAC651" w:rsidR="000C7D02" w:rsidRDefault="00295CE9" w:rsidP="001B0B78">
      <w:pPr>
        <w:spacing w:after="120" w:line="240" w:lineRule="auto"/>
        <w:jc w:val="both"/>
        <w:rPr>
          <w:rFonts w:ascii="Times New Roman" w:hAnsi="Times New Roman" w:cs="Times New Roman"/>
          <w:sz w:val="24"/>
          <w:szCs w:val="24"/>
        </w:rPr>
      </w:pPr>
      <w:r w:rsidRPr="001B0B78">
        <w:rPr>
          <w:rFonts w:ascii="Times New Roman" w:hAnsi="Times New Roman" w:cs="Times New Roman"/>
          <w:sz w:val="24"/>
          <w:szCs w:val="24"/>
        </w:rPr>
        <w:t>Nejprve</w:t>
      </w:r>
      <w:r w:rsidR="0002557C" w:rsidRPr="001B0B78">
        <w:rPr>
          <w:rFonts w:ascii="Times New Roman" w:hAnsi="Times New Roman" w:cs="Times New Roman"/>
          <w:sz w:val="24"/>
          <w:szCs w:val="24"/>
        </w:rPr>
        <w:t xml:space="preserve"> by </w:t>
      </w:r>
      <w:r w:rsidRPr="001B0B78">
        <w:rPr>
          <w:rFonts w:ascii="Times New Roman" w:hAnsi="Times New Roman" w:cs="Times New Roman"/>
          <w:sz w:val="24"/>
          <w:szCs w:val="24"/>
        </w:rPr>
        <w:t xml:space="preserve">měly být </w:t>
      </w:r>
      <w:r w:rsidR="0002557C" w:rsidRPr="001B0B78">
        <w:rPr>
          <w:rFonts w:ascii="Times New Roman" w:hAnsi="Times New Roman" w:cs="Times New Roman"/>
          <w:sz w:val="24"/>
          <w:szCs w:val="24"/>
        </w:rPr>
        <w:t>v dané</w:t>
      </w:r>
      <w:r w:rsidR="003F662A">
        <w:rPr>
          <w:rFonts w:ascii="Times New Roman" w:hAnsi="Times New Roman" w:cs="Times New Roman"/>
          <w:sz w:val="24"/>
          <w:szCs w:val="24"/>
        </w:rPr>
        <w:t>m</w:t>
      </w:r>
      <w:r w:rsidR="0002557C" w:rsidRPr="001B0B78">
        <w:rPr>
          <w:rFonts w:ascii="Times New Roman" w:hAnsi="Times New Roman" w:cs="Times New Roman"/>
          <w:sz w:val="24"/>
          <w:szCs w:val="24"/>
        </w:rPr>
        <w:t xml:space="preserve"> </w:t>
      </w:r>
      <w:r w:rsidR="003F662A">
        <w:rPr>
          <w:rFonts w:ascii="Times New Roman" w:hAnsi="Times New Roman" w:cs="Times New Roman"/>
          <w:sz w:val="24"/>
          <w:szCs w:val="24"/>
        </w:rPr>
        <w:t>území</w:t>
      </w:r>
      <w:r w:rsidR="0002557C" w:rsidRPr="001B0B78">
        <w:rPr>
          <w:rFonts w:ascii="Times New Roman" w:hAnsi="Times New Roman" w:cs="Times New Roman"/>
          <w:sz w:val="24"/>
          <w:szCs w:val="24"/>
        </w:rPr>
        <w:t xml:space="preserve"> v rámci denní návštěvy vymapovány a lokalizovány </w:t>
      </w:r>
      <w:r w:rsidR="007D680C" w:rsidRPr="001B0B78">
        <w:rPr>
          <w:rFonts w:ascii="Times New Roman" w:hAnsi="Times New Roman" w:cs="Times New Roman"/>
          <w:sz w:val="24"/>
          <w:szCs w:val="24"/>
        </w:rPr>
        <w:t xml:space="preserve">pokud možno </w:t>
      </w:r>
      <w:r w:rsidR="0002557C" w:rsidRPr="001B0B78">
        <w:rPr>
          <w:rFonts w:ascii="Times New Roman" w:hAnsi="Times New Roman" w:cs="Times New Roman"/>
          <w:sz w:val="24"/>
          <w:szCs w:val="24"/>
        </w:rPr>
        <w:t xml:space="preserve">všechny </w:t>
      </w:r>
      <w:r w:rsidR="0002557C" w:rsidRPr="001B0B78">
        <w:rPr>
          <w:rFonts w:ascii="Times New Roman" w:hAnsi="Times New Roman" w:cs="Times New Roman"/>
          <w:sz w:val="24"/>
          <w:szCs w:val="20"/>
        </w:rPr>
        <w:t xml:space="preserve">trvalejší </w:t>
      </w:r>
      <w:del w:id="270" w:author="Jonáš Gaigr2" w:date="2026-08-05T23:50:00Z">
        <w:r w:rsidR="0002557C" w:rsidRPr="001B0B78" w:rsidDel="00030F43">
          <w:rPr>
            <w:rFonts w:ascii="Times New Roman" w:hAnsi="Times New Roman" w:cs="Times New Roman"/>
            <w:sz w:val="24"/>
            <w:szCs w:val="20"/>
          </w:rPr>
          <w:delText xml:space="preserve">VP </w:delText>
        </w:r>
      </w:del>
      <w:ins w:id="271" w:author="Jonáš Gaigr2" w:date="2026-08-05T23:50:00Z">
        <w:r w:rsidR="00030F43">
          <w:rPr>
            <w:rFonts w:ascii="Times New Roman" w:hAnsi="Times New Roman" w:cs="Times New Roman"/>
            <w:sz w:val="24"/>
            <w:szCs w:val="20"/>
          </w:rPr>
          <w:t>D</w:t>
        </w:r>
        <w:r w:rsidR="00030F43" w:rsidRPr="001B0B78">
          <w:rPr>
            <w:rFonts w:ascii="Times New Roman" w:hAnsi="Times New Roman" w:cs="Times New Roman"/>
            <w:sz w:val="24"/>
            <w:szCs w:val="20"/>
          </w:rPr>
          <w:t xml:space="preserve">P </w:t>
        </w:r>
      </w:ins>
      <w:r w:rsidR="0002557C" w:rsidRPr="001B0B78">
        <w:rPr>
          <w:rFonts w:ascii="Times New Roman" w:hAnsi="Times New Roman" w:cs="Times New Roman"/>
          <w:sz w:val="24"/>
          <w:szCs w:val="20"/>
        </w:rPr>
        <w:t>s perspektivním výskytem druhu</w:t>
      </w:r>
      <w:r w:rsidR="00C46F5A" w:rsidRPr="001B0B78">
        <w:rPr>
          <w:rFonts w:ascii="Times New Roman" w:hAnsi="Times New Roman" w:cs="Times New Roman"/>
          <w:sz w:val="24"/>
          <w:szCs w:val="20"/>
        </w:rPr>
        <w:t>. S</w:t>
      </w:r>
      <w:r w:rsidR="000C7D02" w:rsidRPr="001B0B78">
        <w:rPr>
          <w:rFonts w:ascii="Times New Roman" w:hAnsi="Times New Roman" w:cs="Times New Roman"/>
          <w:sz w:val="24"/>
          <w:szCs w:val="20"/>
        </w:rPr>
        <w:t xml:space="preserve">oučasně by </w:t>
      </w:r>
      <w:r w:rsidR="00C46F5A" w:rsidRPr="001B0B78">
        <w:rPr>
          <w:rFonts w:ascii="Times New Roman" w:hAnsi="Times New Roman" w:cs="Times New Roman"/>
          <w:sz w:val="24"/>
          <w:szCs w:val="20"/>
        </w:rPr>
        <w:t xml:space="preserve">na všech těchto </w:t>
      </w:r>
      <w:del w:id="272" w:author="Jonáš Gaigr2" w:date="2026-08-05T23:50:00Z">
        <w:r w:rsidR="00C46F5A" w:rsidRPr="001B0B78" w:rsidDel="00030F43">
          <w:rPr>
            <w:rFonts w:ascii="Times New Roman" w:hAnsi="Times New Roman" w:cs="Times New Roman"/>
            <w:sz w:val="24"/>
            <w:szCs w:val="20"/>
          </w:rPr>
          <w:delText>VP</w:delText>
        </w:r>
        <w:r w:rsidR="000C7D02" w:rsidRPr="001B0B78" w:rsidDel="00030F43">
          <w:rPr>
            <w:rFonts w:ascii="Times New Roman" w:hAnsi="Times New Roman" w:cs="Times New Roman"/>
            <w:sz w:val="24"/>
            <w:szCs w:val="20"/>
          </w:rPr>
          <w:delText xml:space="preserve"> </w:delText>
        </w:r>
      </w:del>
      <w:ins w:id="273" w:author="Jonáš Gaigr2" w:date="2026-08-05T23:50:00Z">
        <w:r w:rsidR="00030F43">
          <w:rPr>
            <w:rFonts w:ascii="Times New Roman" w:hAnsi="Times New Roman" w:cs="Times New Roman"/>
            <w:sz w:val="24"/>
            <w:szCs w:val="20"/>
          </w:rPr>
          <w:t>DP</w:t>
        </w:r>
        <w:r w:rsidR="00030F43" w:rsidRPr="001B0B78">
          <w:rPr>
            <w:rFonts w:ascii="Times New Roman" w:hAnsi="Times New Roman" w:cs="Times New Roman"/>
            <w:sz w:val="24"/>
            <w:szCs w:val="20"/>
          </w:rPr>
          <w:t xml:space="preserve"> </w:t>
        </w:r>
      </w:ins>
      <w:r w:rsidR="000C7D02" w:rsidRPr="001B0B78">
        <w:rPr>
          <w:rFonts w:ascii="Times New Roman" w:hAnsi="Times New Roman" w:cs="Times New Roman"/>
          <w:sz w:val="24"/>
          <w:szCs w:val="20"/>
        </w:rPr>
        <w:t>měla být</w:t>
      </w:r>
      <w:r w:rsidR="0002557C" w:rsidRPr="001B0B78">
        <w:rPr>
          <w:rFonts w:ascii="Times New Roman" w:hAnsi="Times New Roman" w:cs="Times New Roman"/>
          <w:sz w:val="24"/>
          <w:szCs w:val="24"/>
        </w:rPr>
        <w:t xml:space="preserve"> zaznamenán</w:t>
      </w:r>
      <w:r w:rsidR="000C7D02" w:rsidRPr="001B0B78">
        <w:rPr>
          <w:rFonts w:ascii="Times New Roman" w:hAnsi="Times New Roman" w:cs="Times New Roman"/>
          <w:sz w:val="24"/>
          <w:szCs w:val="24"/>
        </w:rPr>
        <w:t>a</w:t>
      </w:r>
      <w:r w:rsidR="00C46F5A" w:rsidRPr="001B0B78">
        <w:rPr>
          <w:rFonts w:ascii="Times New Roman" w:hAnsi="Times New Roman" w:cs="Times New Roman"/>
          <w:sz w:val="24"/>
          <w:szCs w:val="24"/>
        </w:rPr>
        <w:t xml:space="preserve"> alespoň</w:t>
      </w:r>
      <w:r w:rsidR="0002557C" w:rsidRPr="001B0B78">
        <w:rPr>
          <w:rFonts w:ascii="Times New Roman" w:hAnsi="Times New Roman" w:cs="Times New Roman"/>
          <w:sz w:val="24"/>
          <w:szCs w:val="24"/>
        </w:rPr>
        <w:t xml:space="preserve"> přítomnost a početnost druhu. </w:t>
      </w:r>
      <w:r w:rsidR="000C7D02" w:rsidRPr="001B0B78">
        <w:rPr>
          <w:rFonts w:ascii="Times New Roman" w:hAnsi="Times New Roman" w:cs="Times New Roman"/>
          <w:sz w:val="24"/>
          <w:szCs w:val="24"/>
        </w:rPr>
        <w:t>Během této první kontroly</w:t>
      </w:r>
      <w:r w:rsidR="0002557C" w:rsidRPr="001B0B78">
        <w:rPr>
          <w:rFonts w:ascii="Times New Roman" w:hAnsi="Times New Roman" w:cs="Times New Roman"/>
          <w:sz w:val="24"/>
          <w:szCs w:val="24"/>
        </w:rPr>
        <w:t xml:space="preserve"> bude </w:t>
      </w:r>
      <w:r w:rsidR="00C46F5A" w:rsidRPr="001B0B78">
        <w:rPr>
          <w:rFonts w:ascii="Times New Roman" w:hAnsi="Times New Roman" w:cs="Times New Roman"/>
          <w:sz w:val="24"/>
          <w:szCs w:val="24"/>
        </w:rPr>
        <w:t xml:space="preserve">současně </w:t>
      </w:r>
      <w:r w:rsidR="0002557C" w:rsidRPr="001B0B78">
        <w:rPr>
          <w:rFonts w:ascii="Times New Roman" w:hAnsi="Times New Roman" w:cs="Times New Roman"/>
          <w:sz w:val="24"/>
          <w:szCs w:val="24"/>
        </w:rPr>
        <w:t xml:space="preserve">proveden výběr </w:t>
      </w:r>
      <w:r w:rsidR="007D680C" w:rsidRPr="001B0B78">
        <w:rPr>
          <w:rFonts w:ascii="Times New Roman" w:hAnsi="Times New Roman" w:cs="Times New Roman"/>
          <w:sz w:val="24"/>
          <w:szCs w:val="24"/>
        </w:rPr>
        <w:t xml:space="preserve">dále </w:t>
      </w:r>
      <w:r w:rsidR="0002557C" w:rsidRPr="001B0B78">
        <w:rPr>
          <w:rFonts w:ascii="Times New Roman" w:hAnsi="Times New Roman" w:cs="Times New Roman"/>
          <w:sz w:val="24"/>
          <w:szCs w:val="24"/>
        </w:rPr>
        <w:t xml:space="preserve">sledovaných </w:t>
      </w:r>
      <w:r w:rsidR="00904322">
        <w:rPr>
          <w:rFonts w:ascii="Times New Roman" w:hAnsi="Times New Roman" w:cs="Times New Roman"/>
          <w:sz w:val="24"/>
          <w:szCs w:val="24"/>
        </w:rPr>
        <w:t>DP</w:t>
      </w:r>
      <w:r w:rsidR="007D680C" w:rsidRPr="001B0B78">
        <w:rPr>
          <w:rFonts w:ascii="Times New Roman" w:hAnsi="Times New Roman" w:cs="Times New Roman"/>
          <w:sz w:val="24"/>
          <w:szCs w:val="24"/>
        </w:rPr>
        <w:t>, u kterých</w:t>
      </w:r>
      <w:r w:rsidR="000C7D02" w:rsidRPr="001B0B78">
        <w:rPr>
          <w:rFonts w:ascii="Times New Roman" w:hAnsi="Times New Roman" w:cs="Times New Roman"/>
          <w:sz w:val="24"/>
          <w:szCs w:val="24"/>
        </w:rPr>
        <w:t xml:space="preserve"> </w:t>
      </w:r>
      <w:r w:rsidR="007D680C" w:rsidRPr="001B0B78">
        <w:rPr>
          <w:rFonts w:ascii="Times New Roman" w:hAnsi="Times New Roman" w:cs="Times New Roman"/>
          <w:sz w:val="24"/>
          <w:szCs w:val="24"/>
        </w:rPr>
        <w:t>budou kromě přítomnosti a početnosti druhu  v rámci</w:t>
      </w:r>
      <w:r w:rsidR="00C46F5A" w:rsidRPr="001B0B78">
        <w:rPr>
          <w:rFonts w:ascii="Times New Roman" w:hAnsi="Times New Roman" w:cs="Times New Roman"/>
          <w:sz w:val="24"/>
          <w:szCs w:val="24"/>
        </w:rPr>
        <w:t xml:space="preserve"> této denní kontroly </w:t>
      </w:r>
      <w:r w:rsidR="00A376EE">
        <w:rPr>
          <w:rFonts w:ascii="Times New Roman" w:hAnsi="Times New Roman" w:cs="Times New Roman"/>
          <w:sz w:val="24"/>
          <w:szCs w:val="24"/>
        </w:rPr>
        <w:t>s</w:t>
      </w:r>
      <w:r w:rsidR="00285A3D">
        <w:rPr>
          <w:rFonts w:ascii="Times New Roman" w:hAnsi="Times New Roman" w:cs="Times New Roman"/>
          <w:sz w:val="24"/>
          <w:szCs w:val="24"/>
        </w:rPr>
        <w:t>ledovány i indikátory stavu stanoviště druhu.</w:t>
      </w:r>
    </w:p>
    <w:p w14:paraId="3CCDB763" w14:textId="06FC2EF2" w:rsidR="00CB1539" w:rsidRDefault="00CB1539" w:rsidP="00B43944">
      <w:pPr>
        <w:pStyle w:val="Nadpis20"/>
        <w:numPr>
          <w:ilvl w:val="2"/>
          <w:numId w:val="14"/>
        </w:numPr>
        <w:spacing w:after="120" w:line="240" w:lineRule="auto"/>
        <w:rPr>
          <w:b/>
          <w:bCs/>
          <w:i w:val="0"/>
          <w:iCs w:val="0"/>
        </w:rPr>
      </w:pPr>
      <w:r w:rsidRPr="006809E6">
        <w:rPr>
          <w:b/>
          <w:bCs/>
          <w:iCs w:val="0"/>
        </w:rPr>
        <w:t>Bombina variegata</w:t>
      </w:r>
      <w:r>
        <w:rPr>
          <w:b/>
          <w:bCs/>
          <w:i w:val="0"/>
          <w:iCs w:val="0"/>
        </w:rPr>
        <w:t xml:space="preserve"> (kuňka žlutobřichá)</w:t>
      </w:r>
    </w:p>
    <w:p w14:paraId="56C4BF2A" w14:textId="13DF9A6D" w:rsidR="00CB1539" w:rsidRPr="00270B06" w:rsidRDefault="00CB1539" w:rsidP="00CB1539">
      <w:pPr>
        <w:pStyle w:val="Nadpis10"/>
        <w:spacing w:after="120" w:line="240" w:lineRule="auto"/>
        <w:rPr>
          <w:b w:val="0"/>
        </w:rPr>
      </w:pPr>
      <w:r w:rsidRPr="001B0B78">
        <w:rPr>
          <w:b w:val="0"/>
        </w:rPr>
        <w:t xml:space="preserve">V ČR </w:t>
      </w:r>
      <w:r w:rsidR="003F662A" w:rsidRPr="001B0B78">
        <w:rPr>
          <w:b w:val="0"/>
        </w:rPr>
        <w:t>j</w:t>
      </w:r>
      <w:r w:rsidR="003F662A">
        <w:rPr>
          <w:b w:val="0"/>
        </w:rPr>
        <w:t>sou</w:t>
      </w:r>
      <w:r w:rsidR="003F662A" w:rsidRPr="001B0B78">
        <w:rPr>
          <w:b w:val="0"/>
        </w:rPr>
        <w:t xml:space="preserve"> </w:t>
      </w:r>
      <w:r w:rsidR="003F662A">
        <w:rPr>
          <w:b w:val="0"/>
        </w:rPr>
        <w:t>desítky chráněných území</w:t>
      </w:r>
      <w:r w:rsidRPr="001B0B78">
        <w:rPr>
          <w:b w:val="0"/>
        </w:rPr>
        <w:t xml:space="preserve"> vymezených pro tento druh, které lze podle celkové rozlohy a počtu </w:t>
      </w:r>
      <w:r w:rsidR="003F662A">
        <w:rPr>
          <w:b w:val="0"/>
        </w:rPr>
        <w:t>DP</w:t>
      </w:r>
      <w:r w:rsidR="003F662A" w:rsidRPr="001B0B78">
        <w:rPr>
          <w:b w:val="0"/>
        </w:rPr>
        <w:t xml:space="preserve"> </w:t>
      </w:r>
      <w:r w:rsidRPr="001B0B78">
        <w:rPr>
          <w:b w:val="0"/>
        </w:rPr>
        <w:t>rozdělit do dvou kategorií</w:t>
      </w:r>
      <w:r w:rsidRPr="005A4815">
        <w:rPr>
          <w:b w:val="0"/>
        </w:rPr>
        <w:t>.</w:t>
      </w:r>
      <w:r w:rsidRPr="001B0B78">
        <w:rPr>
          <w:b w:val="0"/>
        </w:rPr>
        <w:t xml:space="preserve"> Zhruba polovin</w:t>
      </w:r>
      <w:r>
        <w:rPr>
          <w:b w:val="0"/>
        </w:rPr>
        <w:t>u</w:t>
      </w:r>
      <w:r w:rsidRPr="001B0B78">
        <w:rPr>
          <w:b w:val="0"/>
        </w:rPr>
        <w:t xml:space="preserve"> </w:t>
      </w:r>
      <w:r w:rsidR="003F662A">
        <w:rPr>
          <w:b w:val="0"/>
        </w:rPr>
        <w:t>sledovaných území</w:t>
      </w:r>
      <w:r w:rsidR="003F662A" w:rsidRPr="001B0B78">
        <w:rPr>
          <w:b w:val="0"/>
        </w:rPr>
        <w:t xml:space="preserve"> </w:t>
      </w:r>
      <w:r w:rsidRPr="001B0B78">
        <w:rPr>
          <w:b w:val="0"/>
        </w:rPr>
        <w:t>představuj</w:t>
      </w:r>
      <w:r>
        <w:rPr>
          <w:b w:val="0"/>
        </w:rPr>
        <w:t>í</w:t>
      </w:r>
      <w:r w:rsidRPr="001B0B78">
        <w:rPr>
          <w:b w:val="0"/>
        </w:rPr>
        <w:t xml:space="preserve"> menší </w:t>
      </w:r>
      <w:r w:rsidR="003F662A">
        <w:rPr>
          <w:b w:val="0"/>
        </w:rPr>
        <w:t>území</w:t>
      </w:r>
      <w:r w:rsidR="003F662A" w:rsidRPr="001B0B78">
        <w:rPr>
          <w:b w:val="0"/>
        </w:rPr>
        <w:t xml:space="preserve"> </w:t>
      </w:r>
      <w:r w:rsidRPr="001B0B78">
        <w:rPr>
          <w:b w:val="0"/>
        </w:rPr>
        <w:t xml:space="preserve">o rozlohách v řádu jednotek ha, zpravidla s výskytem jednotek (max. však nižších desítek) </w:t>
      </w:r>
      <w:r w:rsidR="003F662A">
        <w:rPr>
          <w:b w:val="0"/>
        </w:rPr>
        <w:t>DP</w:t>
      </w:r>
      <w:r w:rsidRPr="001B0B78">
        <w:rPr>
          <w:b w:val="0"/>
        </w:rPr>
        <w:t xml:space="preserve">; ostatní </w:t>
      </w:r>
      <w:r w:rsidR="003F662A">
        <w:rPr>
          <w:b w:val="0"/>
        </w:rPr>
        <w:t>území</w:t>
      </w:r>
      <w:r w:rsidR="003F662A" w:rsidRPr="001B0B78">
        <w:rPr>
          <w:b w:val="0"/>
        </w:rPr>
        <w:t xml:space="preserve"> </w:t>
      </w:r>
      <w:r w:rsidRPr="001B0B78">
        <w:rPr>
          <w:b w:val="0"/>
        </w:rPr>
        <w:t xml:space="preserve">jsou větší, o rozlohách od zhruba 20 ha až po stovky ha, často s výskytem i vyšších desítek </w:t>
      </w:r>
      <w:r w:rsidR="003F662A">
        <w:rPr>
          <w:b w:val="0"/>
        </w:rPr>
        <w:t>DP</w:t>
      </w:r>
      <w:r w:rsidRPr="001B0B78">
        <w:rPr>
          <w:b w:val="0"/>
        </w:rPr>
        <w:t xml:space="preserve">. Na obou těchto typech </w:t>
      </w:r>
      <w:r w:rsidR="003F662A">
        <w:rPr>
          <w:b w:val="0"/>
        </w:rPr>
        <w:t>území</w:t>
      </w:r>
      <w:r w:rsidR="003F662A" w:rsidRPr="001B0B78">
        <w:rPr>
          <w:b w:val="0"/>
        </w:rPr>
        <w:t xml:space="preserve"> </w:t>
      </w:r>
      <w:r w:rsidRPr="001B0B78">
        <w:rPr>
          <w:b w:val="0"/>
        </w:rPr>
        <w:t xml:space="preserve">je prvním krokem vymapování a lokalizace pokud možno </w:t>
      </w:r>
      <w:r w:rsidRPr="00B60638">
        <w:rPr>
          <w:b w:val="0"/>
          <w:u w:val="single"/>
        </w:rPr>
        <w:t xml:space="preserve">všech </w:t>
      </w:r>
      <w:r w:rsidR="00904322">
        <w:rPr>
          <w:b w:val="0"/>
          <w:u w:val="single"/>
        </w:rPr>
        <w:t>DP</w:t>
      </w:r>
      <w:r w:rsidRPr="001B0B78">
        <w:rPr>
          <w:b w:val="0"/>
        </w:rPr>
        <w:t xml:space="preserve"> (včetně periodických), </w:t>
      </w:r>
      <w:del w:id="274" w:author="Jonáš Gaigr2" w:date="2026-08-05T23:52:00Z">
        <w:r w:rsidRPr="001B0B78" w:rsidDel="00030F43">
          <w:rPr>
            <w:b w:val="0"/>
          </w:rPr>
          <w:delText>u kterých</w:delText>
        </w:r>
      </w:del>
      <w:ins w:id="275" w:author="Jonáš Gaigr2" w:date="2026-08-05T23:52:00Z">
        <w:r w:rsidR="00030F43">
          <w:rPr>
            <w:b w:val="0"/>
          </w:rPr>
          <w:t>které</w:t>
        </w:r>
      </w:ins>
      <w:r w:rsidRPr="001B0B78">
        <w:rPr>
          <w:b w:val="0"/>
        </w:rPr>
        <w:t xml:space="preserve"> bud</w:t>
      </w:r>
      <w:ins w:id="276" w:author="Jonáš Gaigr2" w:date="2026-08-05T23:52:00Z">
        <w:r w:rsidR="00030F43">
          <w:rPr>
            <w:b w:val="0"/>
          </w:rPr>
          <w:t>ou</w:t>
        </w:r>
      </w:ins>
      <w:del w:id="277" w:author="Jonáš Gaigr2" w:date="2026-08-05T23:52:00Z">
        <w:r w:rsidRPr="001B0B78" w:rsidDel="00030F43">
          <w:rPr>
            <w:b w:val="0"/>
          </w:rPr>
          <w:delText>e</w:delText>
        </w:r>
      </w:del>
      <w:r w:rsidRPr="001B0B78">
        <w:rPr>
          <w:b w:val="0"/>
        </w:rPr>
        <w:t xml:space="preserve"> dále sledován</w:t>
      </w:r>
      <w:ins w:id="278" w:author="Jonáš Gaigr2" w:date="2026-08-05T23:52:00Z">
        <w:r w:rsidR="00030F43">
          <w:rPr>
            <w:b w:val="0"/>
          </w:rPr>
          <w:t>y</w:t>
        </w:r>
      </w:ins>
      <w:del w:id="279" w:author="Jonáš Gaigr2" w:date="2026-08-05T23:52:00Z">
        <w:r w:rsidRPr="001B0B78" w:rsidDel="00030F43">
          <w:rPr>
            <w:b w:val="0"/>
          </w:rPr>
          <w:delText>a</w:delText>
        </w:r>
      </w:del>
      <w:r w:rsidRPr="001B0B78">
        <w:rPr>
          <w:b w:val="0"/>
        </w:rPr>
        <w:t xml:space="preserve"> </w:t>
      </w:r>
      <w:del w:id="280" w:author="Jonáš Gaigr2" w:date="2026-08-05T23:52:00Z">
        <w:r w:rsidRPr="001B0B78" w:rsidDel="00030F43">
          <w:rPr>
            <w:b w:val="0"/>
          </w:rPr>
          <w:delText>přítomnost</w:delText>
        </w:r>
        <w:r w:rsidDel="00030F43">
          <w:rPr>
            <w:b w:val="0"/>
          </w:rPr>
          <w:delText xml:space="preserve">, </w:delText>
        </w:r>
        <w:r w:rsidRPr="001B0B78" w:rsidDel="00030F43">
          <w:rPr>
            <w:b w:val="0"/>
          </w:rPr>
          <w:delText xml:space="preserve">početnost </w:delText>
        </w:r>
        <w:r w:rsidDel="00030F43">
          <w:rPr>
            <w:b w:val="0"/>
          </w:rPr>
          <w:delText xml:space="preserve">a rozmnožování </w:delText>
        </w:r>
        <w:r w:rsidRPr="001B0B78" w:rsidDel="00030F43">
          <w:rPr>
            <w:b w:val="0"/>
          </w:rPr>
          <w:delText>druhu (</w:delText>
        </w:r>
      </w:del>
      <w:del w:id="281" w:author="Jonáš Gaigr2" w:date="2025-12-03T20:09:00Z">
        <w:r w:rsidRPr="001B0B78" w:rsidDel="00043E10">
          <w:rPr>
            <w:b w:val="0"/>
          </w:rPr>
          <w:delText>parametr</w:delText>
        </w:r>
      </w:del>
      <w:del w:id="282" w:author="Jonáš Gaigr2" w:date="2026-08-05T23:52:00Z">
        <w:r w:rsidRPr="001B0B78" w:rsidDel="00030F43">
          <w:rPr>
            <w:b w:val="0"/>
          </w:rPr>
          <w:delText xml:space="preserve"> </w:delText>
        </w:r>
      </w:del>
      <w:del w:id="283" w:author="Jonáš Gaigr2" w:date="2026-02-17T06:36:00Z">
        <w:r w:rsidRPr="001B0B78" w:rsidDel="000C5DE0">
          <w:rPr>
            <w:b w:val="0"/>
          </w:rPr>
          <w:delText>P1</w:delText>
        </w:r>
      </w:del>
      <w:del w:id="284" w:author="Jonáš Gaigr2" w:date="2026-08-05T23:52:00Z">
        <w:r w:rsidDel="00030F43">
          <w:rPr>
            <w:b w:val="0"/>
          </w:rPr>
          <w:delText xml:space="preserve"> a </w:delText>
        </w:r>
      </w:del>
      <w:del w:id="285" w:author="Jonáš Gaigr2" w:date="2026-02-17T06:36:00Z">
        <w:r w:rsidDel="000C5DE0">
          <w:rPr>
            <w:b w:val="0"/>
          </w:rPr>
          <w:delText>P2</w:delText>
        </w:r>
      </w:del>
      <w:del w:id="286" w:author="Jonáš Gaigr2" w:date="2026-08-05T23:52:00Z">
        <w:r w:rsidRPr="00270B06" w:rsidDel="00030F43">
          <w:rPr>
            <w:b w:val="0"/>
          </w:rPr>
          <w:delText>) i existence zásadních ohrožujících faktorů (</w:delText>
        </w:r>
      </w:del>
      <w:del w:id="287" w:author="Jonáš Gaigr2" w:date="2026-02-17T06:36:00Z">
        <w:r w:rsidR="00270B06" w:rsidRPr="00270B06" w:rsidDel="000C5DE0">
          <w:rPr>
            <w:b w:val="0"/>
          </w:rPr>
          <w:delText>P3</w:delText>
        </w:r>
      </w:del>
      <w:del w:id="288" w:author="Jonáš Gaigr2" w:date="2026-08-05T23:52:00Z">
        <w:r w:rsidR="00270B06" w:rsidRPr="00270B06" w:rsidDel="00030F43">
          <w:rPr>
            <w:b w:val="0"/>
          </w:rPr>
          <w:delText>, 4, 6, 7, 9, 10</w:delText>
        </w:r>
        <w:r w:rsidRPr="00270B06" w:rsidDel="00030F43">
          <w:rPr>
            <w:b w:val="0"/>
          </w:rPr>
          <w:delText xml:space="preserve">). </w:delText>
        </w:r>
      </w:del>
    </w:p>
    <w:p w14:paraId="54E691FD" w14:textId="4A8EFB13" w:rsidR="00CB1539" w:rsidRDefault="00CB1539" w:rsidP="00CB1539">
      <w:pPr>
        <w:pStyle w:val="Nadpis10"/>
        <w:spacing w:after="120" w:line="240" w:lineRule="auto"/>
        <w:rPr>
          <w:b w:val="0"/>
        </w:rPr>
      </w:pPr>
      <w:r w:rsidRPr="00270B06">
        <w:rPr>
          <w:b w:val="0"/>
        </w:rPr>
        <w:t>Jedin</w:t>
      </w:r>
      <w:r w:rsidR="003F662A">
        <w:rPr>
          <w:b w:val="0"/>
        </w:rPr>
        <w:t>ým</w:t>
      </w:r>
      <w:r w:rsidRPr="00270B06">
        <w:rPr>
          <w:b w:val="0"/>
        </w:rPr>
        <w:t xml:space="preserve"> opravdu rozsáhl</w:t>
      </w:r>
      <w:r w:rsidR="003F662A">
        <w:rPr>
          <w:b w:val="0"/>
        </w:rPr>
        <w:t>ým</w:t>
      </w:r>
      <w:r w:rsidRPr="00270B06">
        <w:rPr>
          <w:b w:val="0"/>
        </w:rPr>
        <w:t xml:space="preserve"> </w:t>
      </w:r>
      <w:r w:rsidR="003F662A">
        <w:rPr>
          <w:b w:val="0"/>
        </w:rPr>
        <w:t>sledovaným územím</w:t>
      </w:r>
      <w:r w:rsidRPr="00270B06">
        <w:rPr>
          <w:b w:val="0"/>
        </w:rPr>
        <w:t xml:space="preserve">, kde je předmětem ochrany kuňka žlutobřichá, je EVL CZ0724089 – Beskydy, o rozloze přes 120000 ha. Zde budou všechny </w:t>
      </w:r>
      <w:r w:rsidR="00043E10">
        <w:rPr>
          <w:b w:val="0"/>
        </w:rPr>
        <w:t>indikátor</w:t>
      </w:r>
      <w:r w:rsidRPr="00270B06">
        <w:rPr>
          <w:b w:val="0"/>
        </w:rPr>
        <w:t xml:space="preserve">y zjišťovány pouze na min. 10 vybraných </w:t>
      </w:r>
      <w:r w:rsidR="00904322">
        <w:rPr>
          <w:b w:val="0"/>
        </w:rPr>
        <w:t>DP</w:t>
      </w:r>
      <w:r w:rsidRPr="00B60638">
        <w:rPr>
          <w:b w:val="0"/>
        </w:rPr>
        <w:t xml:space="preserve">. Přednostně </w:t>
      </w:r>
      <w:r w:rsidR="00285A3D">
        <w:rPr>
          <w:b w:val="0"/>
        </w:rPr>
        <w:t>jsou sledovány</w:t>
      </w:r>
      <w:r w:rsidRPr="00B60638">
        <w:rPr>
          <w:b w:val="0"/>
        </w:rPr>
        <w:t xml:space="preserve"> takové </w:t>
      </w:r>
      <w:r w:rsidR="00904322">
        <w:rPr>
          <w:b w:val="0"/>
        </w:rPr>
        <w:t>DP</w:t>
      </w:r>
      <w:r w:rsidRPr="00B60638">
        <w:rPr>
          <w:b w:val="0"/>
        </w:rPr>
        <w:t>, které byly již dříve monitorovány</w:t>
      </w:r>
      <w:r>
        <w:rPr>
          <w:b w:val="0"/>
        </w:rPr>
        <w:t>,</w:t>
      </w:r>
      <w:r w:rsidRPr="00B60638">
        <w:rPr>
          <w:b w:val="0"/>
        </w:rPr>
        <w:t xml:space="preserve"> a přítomnost druhu zde byla prokázána.</w:t>
      </w:r>
    </w:p>
    <w:p w14:paraId="23521D94" w14:textId="77777777" w:rsidR="00CB1539" w:rsidRPr="001B0B78" w:rsidRDefault="00CB1539" w:rsidP="00CB1539">
      <w:pPr>
        <w:pStyle w:val="Nadpis10"/>
        <w:spacing w:after="120" w:line="240" w:lineRule="auto"/>
        <w:rPr>
          <w:b w:val="0"/>
        </w:rPr>
      </w:pPr>
    </w:p>
    <w:p w14:paraId="28725412" w14:textId="077A56D6" w:rsidR="00CB1539" w:rsidRDefault="00CB1539" w:rsidP="00B43944">
      <w:pPr>
        <w:pStyle w:val="Nadpis20"/>
        <w:numPr>
          <w:ilvl w:val="2"/>
          <w:numId w:val="14"/>
        </w:numPr>
        <w:spacing w:after="120" w:line="240" w:lineRule="auto"/>
        <w:rPr>
          <w:b/>
          <w:i w:val="0"/>
        </w:rPr>
      </w:pPr>
      <w:r w:rsidRPr="006809E6">
        <w:rPr>
          <w:b/>
        </w:rPr>
        <w:t>Lissotriton monta</w:t>
      </w:r>
      <w:r w:rsidR="006809E6" w:rsidRPr="006809E6">
        <w:rPr>
          <w:b/>
        </w:rPr>
        <w:t>nd</w:t>
      </w:r>
      <w:r w:rsidRPr="006809E6">
        <w:rPr>
          <w:b/>
        </w:rPr>
        <w:t>oni</w:t>
      </w:r>
      <w:r w:rsidRPr="00CB1539">
        <w:rPr>
          <w:b/>
          <w:i w:val="0"/>
        </w:rPr>
        <w:t xml:space="preserve"> (čolek karpatský)</w:t>
      </w:r>
    </w:p>
    <w:p w14:paraId="1D8CD996" w14:textId="6506A18B" w:rsidR="00CB1539" w:rsidRPr="00CB1539" w:rsidRDefault="003F662A" w:rsidP="00CB1539">
      <w:pPr>
        <w:spacing w:after="120" w:line="240" w:lineRule="auto"/>
        <w:jc w:val="both"/>
        <w:rPr>
          <w:rFonts w:ascii="Times New Roman" w:hAnsi="Times New Roman"/>
          <w:sz w:val="24"/>
          <w:szCs w:val="24"/>
        </w:rPr>
      </w:pPr>
      <w:r>
        <w:rPr>
          <w:rFonts w:ascii="Times New Roman" w:hAnsi="Times New Roman"/>
          <w:sz w:val="24"/>
          <w:szCs w:val="24"/>
        </w:rPr>
        <w:t>V</w:t>
      </w:r>
      <w:r w:rsidR="00CB1539" w:rsidRPr="00CB1539">
        <w:rPr>
          <w:rFonts w:ascii="Times New Roman" w:hAnsi="Times New Roman"/>
          <w:sz w:val="24"/>
          <w:szCs w:val="24"/>
        </w:rPr>
        <w:t>ymezen</w:t>
      </w:r>
      <w:r>
        <w:rPr>
          <w:rFonts w:ascii="Times New Roman" w:hAnsi="Times New Roman"/>
          <w:sz w:val="24"/>
          <w:szCs w:val="24"/>
        </w:rPr>
        <w:t>á</w:t>
      </w:r>
      <w:r w:rsidR="00CB1539" w:rsidRPr="00CB1539">
        <w:rPr>
          <w:rFonts w:ascii="Times New Roman" w:hAnsi="Times New Roman"/>
          <w:sz w:val="24"/>
          <w:szCs w:val="24"/>
        </w:rPr>
        <w:t xml:space="preserve"> </w:t>
      </w:r>
      <w:r>
        <w:rPr>
          <w:rFonts w:ascii="Times New Roman" w:hAnsi="Times New Roman"/>
          <w:sz w:val="24"/>
          <w:szCs w:val="24"/>
        </w:rPr>
        <w:t>chráněná území</w:t>
      </w:r>
      <w:r w:rsidRPr="00CB1539">
        <w:rPr>
          <w:rFonts w:ascii="Times New Roman" w:hAnsi="Times New Roman"/>
          <w:sz w:val="24"/>
          <w:szCs w:val="24"/>
        </w:rPr>
        <w:t xml:space="preserve"> </w:t>
      </w:r>
      <w:r w:rsidR="00CB1539" w:rsidRPr="00CB1539">
        <w:rPr>
          <w:rFonts w:ascii="Times New Roman" w:hAnsi="Times New Roman"/>
          <w:sz w:val="24"/>
          <w:szCs w:val="24"/>
        </w:rPr>
        <w:t xml:space="preserve">pro čolka karpatského se velmi liší svou rozlohou (řádově desítky až desetitisíce ha) i uspořádáním jednotlivých typů biotopů, zjednodušeně vodních a terestrických, včetně rovnoměrnosti výskytu druhu v rámci </w:t>
      </w:r>
      <w:r>
        <w:rPr>
          <w:rFonts w:ascii="Times New Roman" w:hAnsi="Times New Roman"/>
          <w:sz w:val="24"/>
          <w:szCs w:val="24"/>
        </w:rPr>
        <w:t>území</w:t>
      </w:r>
      <w:r w:rsidR="00CB1539" w:rsidRPr="00CB1539">
        <w:rPr>
          <w:rFonts w:ascii="Times New Roman" w:hAnsi="Times New Roman"/>
          <w:sz w:val="24"/>
          <w:szCs w:val="24"/>
        </w:rPr>
        <w:t xml:space="preserve">. </w:t>
      </w:r>
    </w:p>
    <w:p w14:paraId="3F840584" w14:textId="0046CCEC" w:rsidR="00CB1539" w:rsidRDefault="00CB1539" w:rsidP="00CB1539">
      <w:pPr>
        <w:spacing w:after="120" w:line="240" w:lineRule="auto"/>
        <w:jc w:val="both"/>
        <w:rPr>
          <w:rFonts w:ascii="Times New Roman" w:hAnsi="Times New Roman"/>
          <w:sz w:val="24"/>
          <w:szCs w:val="24"/>
        </w:rPr>
      </w:pPr>
      <w:r w:rsidRPr="00CB1539">
        <w:rPr>
          <w:rFonts w:ascii="Times New Roman" w:hAnsi="Times New Roman"/>
          <w:sz w:val="24"/>
          <w:szCs w:val="24"/>
        </w:rPr>
        <w:t xml:space="preserve">Prvním krokem je vymapování a lokalizace pokud možno </w:t>
      </w:r>
      <w:r w:rsidRPr="00CB1539">
        <w:rPr>
          <w:rFonts w:ascii="Times New Roman" w:hAnsi="Times New Roman"/>
          <w:sz w:val="24"/>
          <w:szCs w:val="24"/>
          <w:u w:val="single"/>
        </w:rPr>
        <w:t xml:space="preserve">všech </w:t>
      </w:r>
      <w:r w:rsidR="00904322">
        <w:rPr>
          <w:rFonts w:ascii="Times New Roman" w:hAnsi="Times New Roman"/>
          <w:sz w:val="24"/>
          <w:szCs w:val="24"/>
          <w:u w:val="single"/>
        </w:rPr>
        <w:t>DP</w:t>
      </w:r>
      <w:r w:rsidRPr="00CB1539">
        <w:rPr>
          <w:rFonts w:ascii="Times New Roman" w:hAnsi="Times New Roman"/>
          <w:sz w:val="24"/>
          <w:szCs w:val="24"/>
        </w:rPr>
        <w:t xml:space="preserve"> (včetně periodických),</w:t>
      </w:r>
      <w:del w:id="289" w:author="Jonáš Gaigr2" w:date="2026-08-05T23:55:00Z">
        <w:r w:rsidRPr="00CB1539" w:rsidDel="00030F43">
          <w:rPr>
            <w:rFonts w:ascii="Times New Roman" w:hAnsi="Times New Roman"/>
            <w:sz w:val="24"/>
            <w:szCs w:val="24"/>
          </w:rPr>
          <w:delText xml:space="preserve"> u</w:delText>
        </w:r>
      </w:del>
      <w:r w:rsidRPr="00CB1539">
        <w:rPr>
          <w:rFonts w:ascii="Times New Roman" w:hAnsi="Times New Roman"/>
          <w:sz w:val="24"/>
          <w:szCs w:val="24"/>
        </w:rPr>
        <w:t xml:space="preserve"> kter</w:t>
      </w:r>
      <w:ins w:id="290" w:author="Jonáš Gaigr2" w:date="2026-08-05T23:55:00Z">
        <w:r w:rsidR="00030F43">
          <w:rPr>
            <w:rFonts w:ascii="Times New Roman" w:hAnsi="Times New Roman"/>
            <w:sz w:val="24"/>
            <w:szCs w:val="24"/>
          </w:rPr>
          <w:t>é</w:t>
        </w:r>
      </w:ins>
      <w:del w:id="291" w:author="Jonáš Gaigr2" w:date="2026-08-05T23:55:00Z">
        <w:r w:rsidRPr="00CB1539" w:rsidDel="00030F43">
          <w:rPr>
            <w:rFonts w:ascii="Times New Roman" w:hAnsi="Times New Roman"/>
            <w:sz w:val="24"/>
            <w:szCs w:val="24"/>
          </w:rPr>
          <w:delText>ých</w:delText>
        </w:r>
      </w:del>
      <w:r w:rsidRPr="00CB1539">
        <w:rPr>
          <w:rFonts w:ascii="Times New Roman" w:hAnsi="Times New Roman"/>
          <w:sz w:val="24"/>
          <w:szCs w:val="24"/>
        </w:rPr>
        <w:t xml:space="preserve"> bude dále sledován</w:t>
      </w:r>
      <w:ins w:id="292" w:author="Jonáš Gaigr2" w:date="2026-08-05T23:55:00Z">
        <w:r w:rsidR="00030F43">
          <w:rPr>
            <w:rFonts w:ascii="Times New Roman" w:hAnsi="Times New Roman"/>
            <w:sz w:val="24"/>
            <w:szCs w:val="24"/>
          </w:rPr>
          <w:t>y</w:t>
        </w:r>
      </w:ins>
      <w:del w:id="293" w:author="Jonáš Gaigr2" w:date="2026-08-05T23:55:00Z">
        <w:r w:rsidRPr="00CB1539" w:rsidDel="00030F43">
          <w:rPr>
            <w:rFonts w:ascii="Times New Roman" w:hAnsi="Times New Roman"/>
            <w:sz w:val="24"/>
            <w:szCs w:val="24"/>
          </w:rPr>
          <w:delText>a přítomnost, početnost a rozmnožování druhu  i existence zásadních ohrožujících faktorů</w:delText>
        </w:r>
      </w:del>
      <w:del w:id="294" w:author="Jonáš Gaigr2" w:date="2026-05-11T21:15:00Z">
        <w:r w:rsidRPr="00CB1539" w:rsidDel="003F662A">
          <w:rPr>
            <w:rFonts w:ascii="Times New Roman" w:hAnsi="Times New Roman"/>
            <w:sz w:val="24"/>
            <w:szCs w:val="24"/>
          </w:rPr>
          <w:delText xml:space="preserve"> (</w:delText>
        </w:r>
      </w:del>
      <w:del w:id="295" w:author="Jonáš Gaigr2" w:date="2026-02-17T06:36:00Z">
        <w:r w:rsidR="00270B06" w:rsidRPr="00E71D80" w:rsidDel="000C5DE0">
          <w:rPr>
            <w:rFonts w:ascii="Times New Roman" w:hAnsi="Times New Roman"/>
            <w:sz w:val="24"/>
            <w:szCs w:val="24"/>
          </w:rPr>
          <w:delText>P3</w:delText>
        </w:r>
      </w:del>
      <w:del w:id="296" w:author="Jonáš Gaigr2" w:date="2026-05-11T21:15:00Z">
        <w:r w:rsidR="00270B06" w:rsidDel="003F662A">
          <w:rPr>
            <w:rFonts w:ascii="Times New Roman" w:hAnsi="Times New Roman"/>
            <w:sz w:val="24"/>
            <w:szCs w:val="24"/>
          </w:rPr>
          <w:delText>, 4, 5, 6, 10</w:delText>
        </w:r>
        <w:r w:rsidRPr="00CB1539" w:rsidDel="003F662A">
          <w:rPr>
            <w:rFonts w:ascii="Times New Roman" w:hAnsi="Times New Roman"/>
            <w:sz w:val="24"/>
            <w:szCs w:val="24"/>
          </w:rPr>
          <w:delText>)</w:delText>
        </w:r>
      </w:del>
      <w:del w:id="297" w:author="Jonáš Gaigr2" w:date="2026-08-05T23:55:00Z">
        <w:r w:rsidR="00270B06" w:rsidDel="00030F43">
          <w:rPr>
            <w:rFonts w:ascii="Times New Roman" w:hAnsi="Times New Roman"/>
            <w:sz w:val="24"/>
            <w:szCs w:val="24"/>
          </w:rPr>
          <w:delText>.</w:delText>
        </w:r>
      </w:del>
    </w:p>
    <w:p w14:paraId="4DA7A177" w14:textId="77777777" w:rsidR="00CB1539" w:rsidRPr="00CB1539" w:rsidRDefault="00CB1539" w:rsidP="00CB1539">
      <w:pPr>
        <w:spacing w:after="120" w:line="240" w:lineRule="auto"/>
        <w:jc w:val="both"/>
        <w:rPr>
          <w:rFonts w:ascii="Times New Roman" w:hAnsi="Times New Roman"/>
          <w:sz w:val="24"/>
          <w:szCs w:val="24"/>
        </w:rPr>
      </w:pPr>
    </w:p>
    <w:p w14:paraId="29E1015C" w14:textId="20CBD5D9" w:rsidR="00CB1539" w:rsidRPr="00CB1539" w:rsidRDefault="00CB1539" w:rsidP="00B43944">
      <w:pPr>
        <w:pStyle w:val="Nadpis20"/>
        <w:numPr>
          <w:ilvl w:val="2"/>
          <w:numId w:val="14"/>
        </w:numPr>
        <w:spacing w:after="120" w:line="240" w:lineRule="auto"/>
        <w:rPr>
          <w:b/>
          <w:i w:val="0"/>
        </w:rPr>
      </w:pPr>
      <w:r w:rsidRPr="00CB1539">
        <w:rPr>
          <w:b/>
          <w:i w:val="0"/>
        </w:rPr>
        <w:t xml:space="preserve">Čolci rodu </w:t>
      </w:r>
      <w:r w:rsidRPr="006809E6">
        <w:rPr>
          <w:b/>
        </w:rPr>
        <w:t>Triturus – T. cristatus</w:t>
      </w:r>
      <w:r w:rsidRPr="00CB1539">
        <w:rPr>
          <w:b/>
          <w:i w:val="0"/>
        </w:rPr>
        <w:t xml:space="preserve"> (čolek velký), </w:t>
      </w:r>
      <w:r w:rsidRPr="006809E6">
        <w:rPr>
          <w:b/>
        </w:rPr>
        <w:t>T. dobrogicus</w:t>
      </w:r>
      <w:r w:rsidRPr="00CB1539">
        <w:rPr>
          <w:b/>
          <w:i w:val="0"/>
        </w:rPr>
        <w:t xml:space="preserve"> (č. dunajský) a </w:t>
      </w:r>
      <w:r w:rsidRPr="006809E6">
        <w:rPr>
          <w:b/>
        </w:rPr>
        <w:t>T. carnifex</w:t>
      </w:r>
      <w:r w:rsidRPr="00CB1539">
        <w:rPr>
          <w:b/>
          <w:i w:val="0"/>
        </w:rPr>
        <w:t xml:space="preserve"> (č. dravý)</w:t>
      </w:r>
    </w:p>
    <w:p w14:paraId="200B2B6E" w14:textId="4C44F5AE" w:rsidR="00CB1539" w:rsidRPr="001B0B78" w:rsidRDefault="00CB1539" w:rsidP="00CB1539">
      <w:pPr>
        <w:spacing w:after="120" w:line="240" w:lineRule="auto"/>
        <w:jc w:val="both"/>
        <w:rPr>
          <w:rStyle w:val="FontStyle98"/>
          <w:sz w:val="24"/>
          <w:szCs w:val="24"/>
        </w:rPr>
      </w:pPr>
      <w:r>
        <w:rPr>
          <w:rStyle w:val="FontStyle98"/>
          <w:sz w:val="24"/>
          <w:szCs w:val="24"/>
        </w:rPr>
        <w:t>P</w:t>
      </w:r>
      <w:r w:rsidRPr="001B0B78">
        <w:rPr>
          <w:rStyle w:val="FontStyle98"/>
          <w:sz w:val="24"/>
          <w:szCs w:val="24"/>
        </w:rPr>
        <w:t xml:space="preserve">očet </w:t>
      </w:r>
      <w:del w:id="298" w:author="Jonáš Gaigr2" w:date="2026-08-05T23:56:00Z">
        <w:r w:rsidRPr="001B0B78" w:rsidDel="00030F43">
          <w:rPr>
            <w:rStyle w:val="FontStyle98"/>
            <w:sz w:val="24"/>
            <w:szCs w:val="24"/>
          </w:rPr>
          <w:delText xml:space="preserve">EVL </w:delText>
        </w:r>
      </w:del>
      <w:ins w:id="299" w:author="Jonáš Gaigr2" w:date="2026-08-05T23:56:00Z">
        <w:r w:rsidR="00030F43">
          <w:rPr>
            <w:rStyle w:val="FontStyle98"/>
            <w:sz w:val="24"/>
            <w:szCs w:val="24"/>
          </w:rPr>
          <w:t>chráněných území</w:t>
        </w:r>
        <w:r w:rsidR="00030F43" w:rsidRPr="001B0B78">
          <w:rPr>
            <w:rStyle w:val="FontStyle98"/>
            <w:sz w:val="24"/>
            <w:szCs w:val="24"/>
          </w:rPr>
          <w:t xml:space="preserve"> </w:t>
        </w:r>
      </w:ins>
      <w:r w:rsidRPr="001B0B78">
        <w:rPr>
          <w:rStyle w:val="FontStyle98"/>
          <w:sz w:val="24"/>
          <w:szCs w:val="24"/>
        </w:rPr>
        <w:t xml:space="preserve">vyhlášených pro </w:t>
      </w:r>
      <w:r>
        <w:rPr>
          <w:rStyle w:val="FontStyle98"/>
          <w:sz w:val="24"/>
          <w:szCs w:val="24"/>
        </w:rPr>
        <w:t xml:space="preserve">jednotlivé druhy čolků rodu </w:t>
      </w:r>
      <w:r w:rsidRPr="001D7C81">
        <w:rPr>
          <w:rStyle w:val="FontStyle98"/>
          <w:i/>
          <w:iCs/>
          <w:sz w:val="24"/>
          <w:szCs w:val="24"/>
        </w:rPr>
        <w:t>Triturus</w:t>
      </w:r>
      <w:r w:rsidRPr="001B0B78">
        <w:rPr>
          <w:rStyle w:val="FontStyle98"/>
          <w:sz w:val="24"/>
          <w:szCs w:val="24"/>
        </w:rPr>
        <w:t xml:space="preserve"> je odlišný</w:t>
      </w:r>
      <w:r>
        <w:rPr>
          <w:rStyle w:val="FontStyle98"/>
          <w:sz w:val="24"/>
          <w:szCs w:val="24"/>
        </w:rPr>
        <w:t>.</w:t>
      </w:r>
      <w:r w:rsidRPr="001B0B78">
        <w:rPr>
          <w:rStyle w:val="FontStyle98"/>
          <w:sz w:val="24"/>
          <w:szCs w:val="24"/>
        </w:rPr>
        <w:t> Pro č</w:t>
      </w:r>
      <w:r w:rsidR="000A43C8">
        <w:rPr>
          <w:rStyle w:val="FontStyle98"/>
          <w:sz w:val="24"/>
          <w:szCs w:val="24"/>
        </w:rPr>
        <w:t>olka</w:t>
      </w:r>
      <w:r w:rsidRPr="001B0B78">
        <w:rPr>
          <w:rStyle w:val="FontStyle98"/>
          <w:sz w:val="24"/>
          <w:szCs w:val="24"/>
        </w:rPr>
        <w:t xml:space="preserve"> velkého j</w:t>
      </w:r>
      <w:r w:rsidR="000A43C8">
        <w:rPr>
          <w:rStyle w:val="FontStyle98"/>
          <w:sz w:val="24"/>
          <w:szCs w:val="24"/>
        </w:rPr>
        <w:t>sou</w:t>
      </w:r>
      <w:r w:rsidRPr="001B0B78">
        <w:rPr>
          <w:rStyle w:val="FontStyle98"/>
          <w:sz w:val="24"/>
          <w:szCs w:val="24"/>
        </w:rPr>
        <w:t xml:space="preserve"> vyhlášen</w:t>
      </w:r>
      <w:r w:rsidR="000A43C8">
        <w:rPr>
          <w:rStyle w:val="FontStyle98"/>
          <w:sz w:val="24"/>
          <w:szCs w:val="24"/>
        </w:rPr>
        <w:t>y</w:t>
      </w:r>
      <w:r w:rsidRPr="001B0B78">
        <w:rPr>
          <w:rStyle w:val="FontStyle98"/>
          <w:sz w:val="24"/>
          <w:szCs w:val="24"/>
        </w:rPr>
        <w:t xml:space="preserve"> </w:t>
      </w:r>
      <w:r w:rsidR="000A43C8">
        <w:rPr>
          <w:rStyle w:val="FontStyle98"/>
          <w:sz w:val="24"/>
          <w:szCs w:val="24"/>
        </w:rPr>
        <w:t>desítky</w:t>
      </w:r>
      <w:r w:rsidRPr="001B0B78">
        <w:rPr>
          <w:rStyle w:val="FontStyle98"/>
          <w:sz w:val="24"/>
          <w:szCs w:val="24"/>
        </w:rPr>
        <w:t xml:space="preserve"> </w:t>
      </w:r>
      <w:del w:id="300" w:author="Jonáš Gaigr2" w:date="2026-08-05T23:56:00Z">
        <w:r w:rsidRPr="001B0B78" w:rsidDel="00030F43">
          <w:rPr>
            <w:rStyle w:val="FontStyle98"/>
            <w:sz w:val="24"/>
            <w:szCs w:val="24"/>
          </w:rPr>
          <w:delText>EVL</w:delText>
        </w:r>
      </w:del>
      <w:ins w:id="301" w:author="Jonáš Gaigr2" w:date="2026-08-05T23:56:00Z">
        <w:r w:rsidR="00030F43">
          <w:rPr>
            <w:rStyle w:val="FontStyle98"/>
            <w:sz w:val="24"/>
            <w:szCs w:val="24"/>
          </w:rPr>
          <w:t>chráněných území</w:t>
        </w:r>
      </w:ins>
      <w:r w:rsidRPr="001B0B78">
        <w:rPr>
          <w:rStyle w:val="FontStyle98"/>
          <w:sz w:val="24"/>
          <w:szCs w:val="24"/>
        </w:rPr>
        <w:t>, pro č</w:t>
      </w:r>
      <w:r w:rsidR="000A43C8">
        <w:rPr>
          <w:rStyle w:val="FontStyle98"/>
          <w:sz w:val="24"/>
          <w:szCs w:val="24"/>
        </w:rPr>
        <w:t>olka</w:t>
      </w:r>
      <w:r w:rsidRPr="001B0B78">
        <w:rPr>
          <w:rStyle w:val="FontStyle98"/>
          <w:sz w:val="24"/>
          <w:szCs w:val="24"/>
        </w:rPr>
        <w:t xml:space="preserve"> dunajského </w:t>
      </w:r>
      <w:r w:rsidR="000A43C8">
        <w:rPr>
          <w:rStyle w:val="FontStyle98"/>
          <w:sz w:val="24"/>
          <w:szCs w:val="24"/>
        </w:rPr>
        <w:t xml:space="preserve">a </w:t>
      </w:r>
      <w:r w:rsidRPr="001B0B78">
        <w:rPr>
          <w:rStyle w:val="FontStyle98"/>
          <w:sz w:val="24"/>
          <w:szCs w:val="24"/>
        </w:rPr>
        <w:t>č</w:t>
      </w:r>
      <w:r w:rsidR="000A43C8">
        <w:rPr>
          <w:rStyle w:val="FontStyle98"/>
          <w:sz w:val="24"/>
          <w:szCs w:val="24"/>
        </w:rPr>
        <w:t>olka</w:t>
      </w:r>
      <w:r w:rsidRPr="001B0B78">
        <w:rPr>
          <w:rStyle w:val="FontStyle98"/>
          <w:sz w:val="24"/>
          <w:szCs w:val="24"/>
        </w:rPr>
        <w:t xml:space="preserve"> dravého </w:t>
      </w:r>
      <w:r w:rsidR="000A43C8">
        <w:rPr>
          <w:rStyle w:val="FontStyle98"/>
          <w:sz w:val="24"/>
          <w:szCs w:val="24"/>
        </w:rPr>
        <w:t>jednotky</w:t>
      </w:r>
      <w:del w:id="302" w:author="Jonáš Gaigr2" w:date="2026-08-05T23:56:00Z">
        <w:r w:rsidR="000A43C8" w:rsidRPr="001B0B78" w:rsidDel="00030F43">
          <w:rPr>
            <w:rStyle w:val="FontStyle98"/>
            <w:sz w:val="24"/>
            <w:szCs w:val="24"/>
          </w:rPr>
          <w:delText xml:space="preserve"> </w:delText>
        </w:r>
        <w:r w:rsidRPr="001B0B78" w:rsidDel="00030F43">
          <w:rPr>
            <w:rStyle w:val="FontStyle98"/>
            <w:sz w:val="24"/>
            <w:szCs w:val="24"/>
          </w:rPr>
          <w:delText>EVL</w:delText>
        </w:r>
      </w:del>
      <w:r w:rsidRPr="001B0B78">
        <w:rPr>
          <w:rStyle w:val="FontStyle98"/>
          <w:sz w:val="24"/>
          <w:szCs w:val="24"/>
        </w:rPr>
        <w:t>. U dvou vzácnějších druhů je tento výběr specifikován pro každ</w:t>
      </w:r>
      <w:ins w:id="303" w:author="Jonáš Gaigr2" w:date="2026-08-05T23:56:00Z">
        <w:r w:rsidR="00030F43">
          <w:rPr>
            <w:rStyle w:val="FontStyle98"/>
            <w:sz w:val="24"/>
            <w:szCs w:val="24"/>
          </w:rPr>
          <w:t>é</w:t>
        </w:r>
      </w:ins>
      <w:del w:id="304" w:author="Jonáš Gaigr2" w:date="2026-08-05T23:56:00Z">
        <w:r w:rsidRPr="001B0B78" w:rsidDel="00030F43">
          <w:rPr>
            <w:rStyle w:val="FontStyle98"/>
            <w:sz w:val="24"/>
            <w:szCs w:val="24"/>
          </w:rPr>
          <w:delText>ou</w:delText>
        </w:r>
      </w:del>
      <w:r w:rsidRPr="001B0B78">
        <w:rPr>
          <w:rStyle w:val="FontStyle98"/>
          <w:sz w:val="24"/>
          <w:szCs w:val="24"/>
        </w:rPr>
        <w:t xml:space="preserve"> jednotliv</w:t>
      </w:r>
      <w:ins w:id="305" w:author="Jonáš Gaigr2" w:date="2026-08-05T23:56:00Z">
        <w:r w:rsidR="00030F43">
          <w:rPr>
            <w:rStyle w:val="FontStyle98"/>
            <w:sz w:val="24"/>
            <w:szCs w:val="24"/>
          </w:rPr>
          <w:t>é</w:t>
        </w:r>
      </w:ins>
      <w:del w:id="306" w:author="Jonáš Gaigr2" w:date="2026-08-05T23:56:00Z">
        <w:r w:rsidRPr="001B0B78" w:rsidDel="00030F43">
          <w:rPr>
            <w:rStyle w:val="FontStyle98"/>
            <w:sz w:val="24"/>
            <w:szCs w:val="24"/>
          </w:rPr>
          <w:delText>ou</w:delText>
        </w:r>
      </w:del>
      <w:r w:rsidRPr="001B0B78">
        <w:rPr>
          <w:rStyle w:val="FontStyle98"/>
          <w:sz w:val="24"/>
          <w:szCs w:val="24"/>
        </w:rPr>
        <w:t xml:space="preserve"> </w:t>
      </w:r>
      <w:del w:id="307" w:author="Jonáš Gaigr2" w:date="2026-08-05T23:56:00Z">
        <w:r w:rsidRPr="001B0B78" w:rsidDel="00030F43">
          <w:rPr>
            <w:rStyle w:val="FontStyle98"/>
            <w:sz w:val="24"/>
            <w:szCs w:val="24"/>
          </w:rPr>
          <w:delText>EVL</w:delText>
        </w:r>
      </w:del>
      <w:ins w:id="308" w:author="Jonáš Gaigr2" w:date="2026-08-05T23:56:00Z">
        <w:r w:rsidR="00030F43">
          <w:rPr>
            <w:rStyle w:val="FontStyle98"/>
            <w:sz w:val="24"/>
            <w:szCs w:val="24"/>
          </w:rPr>
          <w:t>území</w:t>
        </w:r>
      </w:ins>
      <w:r w:rsidRPr="001B0B78">
        <w:rPr>
          <w:rStyle w:val="FontStyle98"/>
          <w:sz w:val="24"/>
          <w:szCs w:val="24"/>
        </w:rPr>
        <w:t>, v případě č</w:t>
      </w:r>
      <w:ins w:id="309" w:author="Jonáš Gaigr2" w:date="2026-08-05T23:56:00Z">
        <w:r w:rsidR="00030F43">
          <w:rPr>
            <w:rStyle w:val="FontStyle98"/>
            <w:sz w:val="24"/>
            <w:szCs w:val="24"/>
          </w:rPr>
          <w:t>olka</w:t>
        </w:r>
      </w:ins>
      <w:del w:id="310" w:author="Jonáš Gaigr2" w:date="2026-08-05T23:56:00Z">
        <w:r w:rsidRPr="001B0B78" w:rsidDel="00030F43">
          <w:rPr>
            <w:rStyle w:val="FontStyle98"/>
            <w:sz w:val="24"/>
            <w:szCs w:val="24"/>
          </w:rPr>
          <w:delText>.</w:delText>
        </w:r>
      </w:del>
      <w:r w:rsidRPr="001B0B78">
        <w:rPr>
          <w:rStyle w:val="FontStyle98"/>
          <w:sz w:val="24"/>
          <w:szCs w:val="24"/>
        </w:rPr>
        <w:t xml:space="preserve"> velkého je provedena kategorizace </w:t>
      </w:r>
      <w:del w:id="311" w:author="Jonáš Gaigr2" w:date="2026-08-05T23:56:00Z">
        <w:r w:rsidRPr="001B0B78" w:rsidDel="00030F43">
          <w:rPr>
            <w:rStyle w:val="FontStyle98"/>
            <w:sz w:val="24"/>
            <w:szCs w:val="24"/>
          </w:rPr>
          <w:delText xml:space="preserve">EVL </w:delText>
        </w:r>
      </w:del>
      <w:ins w:id="312" w:author="Jonáš Gaigr2" w:date="2026-08-05T23:56:00Z">
        <w:r w:rsidR="00030F43">
          <w:rPr>
            <w:rStyle w:val="FontStyle98"/>
            <w:sz w:val="24"/>
            <w:szCs w:val="24"/>
          </w:rPr>
          <w:t>území</w:t>
        </w:r>
        <w:r w:rsidR="00030F43" w:rsidRPr="001B0B78">
          <w:rPr>
            <w:rStyle w:val="FontStyle98"/>
            <w:sz w:val="24"/>
            <w:szCs w:val="24"/>
          </w:rPr>
          <w:t xml:space="preserve"> </w:t>
        </w:r>
      </w:ins>
      <w:r w:rsidRPr="001B0B78">
        <w:rPr>
          <w:rStyle w:val="FontStyle98"/>
          <w:sz w:val="24"/>
          <w:szCs w:val="24"/>
        </w:rPr>
        <w:t xml:space="preserve">podle jejich rozlohy, počtu a uspořádání </w:t>
      </w:r>
      <w:r w:rsidR="000A43C8">
        <w:rPr>
          <w:rStyle w:val="FontStyle98"/>
          <w:sz w:val="24"/>
          <w:szCs w:val="24"/>
        </w:rPr>
        <w:t>DP</w:t>
      </w:r>
      <w:r>
        <w:rPr>
          <w:rStyle w:val="FontStyle98"/>
          <w:sz w:val="24"/>
          <w:szCs w:val="24"/>
        </w:rPr>
        <w:t>.</w:t>
      </w:r>
      <w:r>
        <w:rPr>
          <w:rFonts w:ascii="Times New Roman" w:hAnsi="Times New Roman" w:cs="Times New Roman"/>
          <w:sz w:val="24"/>
          <w:szCs w:val="24"/>
        </w:rPr>
        <w:t xml:space="preserve"> </w:t>
      </w:r>
    </w:p>
    <w:p w14:paraId="47A55FCE" w14:textId="77777777" w:rsidR="00CB1539" w:rsidRPr="00C37545" w:rsidRDefault="00CB1539" w:rsidP="00CB1539">
      <w:pPr>
        <w:spacing w:after="120" w:line="240" w:lineRule="auto"/>
        <w:jc w:val="both"/>
        <w:rPr>
          <w:rStyle w:val="FontStyle98"/>
          <w:b/>
          <w:bCs/>
          <w:sz w:val="24"/>
          <w:szCs w:val="24"/>
        </w:rPr>
      </w:pPr>
      <w:r w:rsidRPr="00C37545">
        <w:rPr>
          <w:rStyle w:val="FontStyle98"/>
          <w:b/>
          <w:bCs/>
          <w:sz w:val="24"/>
          <w:szCs w:val="24"/>
        </w:rPr>
        <w:t>Čolek velký</w:t>
      </w:r>
    </w:p>
    <w:p w14:paraId="2E5944D1" w14:textId="52CE3285" w:rsidR="00CB1539" w:rsidRPr="001B0B78" w:rsidRDefault="00CB1539" w:rsidP="00CB1539">
      <w:pPr>
        <w:spacing w:after="120" w:line="240" w:lineRule="auto"/>
        <w:jc w:val="both"/>
        <w:rPr>
          <w:rFonts w:ascii="Times New Roman" w:hAnsi="Times New Roman" w:cs="Times New Roman"/>
          <w:sz w:val="24"/>
          <w:szCs w:val="24"/>
        </w:rPr>
      </w:pPr>
      <w:r w:rsidRPr="001B0B78">
        <w:rPr>
          <w:rFonts w:ascii="Times New Roman" w:hAnsi="Times New Roman" w:cs="Times New Roman"/>
          <w:sz w:val="24"/>
          <w:szCs w:val="24"/>
        </w:rPr>
        <w:t>Jednotliv</w:t>
      </w:r>
      <w:ins w:id="313" w:author="Jonáš Gaigr2" w:date="2026-08-05T23:59:00Z">
        <w:r w:rsidR="00F102E8">
          <w:rPr>
            <w:rFonts w:ascii="Times New Roman" w:hAnsi="Times New Roman" w:cs="Times New Roman"/>
            <w:sz w:val="24"/>
            <w:szCs w:val="24"/>
          </w:rPr>
          <w:t>á</w:t>
        </w:r>
      </w:ins>
      <w:del w:id="314" w:author="Jonáš Gaigr2" w:date="2026-08-05T23:59:00Z">
        <w:r w:rsidRPr="001B0B78" w:rsidDel="00F102E8">
          <w:rPr>
            <w:rFonts w:ascii="Times New Roman" w:hAnsi="Times New Roman" w:cs="Times New Roman"/>
            <w:sz w:val="24"/>
            <w:szCs w:val="24"/>
          </w:rPr>
          <w:delText>é</w:delText>
        </w:r>
      </w:del>
      <w:r w:rsidRPr="001B0B78">
        <w:rPr>
          <w:rFonts w:ascii="Times New Roman" w:hAnsi="Times New Roman" w:cs="Times New Roman"/>
          <w:sz w:val="24"/>
          <w:szCs w:val="24"/>
        </w:rPr>
        <w:t xml:space="preserve"> </w:t>
      </w:r>
      <w:del w:id="315" w:author="Jonáš Gaigr2" w:date="2026-08-05T23:59:00Z">
        <w:r w:rsidRPr="001B0B78" w:rsidDel="00F102E8">
          <w:rPr>
            <w:rFonts w:ascii="Times New Roman" w:hAnsi="Times New Roman" w:cs="Times New Roman"/>
            <w:sz w:val="24"/>
            <w:szCs w:val="24"/>
          </w:rPr>
          <w:delText xml:space="preserve">EVL </w:delText>
        </w:r>
      </w:del>
      <w:ins w:id="316" w:author="Jonáš Gaigr2" w:date="2026-08-05T23:59:00Z">
        <w:r w:rsidR="00F102E8">
          <w:rPr>
            <w:rFonts w:ascii="Times New Roman" w:hAnsi="Times New Roman" w:cs="Times New Roman"/>
            <w:sz w:val="24"/>
            <w:szCs w:val="24"/>
          </w:rPr>
          <w:t>území</w:t>
        </w:r>
        <w:r w:rsidR="00F102E8" w:rsidRPr="001B0B78">
          <w:rPr>
            <w:rFonts w:ascii="Times New Roman" w:hAnsi="Times New Roman" w:cs="Times New Roman"/>
            <w:sz w:val="24"/>
            <w:szCs w:val="24"/>
          </w:rPr>
          <w:t xml:space="preserve"> </w:t>
        </w:r>
      </w:ins>
      <w:r w:rsidRPr="001B0B78">
        <w:rPr>
          <w:rFonts w:ascii="Times New Roman" w:hAnsi="Times New Roman" w:cs="Times New Roman"/>
          <w:sz w:val="24"/>
          <w:szCs w:val="24"/>
        </w:rPr>
        <w:t xml:space="preserve">vymezené pro </w:t>
      </w:r>
      <w:r>
        <w:rPr>
          <w:rFonts w:ascii="Times New Roman" w:hAnsi="Times New Roman" w:cs="Times New Roman"/>
          <w:sz w:val="24"/>
          <w:szCs w:val="24"/>
        </w:rPr>
        <w:t>tento</w:t>
      </w:r>
      <w:r w:rsidRPr="001B0B78">
        <w:rPr>
          <w:rFonts w:ascii="Times New Roman" w:hAnsi="Times New Roman" w:cs="Times New Roman"/>
          <w:sz w:val="24"/>
          <w:szCs w:val="24"/>
        </w:rPr>
        <w:t xml:space="preserve"> druh se liší svou rozlohou i uspořádáním jednotlivých typů biotopů</w:t>
      </w:r>
      <w:r>
        <w:rPr>
          <w:rFonts w:ascii="Times New Roman" w:hAnsi="Times New Roman" w:cs="Times New Roman"/>
          <w:sz w:val="24"/>
          <w:szCs w:val="24"/>
        </w:rPr>
        <w:t xml:space="preserve"> (vodních i terestrických)</w:t>
      </w:r>
      <w:r w:rsidRPr="001B0B78">
        <w:rPr>
          <w:rFonts w:ascii="Times New Roman" w:hAnsi="Times New Roman" w:cs="Times New Roman"/>
          <w:sz w:val="24"/>
          <w:szCs w:val="24"/>
        </w:rPr>
        <w:t xml:space="preserve">. </w:t>
      </w:r>
      <w:r>
        <w:rPr>
          <w:rFonts w:ascii="Times New Roman" w:hAnsi="Times New Roman" w:cs="Times New Roman"/>
          <w:sz w:val="24"/>
          <w:szCs w:val="24"/>
        </w:rPr>
        <w:t>D</w:t>
      </w:r>
      <w:r w:rsidRPr="001B0B78">
        <w:rPr>
          <w:rFonts w:ascii="Times New Roman" w:hAnsi="Times New Roman" w:cs="Times New Roman"/>
          <w:sz w:val="24"/>
          <w:szCs w:val="24"/>
        </w:rPr>
        <w:t xml:space="preserve">le velikosti </w:t>
      </w:r>
      <w:del w:id="317" w:author="Jonáš Gaigr2" w:date="2026-08-05T23:56:00Z">
        <w:r w:rsidRPr="001B0B78" w:rsidDel="00030F43">
          <w:rPr>
            <w:rFonts w:ascii="Times New Roman" w:hAnsi="Times New Roman" w:cs="Times New Roman"/>
            <w:sz w:val="24"/>
            <w:szCs w:val="24"/>
          </w:rPr>
          <w:delText>EVL</w:delText>
        </w:r>
        <w:r w:rsidDel="00030F43">
          <w:rPr>
            <w:rFonts w:ascii="Times New Roman" w:hAnsi="Times New Roman" w:cs="Times New Roman"/>
            <w:sz w:val="24"/>
            <w:szCs w:val="24"/>
          </w:rPr>
          <w:delText xml:space="preserve"> </w:delText>
        </w:r>
      </w:del>
      <w:ins w:id="318" w:author="Jonáš Gaigr2" w:date="2026-08-05T23:56:00Z">
        <w:r w:rsidR="00030F43">
          <w:rPr>
            <w:rFonts w:ascii="Times New Roman" w:hAnsi="Times New Roman" w:cs="Times New Roman"/>
            <w:sz w:val="24"/>
            <w:szCs w:val="24"/>
          </w:rPr>
          <w:t xml:space="preserve">území </w:t>
        </w:r>
      </w:ins>
      <w:r>
        <w:rPr>
          <w:rFonts w:ascii="Times New Roman" w:hAnsi="Times New Roman" w:cs="Times New Roman"/>
          <w:sz w:val="24"/>
          <w:szCs w:val="24"/>
        </w:rPr>
        <w:t xml:space="preserve">a počtu </w:t>
      </w:r>
      <w:del w:id="319" w:author="Jonáš Gaigr2" w:date="2026-08-05T23:56:00Z">
        <w:r w:rsidDel="00030F43">
          <w:rPr>
            <w:rFonts w:ascii="Times New Roman" w:hAnsi="Times New Roman" w:cs="Times New Roman"/>
            <w:sz w:val="24"/>
            <w:szCs w:val="24"/>
          </w:rPr>
          <w:delText xml:space="preserve">VP </w:delText>
        </w:r>
      </w:del>
      <w:ins w:id="320" w:author="Jonáš Gaigr2" w:date="2026-08-05T23:56:00Z">
        <w:r w:rsidR="00030F43">
          <w:rPr>
            <w:rFonts w:ascii="Times New Roman" w:hAnsi="Times New Roman" w:cs="Times New Roman"/>
            <w:sz w:val="24"/>
            <w:szCs w:val="24"/>
          </w:rPr>
          <w:t xml:space="preserve">DP </w:t>
        </w:r>
      </w:ins>
      <w:r>
        <w:rPr>
          <w:rFonts w:ascii="Times New Roman" w:hAnsi="Times New Roman" w:cs="Times New Roman"/>
          <w:sz w:val="24"/>
          <w:szCs w:val="24"/>
        </w:rPr>
        <w:t>se</w:t>
      </w:r>
      <w:r w:rsidRPr="001B0B78">
        <w:rPr>
          <w:rFonts w:ascii="Times New Roman" w:hAnsi="Times New Roman" w:cs="Times New Roman"/>
          <w:sz w:val="24"/>
          <w:szCs w:val="24"/>
        </w:rPr>
        <w:t xml:space="preserve"> jedná o tři základní </w:t>
      </w:r>
      <w:r>
        <w:rPr>
          <w:rFonts w:ascii="Times New Roman" w:hAnsi="Times New Roman" w:cs="Times New Roman"/>
          <w:sz w:val="24"/>
          <w:szCs w:val="24"/>
        </w:rPr>
        <w:t>kategorie území</w:t>
      </w:r>
      <w:r w:rsidRPr="001B0B78">
        <w:rPr>
          <w:rFonts w:ascii="Times New Roman" w:hAnsi="Times New Roman" w:cs="Times New Roman"/>
          <w:sz w:val="24"/>
          <w:szCs w:val="24"/>
        </w:rPr>
        <w:t xml:space="preserve">, pro které je navržen následující rozsah monitoringu a způsob výběru </w:t>
      </w:r>
      <w:r>
        <w:rPr>
          <w:rFonts w:ascii="Times New Roman" w:hAnsi="Times New Roman" w:cs="Times New Roman"/>
          <w:sz w:val="24"/>
          <w:szCs w:val="24"/>
        </w:rPr>
        <w:t xml:space="preserve">sledovaných </w:t>
      </w:r>
      <w:r w:rsidR="00904322">
        <w:rPr>
          <w:rFonts w:ascii="Times New Roman" w:hAnsi="Times New Roman" w:cs="Times New Roman"/>
          <w:sz w:val="24"/>
          <w:szCs w:val="24"/>
        </w:rPr>
        <w:t>DP</w:t>
      </w:r>
      <w:r w:rsidRPr="001B0B78">
        <w:rPr>
          <w:rFonts w:ascii="Times New Roman" w:hAnsi="Times New Roman" w:cs="Times New Roman"/>
          <w:sz w:val="24"/>
          <w:szCs w:val="24"/>
        </w:rPr>
        <w:t>:</w:t>
      </w:r>
    </w:p>
    <w:p w14:paraId="31B1DDBE" w14:textId="14A7EF29" w:rsidR="00CB1539" w:rsidRPr="001B0B78" w:rsidRDefault="00CB1539" w:rsidP="00CB1539">
      <w:pPr>
        <w:spacing w:after="120" w:line="240" w:lineRule="auto"/>
        <w:jc w:val="both"/>
        <w:rPr>
          <w:rFonts w:ascii="Times New Roman" w:hAnsi="Times New Roman" w:cs="Times New Roman"/>
          <w:sz w:val="24"/>
          <w:szCs w:val="24"/>
        </w:rPr>
      </w:pPr>
      <w:r w:rsidRPr="001B0B78">
        <w:rPr>
          <w:rFonts w:ascii="Times New Roman" w:hAnsi="Times New Roman" w:cs="Times New Roman"/>
          <w:b/>
          <w:sz w:val="24"/>
          <w:szCs w:val="24"/>
        </w:rPr>
        <w:t xml:space="preserve">(i) </w:t>
      </w:r>
      <w:del w:id="321" w:author="Jonáš Gaigr2" w:date="2026-08-05T23:58:00Z">
        <w:r w:rsidRPr="001B0B78" w:rsidDel="00030F43">
          <w:rPr>
            <w:rFonts w:ascii="Times New Roman" w:hAnsi="Times New Roman" w:cs="Times New Roman"/>
            <w:sz w:val="24"/>
            <w:szCs w:val="24"/>
          </w:rPr>
          <w:delText xml:space="preserve">EVL </w:delText>
        </w:r>
      </w:del>
      <w:ins w:id="322" w:author="Jonáš Gaigr2" w:date="2026-08-05T23:58:00Z">
        <w:r w:rsidR="00030F43">
          <w:rPr>
            <w:rFonts w:ascii="Times New Roman" w:hAnsi="Times New Roman" w:cs="Times New Roman"/>
            <w:sz w:val="24"/>
            <w:szCs w:val="24"/>
          </w:rPr>
          <w:t>Území</w:t>
        </w:r>
        <w:r w:rsidR="00030F43" w:rsidRPr="001B0B78">
          <w:rPr>
            <w:rFonts w:ascii="Times New Roman" w:hAnsi="Times New Roman" w:cs="Times New Roman"/>
            <w:sz w:val="24"/>
            <w:szCs w:val="24"/>
          </w:rPr>
          <w:t xml:space="preserve"> </w:t>
        </w:r>
      </w:ins>
      <w:r w:rsidRPr="001B0B78">
        <w:rPr>
          <w:rFonts w:ascii="Times New Roman" w:hAnsi="Times New Roman" w:cs="Times New Roman"/>
          <w:sz w:val="24"/>
          <w:szCs w:val="24"/>
        </w:rPr>
        <w:t xml:space="preserve">vymezené pouze jako </w:t>
      </w:r>
      <w:r w:rsidRPr="001B0B78">
        <w:rPr>
          <w:rFonts w:ascii="Times New Roman" w:hAnsi="Times New Roman" w:cs="Times New Roman"/>
          <w:sz w:val="24"/>
          <w:szCs w:val="24"/>
          <w:u w:val="single"/>
        </w:rPr>
        <w:t xml:space="preserve">jednotlivé </w:t>
      </w:r>
      <w:r>
        <w:rPr>
          <w:rFonts w:ascii="Times New Roman" w:hAnsi="Times New Roman" w:cs="Times New Roman"/>
          <w:sz w:val="24"/>
          <w:szCs w:val="24"/>
          <w:u w:val="single"/>
        </w:rPr>
        <w:t xml:space="preserve">spíše větší </w:t>
      </w:r>
      <w:del w:id="323" w:author="Jonáš Gaigr2" w:date="2026-08-05T23:57:00Z">
        <w:r w:rsidRPr="001B0B78" w:rsidDel="00030F43">
          <w:rPr>
            <w:rFonts w:ascii="Times New Roman" w:hAnsi="Times New Roman" w:cs="Times New Roman"/>
            <w:sz w:val="24"/>
            <w:szCs w:val="24"/>
            <w:u w:val="single"/>
          </w:rPr>
          <w:delText>VP</w:delText>
        </w:r>
        <w:r w:rsidRPr="00875821" w:rsidDel="00030F43">
          <w:rPr>
            <w:rFonts w:ascii="Times New Roman" w:hAnsi="Times New Roman" w:cs="Times New Roman"/>
            <w:sz w:val="24"/>
            <w:szCs w:val="24"/>
          </w:rPr>
          <w:delText xml:space="preserve"> </w:delText>
        </w:r>
      </w:del>
      <w:ins w:id="324" w:author="Jonáš Gaigr2" w:date="2026-08-05T23:57:00Z">
        <w:r w:rsidR="00030F43">
          <w:rPr>
            <w:rFonts w:ascii="Times New Roman" w:hAnsi="Times New Roman" w:cs="Times New Roman"/>
            <w:sz w:val="24"/>
            <w:szCs w:val="24"/>
            <w:u w:val="single"/>
          </w:rPr>
          <w:t>DP</w:t>
        </w:r>
        <w:r w:rsidR="00030F43" w:rsidRPr="00875821">
          <w:rPr>
            <w:rFonts w:ascii="Times New Roman" w:hAnsi="Times New Roman" w:cs="Times New Roman"/>
            <w:sz w:val="24"/>
            <w:szCs w:val="24"/>
          </w:rPr>
          <w:t xml:space="preserve"> </w:t>
        </w:r>
      </w:ins>
      <w:r w:rsidRPr="00875821">
        <w:rPr>
          <w:rFonts w:ascii="Times New Roman" w:hAnsi="Times New Roman" w:cs="Times New Roman"/>
          <w:sz w:val="24"/>
          <w:szCs w:val="24"/>
        </w:rPr>
        <w:t xml:space="preserve">(např. rybník) </w:t>
      </w:r>
      <w:r w:rsidRPr="00875821">
        <w:rPr>
          <w:rFonts w:ascii="Times New Roman" w:hAnsi="Times New Roman" w:cs="Times New Roman"/>
          <w:sz w:val="24"/>
          <w:szCs w:val="24"/>
          <w:u w:val="single"/>
        </w:rPr>
        <w:t>nebo několik</w:t>
      </w:r>
      <w:r w:rsidRPr="00875821">
        <w:rPr>
          <w:rFonts w:ascii="Times New Roman" w:hAnsi="Times New Roman" w:cs="Times New Roman"/>
          <w:sz w:val="24"/>
          <w:szCs w:val="24"/>
        </w:rPr>
        <w:t xml:space="preserve"> (max. však 10)</w:t>
      </w:r>
      <w:r w:rsidRPr="00D92BB9">
        <w:rPr>
          <w:rFonts w:ascii="Times New Roman" w:hAnsi="Times New Roman" w:cs="Times New Roman"/>
          <w:sz w:val="24"/>
          <w:szCs w:val="24"/>
        </w:rPr>
        <w:t xml:space="preserve"> </w:t>
      </w:r>
      <w:r>
        <w:rPr>
          <w:rFonts w:ascii="Times New Roman" w:hAnsi="Times New Roman" w:cs="Times New Roman"/>
          <w:sz w:val="24"/>
          <w:szCs w:val="24"/>
          <w:u w:val="single"/>
        </w:rPr>
        <w:t>spíše menších</w:t>
      </w:r>
      <w:r w:rsidRPr="001B0B78">
        <w:rPr>
          <w:rFonts w:ascii="Times New Roman" w:hAnsi="Times New Roman" w:cs="Times New Roman"/>
          <w:sz w:val="24"/>
          <w:szCs w:val="24"/>
          <w:u w:val="single"/>
        </w:rPr>
        <w:t xml:space="preserve"> vzájemně blízkých VP</w:t>
      </w:r>
      <w:r w:rsidRPr="00C40C67">
        <w:rPr>
          <w:rFonts w:ascii="Times New Roman" w:hAnsi="Times New Roman" w:cs="Times New Roman"/>
          <w:sz w:val="24"/>
          <w:szCs w:val="24"/>
        </w:rPr>
        <w:t xml:space="preserve"> (typicky tůní) včetně bezprostředního okolí o celkové rozloze řádově jednotek ha</w:t>
      </w:r>
      <w:r w:rsidRPr="001B0B78">
        <w:rPr>
          <w:rFonts w:ascii="Times New Roman" w:hAnsi="Times New Roman" w:cs="Times New Roman"/>
          <w:sz w:val="24"/>
          <w:szCs w:val="24"/>
        </w:rPr>
        <w:t xml:space="preserve">. Příkladem takových </w:t>
      </w:r>
      <w:del w:id="325" w:author="Jonáš Gaigr2" w:date="2026-08-05T23:57:00Z">
        <w:r w:rsidRPr="001B0B78" w:rsidDel="00030F43">
          <w:rPr>
            <w:rFonts w:ascii="Times New Roman" w:hAnsi="Times New Roman" w:cs="Times New Roman"/>
            <w:sz w:val="24"/>
            <w:szCs w:val="24"/>
          </w:rPr>
          <w:delText xml:space="preserve">EVL </w:delText>
        </w:r>
      </w:del>
      <w:ins w:id="326" w:author="Jonáš Gaigr2" w:date="2026-08-05T23:57:00Z">
        <w:r w:rsidR="00030F43">
          <w:rPr>
            <w:rFonts w:ascii="Times New Roman" w:hAnsi="Times New Roman" w:cs="Times New Roman"/>
            <w:sz w:val="24"/>
            <w:szCs w:val="24"/>
          </w:rPr>
          <w:t>území</w:t>
        </w:r>
        <w:r w:rsidR="00030F43" w:rsidRPr="001B0B78">
          <w:rPr>
            <w:rFonts w:ascii="Times New Roman" w:hAnsi="Times New Roman" w:cs="Times New Roman"/>
            <w:sz w:val="24"/>
            <w:szCs w:val="24"/>
          </w:rPr>
          <w:t xml:space="preserve"> </w:t>
        </w:r>
      </w:ins>
      <w:r w:rsidRPr="001B0B78">
        <w:rPr>
          <w:rFonts w:ascii="Times New Roman" w:hAnsi="Times New Roman" w:cs="Times New Roman"/>
          <w:sz w:val="24"/>
          <w:szCs w:val="24"/>
        </w:rPr>
        <w:t xml:space="preserve">mohou být: CZ0323147 – Darmyšl – pískovna, CZ0213794 – Kerské rybníčky. U těchto </w:t>
      </w:r>
      <w:del w:id="327" w:author="Jonáš Gaigr2" w:date="2026-08-05T23:57:00Z">
        <w:r w:rsidRPr="001B0B78" w:rsidDel="00030F43">
          <w:rPr>
            <w:rFonts w:ascii="Times New Roman" w:hAnsi="Times New Roman" w:cs="Times New Roman"/>
            <w:sz w:val="24"/>
            <w:szCs w:val="24"/>
          </w:rPr>
          <w:delText xml:space="preserve">EVL </w:delText>
        </w:r>
      </w:del>
      <w:ins w:id="328" w:author="Jonáš Gaigr2" w:date="2026-08-05T23:57:00Z">
        <w:r w:rsidR="00030F43">
          <w:rPr>
            <w:rFonts w:ascii="Times New Roman" w:hAnsi="Times New Roman" w:cs="Times New Roman"/>
            <w:sz w:val="24"/>
            <w:szCs w:val="24"/>
          </w:rPr>
          <w:t>území</w:t>
        </w:r>
        <w:r w:rsidR="00030F43" w:rsidRPr="001B0B78">
          <w:rPr>
            <w:rFonts w:ascii="Times New Roman" w:hAnsi="Times New Roman" w:cs="Times New Roman"/>
            <w:sz w:val="24"/>
            <w:szCs w:val="24"/>
          </w:rPr>
          <w:t xml:space="preserve"> </w:t>
        </w:r>
      </w:ins>
      <w:r w:rsidRPr="001B0B78">
        <w:rPr>
          <w:rFonts w:ascii="Times New Roman" w:hAnsi="Times New Roman" w:cs="Times New Roman"/>
          <w:sz w:val="24"/>
          <w:szCs w:val="24"/>
        </w:rPr>
        <w:t xml:space="preserve">budou sledovány </w:t>
      </w:r>
      <w:del w:id="329" w:author="Jonáš Gaigr2" w:date="2026-08-05T23:57:00Z">
        <w:r w:rsidR="00043E10" w:rsidDel="00030F43">
          <w:rPr>
            <w:rFonts w:ascii="Times New Roman" w:hAnsi="Times New Roman" w:cs="Times New Roman"/>
            <w:sz w:val="24"/>
            <w:szCs w:val="24"/>
          </w:rPr>
          <w:delText>indikátor</w:delText>
        </w:r>
        <w:r w:rsidRPr="001B0B78" w:rsidDel="00030F43">
          <w:rPr>
            <w:rFonts w:ascii="Times New Roman" w:hAnsi="Times New Roman" w:cs="Times New Roman"/>
            <w:sz w:val="24"/>
            <w:szCs w:val="24"/>
          </w:rPr>
          <w:delText>y (přítomnost a početnost</w:delText>
        </w:r>
        <w:r w:rsidDel="00030F43">
          <w:rPr>
            <w:rFonts w:ascii="Times New Roman" w:hAnsi="Times New Roman" w:cs="Times New Roman"/>
            <w:sz w:val="24"/>
            <w:szCs w:val="24"/>
          </w:rPr>
          <w:delText xml:space="preserve"> a rozmnožování</w:delText>
        </w:r>
        <w:r w:rsidRPr="001B0B78" w:rsidDel="00030F43">
          <w:rPr>
            <w:rFonts w:ascii="Times New Roman" w:hAnsi="Times New Roman" w:cs="Times New Roman"/>
            <w:sz w:val="24"/>
            <w:szCs w:val="24"/>
          </w:rPr>
          <w:delText xml:space="preserve">) a </w:delText>
        </w:r>
      </w:del>
      <w:commentRangeStart w:id="330"/>
      <w:del w:id="331" w:author="Jonáš Gaigr2" w:date="2026-02-17T06:36:00Z">
        <w:r w:rsidR="00270B06" w:rsidRPr="00B60638" w:rsidDel="000C5DE0">
          <w:rPr>
            <w:rFonts w:ascii="Times New Roman" w:hAnsi="Times New Roman"/>
            <w:sz w:val="24"/>
            <w:szCs w:val="24"/>
          </w:rPr>
          <w:delText>P3</w:delText>
        </w:r>
      </w:del>
      <w:del w:id="332" w:author="Jonáš Gaigr2" w:date="2026-08-05T23:57:00Z">
        <w:r w:rsidR="00270B06" w:rsidDel="00030F43">
          <w:rPr>
            <w:rFonts w:ascii="Times New Roman" w:hAnsi="Times New Roman"/>
            <w:sz w:val="24"/>
            <w:szCs w:val="24"/>
          </w:rPr>
          <w:delText>, 4, 5, 6, 7, 8, 10</w:delText>
        </w:r>
        <w:commentRangeEnd w:id="330"/>
        <w:r w:rsidR="007B6AC0" w:rsidDel="00030F43">
          <w:rPr>
            <w:rStyle w:val="Odkaznakoment"/>
            <w:rFonts w:eastAsia="Batang"/>
          </w:rPr>
          <w:commentReference w:id="330"/>
        </w:r>
        <w:r w:rsidR="00270B06" w:rsidDel="00030F43">
          <w:rPr>
            <w:rFonts w:ascii="Times New Roman" w:hAnsi="Times New Roman"/>
            <w:sz w:val="24"/>
            <w:szCs w:val="24"/>
          </w:rPr>
          <w:delText xml:space="preserve">, </w:delText>
        </w:r>
        <w:r w:rsidR="00944CE0" w:rsidDel="00030F43">
          <w:rPr>
            <w:rFonts w:ascii="Times New Roman" w:hAnsi="Times New Roman" w:cs="Times New Roman"/>
            <w:sz w:val="24"/>
            <w:szCs w:val="24"/>
          </w:rPr>
          <w:delText>(ohrožující faktory</w:delText>
        </w:r>
        <w:r w:rsidRPr="001B0B78" w:rsidDel="00030F43">
          <w:rPr>
            <w:rFonts w:ascii="Times New Roman" w:hAnsi="Times New Roman" w:cs="Times New Roman"/>
            <w:sz w:val="24"/>
            <w:szCs w:val="24"/>
          </w:rPr>
          <w:delText xml:space="preserve">) na </w:delText>
        </w:r>
      </w:del>
      <w:r w:rsidRPr="001B0B78">
        <w:rPr>
          <w:rFonts w:ascii="Times New Roman" w:hAnsi="Times New Roman" w:cs="Times New Roman"/>
          <w:sz w:val="24"/>
          <w:szCs w:val="24"/>
        </w:rPr>
        <w:t>všech</w:t>
      </w:r>
      <w:ins w:id="333" w:author="Jonáš Gaigr2" w:date="2026-08-05T23:57:00Z">
        <w:r w:rsidR="00030F43">
          <w:rPr>
            <w:rFonts w:ascii="Times New Roman" w:hAnsi="Times New Roman" w:cs="Times New Roman"/>
            <w:sz w:val="24"/>
            <w:szCs w:val="24"/>
          </w:rPr>
          <w:t>ny</w:t>
        </w:r>
      </w:ins>
      <w:r w:rsidRPr="001B0B78">
        <w:rPr>
          <w:rFonts w:ascii="Times New Roman" w:hAnsi="Times New Roman" w:cs="Times New Roman"/>
          <w:sz w:val="24"/>
          <w:szCs w:val="24"/>
        </w:rPr>
        <w:t xml:space="preserve"> zde nalezen</w:t>
      </w:r>
      <w:ins w:id="334" w:author="Jonáš Gaigr2" w:date="2026-08-05T23:57:00Z">
        <w:r w:rsidR="00030F43">
          <w:rPr>
            <w:rFonts w:ascii="Times New Roman" w:hAnsi="Times New Roman" w:cs="Times New Roman"/>
            <w:sz w:val="24"/>
            <w:szCs w:val="24"/>
          </w:rPr>
          <w:t>é</w:t>
        </w:r>
      </w:ins>
      <w:del w:id="335" w:author="Jonáš Gaigr2" w:date="2026-08-05T23:57:00Z">
        <w:r w:rsidRPr="001B0B78" w:rsidDel="00030F43">
          <w:rPr>
            <w:rFonts w:ascii="Times New Roman" w:hAnsi="Times New Roman" w:cs="Times New Roman"/>
            <w:sz w:val="24"/>
            <w:szCs w:val="24"/>
          </w:rPr>
          <w:delText>ých</w:delText>
        </w:r>
      </w:del>
      <w:r w:rsidRPr="001B0B78">
        <w:rPr>
          <w:rFonts w:ascii="Times New Roman" w:hAnsi="Times New Roman" w:cs="Times New Roman"/>
          <w:sz w:val="24"/>
          <w:szCs w:val="24"/>
        </w:rPr>
        <w:t xml:space="preserve"> </w:t>
      </w:r>
      <w:r w:rsidR="00904322">
        <w:rPr>
          <w:rFonts w:ascii="Times New Roman" w:hAnsi="Times New Roman" w:cs="Times New Roman"/>
          <w:sz w:val="24"/>
          <w:szCs w:val="24"/>
        </w:rPr>
        <w:t>DP</w:t>
      </w:r>
      <w:r>
        <w:rPr>
          <w:rFonts w:ascii="Times New Roman" w:hAnsi="Times New Roman" w:cs="Times New Roman"/>
          <w:sz w:val="24"/>
          <w:szCs w:val="24"/>
        </w:rPr>
        <w:t xml:space="preserve"> vhodn</w:t>
      </w:r>
      <w:ins w:id="336" w:author="Jonáš Gaigr2" w:date="2026-08-05T23:57:00Z">
        <w:r w:rsidR="00030F43">
          <w:rPr>
            <w:rFonts w:ascii="Times New Roman" w:hAnsi="Times New Roman" w:cs="Times New Roman"/>
            <w:sz w:val="24"/>
            <w:szCs w:val="24"/>
          </w:rPr>
          <w:t>é</w:t>
        </w:r>
      </w:ins>
      <w:del w:id="337" w:author="Jonáš Gaigr2" w:date="2026-08-05T23:57:00Z">
        <w:r w:rsidDel="00030F43">
          <w:rPr>
            <w:rFonts w:ascii="Times New Roman" w:hAnsi="Times New Roman" w:cs="Times New Roman"/>
            <w:sz w:val="24"/>
            <w:szCs w:val="24"/>
          </w:rPr>
          <w:delText>ých</w:delText>
        </w:r>
      </w:del>
      <w:r>
        <w:rPr>
          <w:rFonts w:ascii="Times New Roman" w:hAnsi="Times New Roman" w:cs="Times New Roman"/>
          <w:sz w:val="24"/>
          <w:szCs w:val="24"/>
        </w:rPr>
        <w:t xml:space="preserve"> pro reprodukci druhu</w:t>
      </w:r>
      <w:del w:id="338" w:author="Jonáš Gaigr2" w:date="2026-08-05T23:57:00Z">
        <w:r w:rsidRPr="001B0B78" w:rsidDel="00030F43">
          <w:rPr>
            <w:rFonts w:ascii="Times New Roman" w:hAnsi="Times New Roman" w:cs="Times New Roman"/>
            <w:sz w:val="24"/>
            <w:szCs w:val="24"/>
          </w:rPr>
          <w:delText xml:space="preserve"> v rámci dané EVL</w:delText>
        </w:r>
      </w:del>
      <w:r w:rsidRPr="001B0B78">
        <w:rPr>
          <w:rFonts w:ascii="Times New Roman" w:hAnsi="Times New Roman" w:cs="Times New Roman"/>
          <w:sz w:val="24"/>
          <w:szCs w:val="24"/>
        </w:rPr>
        <w:t xml:space="preserve">. </w:t>
      </w:r>
    </w:p>
    <w:p w14:paraId="0F94975F" w14:textId="58E4A246" w:rsidR="00CB1539" w:rsidRPr="007474E1" w:rsidRDefault="00CB1539" w:rsidP="00CB1539">
      <w:pPr>
        <w:spacing w:after="120" w:line="240" w:lineRule="auto"/>
        <w:jc w:val="both"/>
        <w:rPr>
          <w:rFonts w:ascii="Times New Roman" w:hAnsi="Times New Roman" w:cs="Times New Roman"/>
          <w:b/>
          <w:sz w:val="24"/>
          <w:szCs w:val="24"/>
        </w:rPr>
      </w:pPr>
      <w:r w:rsidRPr="001B0B78">
        <w:rPr>
          <w:rFonts w:ascii="Times New Roman" w:hAnsi="Times New Roman" w:cs="Times New Roman"/>
          <w:b/>
          <w:sz w:val="24"/>
          <w:szCs w:val="24"/>
        </w:rPr>
        <w:t>(ii)</w:t>
      </w:r>
      <w:r w:rsidRPr="001B0B78">
        <w:rPr>
          <w:rFonts w:ascii="Times New Roman" w:hAnsi="Times New Roman" w:cs="Times New Roman"/>
          <w:sz w:val="24"/>
          <w:szCs w:val="24"/>
        </w:rPr>
        <w:t xml:space="preserve"> </w:t>
      </w:r>
      <w:ins w:id="339" w:author="Jonáš Gaigr2" w:date="2026-08-05T23:58:00Z">
        <w:r w:rsidR="00030F43">
          <w:rPr>
            <w:rFonts w:ascii="Times New Roman" w:hAnsi="Times New Roman" w:cs="Times New Roman"/>
            <w:sz w:val="24"/>
            <w:szCs w:val="24"/>
          </w:rPr>
          <w:t>Území</w:t>
        </w:r>
        <w:r w:rsidR="00030F43" w:rsidRPr="001B0B78">
          <w:rPr>
            <w:rFonts w:ascii="Times New Roman" w:hAnsi="Times New Roman" w:cs="Times New Roman"/>
            <w:sz w:val="24"/>
            <w:szCs w:val="24"/>
          </w:rPr>
          <w:t xml:space="preserve"> </w:t>
        </w:r>
      </w:ins>
      <w:del w:id="340" w:author="Jonáš Gaigr2" w:date="2026-08-05T23:58:00Z">
        <w:r w:rsidRPr="001B0B78" w:rsidDel="00030F43">
          <w:rPr>
            <w:rFonts w:ascii="Times New Roman" w:hAnsi="Times New Roman" w:cs="Times New Roman"/>
            <w:sz w:val="24"/>
            <w:szCs w:val="24"/>
          </w:rPr>
          <w:delText xml:space="preserve">EVL </w:delText>
        </w:r>
      </w:del>
      <w:r w:rsidRPr="001B0B78">
        <w:rPr>
          <w:rFonts w:ascii="Times New Roman" w:hAnsi="Times New Roman" w:cs="Times New Roman"/>
          <w:sz w:val="24"/>
          <w:szCs w:val="24"/>
        </w:rPr>
        <w:t xml:space="preserve">vymezené jako </w:t>
      </w:r>
      <w:r w:rsidRPr="001B0B78">
        <w:rPr>
          <w:rFonts w:ascii="Times New Roman" w:hAnsi="Times New Roman" w:cs="Times New Roman"/>
          <w:sz w:val="24"/>
          <w:szCs w:val="24"/>
          <w:u w:val="single"/>
        </w:rPr>
        <w:t>soubor několika</w:t>
      </w:r>
      <w:r>
        <w:rPr>
          <w:rFonts w:ascii="Times New Roman" w:hAnsi="Times New Roman" w:cs="Times New Roman"/>
          <w:sz w:val="24"/>
          <w:szCs w:val="24"/>
          <w:u w:val="single"/>
        </w:rPr>
        <w:t xml:space="preserve"> větších </w:t>
      </w:r>
      <w:del w:id="341" w:author="Jonáš Gaigr2" w:date="2026-08-05T23:59:00Z">
        <w:r w:rsidDel="00F102E8">
          <w:rPr>
            <w:rFonts w:ascii="Times New Roman" w:hAnsi="Times New Roman" w:cs="Times New Roman"/>
            <w:sz w:val="24"/>
            <w:szCs w:val="24"/>
            <w:u w:val="single"/>
          </w:rPr>
          <w:delText xml:space="preserve">VP </w:delText>
        </w:r>
      </w:del>
      <w:ins w:id="342" w:author="Jonáš Gaigr2" w:date="2026-08-05T23:59:00Z">
        <w:r w:rsidR="00F102E8">
          <w:rPr>
            <w:rFonts w:ascii="Times New Roman" w:hAnsi="Times New Roman" w:cs="Times New Roman"/>
            <w:sz w:val="24"/>
            <w:szCs w:val="24"/>
            <w:u w:val="single"/>
          </w:rPr>
          <w:t xml:space="preserve">DP </w:t>
        </w:r>
      </w:ins>
      <w:r>
        <w:rPr>
          <w:rFonts w:ascii="Times New Roman" w:hAnsi="Times New Roman" w:cs="Times New Roman"/>
          <w:sz w:val="24"/>
          <w:szCs w:val="24"/>
          <w:u w:val="single"/>
        </w:rPr>
        <w:t xml:space="preserve">či </w:t>
      </w:r>
      <w:r w:rsidRPr="001B0B78">
        <w:rPr>
          <w:rFonts w:ascii="Times New Roman" w:hAnsi="Times New Roman" w:cs="Times New Roman"/>
          <w:sz w:val="24"/>
          <w:szCs w:val="24"/>
          <w:u w:val="single"/>
        </w:rPr>
        <w:t xml:space="preserve">max. nižších desítek </w:t>
      </w:r>
      <w:r>
        <w:rPr>
          <w:rFonts w:ascii="Times New Roman" w:hAnsi="Times New Roman" w:cs="Times New Roman"/>
          <w:sz w:val="24"/>
          <w:szCs w:val="24"/>
          <w:u w:val="single"/>
        </w:rPr>
        <w:t>menších</w:t>
      </w:r>
      <w:r w:rsidRPr="00FC3127">
        <w:rPr>
          <w:rFonts w:ascii="Times New Roman" w:hAnsi="Times New Roman" w:cs="Times New Roman"/>
          <w:sz w:val="24"/>
          <w:szCs w:val="24"/>
        </w:rPr>
        <w:t xml:space="preserve"> </w:t>
      </w:r>
      <w:r w:rsidRPr="00AB6E3C">
        <w:rPr>
          <w:rFonts w:ascii="Times New Roman" w:hAnsi="Times New Roman" w:cs="Times New Roman"/>
          <w:sz w:val="24"/>
          <w:szCs w:val="24"/>
        </w:rPr>
        <w:t>VP (tůní) včetně jejich okolí o celkové rozloze</w:t>
      </w:r>
      <w:del w:id="343" w:author="Jonáš Gaigr2" w:date="2026-08-05T23:59:00Z">
        <w:r w:rsidRPr="00AB6E3C" w:rsidDel="00F102E8">
          <w:rPr>
            <w:rFonts w:ascii="Times New Roman" w:hAnsi="Times New Roman" w:cs="Times New Roman"/>
            <w:sz w:val="24"/>
            <w:szCs w:val="24"/>
          </w:rPr>
          <w:delText xml:space="preserve"> EVL </w:delText>
        </w:r>
      </w:del>
      <w:ins w:id="344" w:author="Jonáš Gaigr2" w:date="2026-08-05T23:59:00Z">
        <w:r w:rsidR="00F102E8" w:rsidRPr="00AB6E3C">
          <w:rPr>
            <w:rFonts w:ascii="Times New Roman" w:hAnsi="Times New Roman" w:cs="Times New Roman"/>
            <w:sz w:val="24"/>
            <w:szCs w:val="24"/>
          </w:rPr>
          <w:t xml:space="preserve"> </w:t>
        </w:r>
      </w:ins>
      <w:r w:rsidRPr="00AB6E3C">
        <w:rPr>
          <w:rFonts w:ascii="Times New Roman" w:hAnsi="Times New Roman" w:cs="Times New Roman"/>
          <w:sz w:val="24"/>
          <w:szCs w:val="24"/>
        </w:rPr>
        <w:t>v řádech max. desítek ha.</w:t>
      </w:r>
      <w:r w:rsidRPr="00FC3127">
        <w:rPr>
          <w:rFonts w:ascii="Times New Roman" w:hAnsi="Times New Roman" w:cs="Times New Roman"/>
          <w:sz w:val="24"/>
          <w:szCs w:val="24"/>
        </w:rPr>
        <w:t xml:space="preserve"> </w:t>
      </w:r>
      <w:r w:rsidRPr="001B0B78">
        <w:rPr>
          <w:rFonts w:ascii="Times New Roman" w:hAnsi="Times New Roman" w:cs="Times New Roman"/>
          <w:sz w:val="24"/>
          <w:szCs w:val="24"/>
        </w:rPr>
        <w:t xml:space="preserve">Typickými zástupci takových </w:t>
      </w:r>
      <w:del w:id="345" w:author="Jonáš Gaigr2" w:date="2026-08-05T23:59:00Z">
        <w:r w:rsidRPr="001B0B78" w:rsidDel="00F102E8">
          <w:rPr>
            <w:rFonts w:ascii="Times New Roman" w:hAnsi="Times New Roman" w:cs="Times New Roman"/>
            <w:sz w:val="24"/>
            <w:szCs w:val="24"/>
          </w:rPr>
          <w:delText xml:space="preserve">EVL </w:delText>
        </w:r>
      </w:del>
      <w:ins w:id="346" w:author="Jonáš Gaigr2" w:date="2026-08-05T23:59:00Z">
        <w:r w:rsidR="00F102E8">
          <w:rPr>
            <w:rFonts w:ascii="Times New Roman" w:hAnsi="Times New Roman" w:cs="Times New Roman"/>
            <w:sz w:val="24"/>
            <w:szCs w:val="24"/>
          </w:rPr>
          <w:t>území</w:t>
        </w:r>
        <w:r w:rsidR="00F102E8" w:rsidRPr="001B0B78">
          <w:rPr>
            <w:rFonts w:ascii="Times New Roman" w:hAnsi="Times New Roman" w:cs="Times New Roman"/>
            <w:sz w:val="24"/>
            <w:szCs w:val="24"/>
          </w:rPr>
          <w:t xml:space="preserve"> </w:t>
        </w:r>
      </w:ins>
      <w:r w:rsidRPr="001B0B78">
        <w:rPr>
          <w:rFonts w:ascii="Times New Roman" w:hAnsi="Times New Roman" w:cs="Times New Roman"/>
          <w:sz w:val="24"/>
          <w:szCs w:val="24"/>
        </w:rPr>
        <w:t xml:space="preserve">jsou často větší pískovny, vojenská cvičiště či soustavy rybníků, jako např. EVL CZ0323169 – Stříbro, vojenské cvičiště či CZ0523010 – Na Plachtě. </w:t>
      </w:r>
      <w:r w:rsidRPr="007474E1">
        <w:rPr>
          <w:rFonts w:ascii="Times New Roman" w:hAnsi="Times New Roman" w:cs="Times New Roman"/>
          <w:sz w:val="24"/>
          <w:szCs w:val="24"/>
        </w:rPr>
        <w:t xml:space="preserve">V takovém případě je prvním krokem vymapování a lokalizace všech </w:t>
      </w:r>
      <w:del w:id="347" w:author="Jonáš Gaigr2" w:date="2026-08-05T23:59:00Z">
        <w:r w:rsidRPr="007474E1" w:rsidDel="00F102E8">
          <w:rPr>
            <w:rFonts w:ascii="Times New Roman" w:hAnsi="Times New Roman" w:cs="Times New Roman"/>
            <w:sz w:val="24"/>
            <w:szCs w:val="24"/>
          </w:rPr>
          <w:delText xml:space="preserve">VP </w:delText>
        </w:r>
      </w:del>
      <w:ins w:id="348" w:author="Jonáš Gaigr2" w:date="2026-08-05T23:59:00Z">
        <w:r w:rsidR="00F102E8">
          <w:rPr>
            <w:rFonts w:ascii="Times New Roman" w:hAnsi="Times New Roman" w:cs="Times New Roman"/>
            <w:sz w:val="24"/>
            <w:szCs w:val="24"/>
          </w:rPr>
          <w:t>DP</w:t>
        </w:r>
        <w:r w:rsidR="00F102E8" w:rsidRPr="007474E1">
          <w:rPr>
            <w:rFonts w:ascii="Times New Roman" w:hAnsi="Times New Roman" w:cs="Times New Roman"/>
            <w:sz w:val="24"/>
            <w:szCs w:val="24"/>
          </w:rPr>
          <w:t xml:space="preserve"> </w:t>
        </w:r>
      </w:ins>
      <w:r w:rsidRPr="0008018E">
        <w:rPr>
          <w:rFonts w:ascii="Times New Roman" w:hAnsi="Times New Roman" w:cs="Times New Roman"/>
          <w:bCs/>
          <w:sz w:val="24"/>
          <w:szCs w:val="24"/>
        </w:rPr>
        <w:t xml:space="preserve">potenciálně vhodných pro rozmnožování druhu v rámci jedné denní návštěvy, </w:t>
      </w:r>
      <w:del w:id="349" w:author="Jonáš Gaigr2" w:date="2026-08-06T00:01:00Z">
        <w:r w:rsidRPr="0008018E" w:rsidDel="001549CB">
          <w:rPr>
            <w:rFonts w:ascii="Times New Roman" w:hAnsi="Times New Roman" w:cs="Times New Roman"/>
            <w:bCs/>
            <w:sz w:val="24"/>
            <w:szCs w:val="24"/>
          </w:rPr>
          <w:delText xml:space="preserve">kde </w:delText>
        </w:r>
      </w:del>
      <w:ins w:id="350" w:author="Jonáš Gaigr2" w:date="2026-08-06T00:01:00Z">
        <w:r w:rsidR="001549CB">
          <w:rPr>
            <w:rFonts w:ascii="Times New Roman" w:hAnsi="Times New Roman" w:cs="Times New Roman"/>
            <w:bCs/>
            <w:sz w:val="24"/>
            <w:szCs w:val="24"/>
          </w:rPr>
          <w:t>které</w:t>
        </w:r>
        <w:r w:rsidR="001549CB" w:rsidRPr="0008018E">
          <w:rPr>
            <w:rFonts w:ascii="Times New Roman" w:hAnsi="Times New Roman" w:cs="Times New Roman"/>
            <w:bCs/>
            <w:sz w:val="24"/>
            <w:szCs w:val="24"/>
          </w:rPr>
          <w:t xml:space="preserve"> </w:t>
        </w:r>
      </w:ins>
      <w:r w:rsidRPr="0008018E">
        <w:rPr>
          <w:rFonts w:ascii="Times New Roman" w:hAnsi="Times New Roman" w:cs="Times New Roman"/>
          <w:bCs/>
          <w:sz w:val="24"/>
          <w:szCs w:val="24"/>
        </w:rPr>
        <w:t xml:space="preserve">budou </w:t>
      </w:r>
      <w:ins w:id="351" w:author="Jonáš Gaigr2" w:date="2026-08-06T00:01:00Z">
        <w:r w:rsidR="001549CB">
          <w:rPr>
            <w:rFonts w:ascii="Times New Roman" w:hAnsi="Times New Roman" w:cs="Times New Roman"/>
            <w:bCs/>
            <w:sz w:val="24"/>
            <w:szCs w:val="24"/>
          </w:rPr>
          <w:t xml:space="preserve">dále </w:t>
        </w:r>
      </w:ins>
      <w:r w:rsidRPr="0008018E">
        <w:rPr>
          <w:rFonts w:ascii="Times New Roman" w:hAnsi="Times New Roman" w:cs="Times New Roman"/>
          <w:bCs/>
          <w:sz w:val="24"/>
          <w:szCs w:val="24"/>
        </w:rPr>
        <w:t xml:space="preserve">sledovány </w:t>
      </w:r>
      <w:del w:id="352" w:author="Jonáš Gaigr2" w:date="2026-08-06T00:02:00Z">
        <w:r w:rsidR="00043E10" w:rsidDel="001549CB">
          <w:rPr>
            <w:rFonts w:ascii="Times New Roman" w:hAnsi="Times New Roman" w:cs="Times New Roman"/>
            <w:bCs/>
            <w:sz w:val="24"/>
            <w:szCs w:val="24"/>
          </w:rPr>
          <w:delText>indikátor</w:delText>
        </w:r>
        <w:r w:rsidRPr="0008018E" w:rsidDel="001549CB">
          <w:rPr>
            <w:rFonts w:ascii="Times New Roman" w:hAnsi="Times New Roman" w:cs="Times New Roman"/>
            <w:bCs/>
            <w:sz w:val="24"/>
            <w:szCs w:val="24"/>
          </w:rPr>
          <w:delText xml:space="preserve">y </w:delText>
        </w:r>
        <w:r w:rsidR="00270B06" w:rsidRPr="00B60638" w:rsidDel="001549CB">
          <w:rPr>
            <w:rFonts w:ascii="Times New Roman" w:hAnsi="Times New Roman"/>
            <w:sz w:val="24"/>
            <w:szCs w:val="24"/>
          </w:rPr>
          <w:delText>(</w:delText>
        </w:r>
      </w:del>
      <w:del w:id="353" w:author="Jonáš Gaigr2" w:date="2026-02-17T06:36:00Z">
        <w:r w:rsidR="00270B06" w:rsidDel="000C5DE0">
          <w:rPr>
            <w:rFonts w:ascii="Times New Roman" w:hAnsi="Times New Roman"/>
            <w:sz w:val="24"/>
            <w:szCs w:val="24"/>
          </w:rPr>
          <w:delText>P1</w:delText>
        </w:r>
      </w:del>
      <w:del w:id="354" w:author="Jonáš Gaigr2" w:date="2026-08-06T00:02:00Z">
        <w:r w:rsidR="00270B06" w:rsidDel="001549CB">
          <w:rPr>
            <w:rFonts w:ascii="Times New Roman" w:hAnsi="Times New Roman"/>
            <w:sz w:val="24"/>
            <w:szCs w:val="24"/>
          </w:rPr>
          <w:delText>, 2, 3, 4, 5, 6, 7, 8, 10</w:delText>
        </w:r>
        <w:r w:rsidR="00270B06" w:rsidRPr="00B60638" w:rsidDel="001549CB">
          <w:rPr>
            <w:rFonts w:ascii="Times New Roman" w:hAnsi="Times New Roman"/>
            <w:sz w:val="24"/>
            <w:szCs w:val="24"/>
          </w:rPr>
          <w:delText>)</w:delText>
        </w:r>
      </w:del>
      <w:r w:rsidRPr="0008018E">
        <w:rPr>
          <w:rFonts w:ascii="Times New Roman" w:hAnsi="Times New Roman" w:cs="Times New Roman"/>
          <w:bCs/>
          <w:sz w:val="24"/>
          <w:szCs w:val="24"/>
        </w:rPr>
        <w:t xml:space="preserve">. Pokud je v rámci </w:t>
      </w:r>
      <w:del w:id="355" w:author="Jonáš Gaigr2" w:date="2026-08-06T00:02:00Z">
        <w:r w:rsidRPr="0008018E" w:rsidDel="001549CB">
          <w:rPr>
            <w:rFonts w:ascii="Times New Roman" w:hAnsi="Times New Roman" w:cs="Times New Roman"/>
            <w:bCs/>
            <w:sz w:val="24"/>
            <w:szCs w:val="24"/>
          </w:rPr>
          <w:delText xml:space="preserve">EVL </w:delText>
        </w:r>
      </w:del>
      <w:ins w:id="356" w:author="Jonáš Gaigr2" w:date="2026-08-06T00:02:00Z">
        <w:r w:rsidR="001549CB">
          <w:rPr>
            <w:rFonts w:ascii="Times New Roman" w:hAnsi="Times New Roman" w:cs="Times New Roman"/>
            <w:bCs/>
            <w:sz w:val="24"/>
            <w:szCs w:val="24"/>
          </w:rPr>
          <w:t>území</w:t>
        </w:r>
        <w:r w:rsidR="001549CB" w:rsidRPr="0008018E">
          <w:rPr>
            <w:rFonts w:ascii="Times New Roman" w:hAnsi="Times New Roman" w:cs="Times New Roman"/>
            <w:bCs/>
            <w:sz w:val="24"/>
            <w:szCs w:val="24"/>
          </w:rPr>
          <w:t xml:space="preserve"> </w:t>
        </w:r>
      </w:ins>
      <w:r w:rsidRPr="0008018E">
        <w:rPr>
          <w:rFonts w:ascii="Times New Roman" w:hAnsi="Times New Roman" w:cs="Times New Roman"/>
          <w:bCs/>
          <w:sz w:val="24"/>
          <w:szCs w:val="24"/>
        </w:rPr>
        <w:t xml:space="preserve">takových </w:t>
      </w:r>
      <w:del w:id="357" w:author="Jonáš Gaigr2" w:date="2026-08-06T00:02:00Z">
        <w:r w:rsidRPr="0008018E" w:rsidDel="001549CB">
          <w:rPr>
            <w:rFonts w:ascii="Times New Roman" w:hAnsi="Times New Roman" w:cs="Times New Roman"/>
            <w:bCs/>
            <w:sz w:val="24"/>
            <w:szCs w:val="24"/>
          </w:rPr>
          <w:delText xml:space="preserve">VP </w:delText>
        </w:r>
      </w:del>
      <w:ins w:id="358" w:author="Jonáš Gaigr2" w:date="2026-08-06T00:02:00Z">
        <w:r w:rsidR="001549CB">
          <w:rPr>
            <w:rFonts w:ascii="Times New Roman" w:hAnsi="Times New Roman" w:cs="Times New Roman"/>
            <w:bCs/>
            <w:sz w:val="24"/>
            <w:szCs w:val="24"/>
          </w:rPr>
          <w:t>DP</w:t>
        </w:r>
        <w:r w:rsidR="001549CB" w:rsidRPr="0008018E">
          <w:rPr>
            <w:rFonts w:ascii="Times New Roman" w:hAnsi="Times New Roman" w:cs="Times New Roman"/>
            <w:bCs/>
            <w:sz w:val="24"/>
            <w:szCs w:val="24"/>
          </w:rPr>
          <w:t xml:space="preserve"> </w:t>
        </w:r>
      </w:ins>
      <w:r w:rsidRPr="0008018E">
        <w:rPr>
          <w:rFonts w:ascii="Times New Roman" w:hAnsi="Times New Roman" w:cs="Times New Roman"/>
          <w:bCs/>
          <w:sz w:val="24"/>
          <w:szCs w:val="24"/>
        </w:rPr>
        <w:t>více než 10, bud</w:t>
      </w:r>
      <w:ins w:id="359" w:author="Jonáš Gaigr2" w:date="2026-08-06T00:03:00Z">
        <w:r w:rsidR="001549CB">
          <w:rPr>
            <w:rFonts w:ascii="Times New Roman" w:hAnsi="Times New Roman" w:cs="Times New Roman"/>
            <w:bCs/>
            <w:sz w:val="24"/>
            <w:szCs w:val="24"/>
          </w:rPr>
          <w:t>e</w:t>
        </w:r>
      </w:ins>
      <w:del w:id="360" w:author="Jonáš Gaigr2" w:date="2026-08-06T00:03:00Z">
        <w:r w:rsidRPr="0008018E" w:rsidDel="001549CB">
          <w:rPr>
            <w:rFonts w:ascii="Times New Roman" w:hAnsi="Times New Roman" w:cs="Times New Roman"/>
            <w:bCs/>
            <w:sz w:val="24"/>
            <w:szCs w:val="24"/>
          </w:rPr>
          <w:delText>ou</w:delText>
        </w:r>
      </w:del>
      <w:r w:rsidRPr="0008018E">
        <w:rPr>
          <w:rFonts w:ascii="Times New Roman" w:hAnsi="Times New Roman" w:cs="Times New Roman"/>
          <w:bCs/>
          <w:sz w:val="24"/>
          <w:szCs w:val="24"/>
        </w:rPr>
        <w:t xml:space="preserve"> </w:t>
      </w:r>
      <w:del w:id="361" w:author="Jonáš Gaigr2" w:date="2026-08-06T00:03:00Z">
        <w:r w:rsidRPr="0008018E" w:rsidDel="001549CB">
          <w:rPr>
            <w:rFonts w:ascii="Times New Roman" w:hAnsi="Times New Roman" w:cs="Times New Roman"/>
            <w:bCs/>
            <w:sz w:val="24"/>
            <w:szCs w:val="24"/>
          </w:rPr>
          <w:delText xml:space="preserve">výše uvedené </w:delText>
        </w:r>
        <w:r w:rsidR="00043E10" w:rsidDel="001549CB">
          <w:rPr>
            <w:rFonts w:ascii="Times New Roman" w:hAnsi="Times New Roman" w:cs="Times New Roman"/>
            <w:bCs/>
            <w:sz w:val="24"/>
            <w:szCs w:val="24"/>
          </w:rPr>
          <w:delText>indikátor</w:delText>
        </w:r>
        <w:r w:rsidRPr="0008018E" w:rsidDel="001549CB">
          <w:rPr>
            <w:rFonts w:ascii="Times New Roman" w:hAnsi="Times New Roman" w:cs="Times New Roman"/>
            <w:bCs/>
            <w:sz w:val="24"/>
            <w:szCs w:val="24"/>
          </w:rPr>
          <w:delText xml:space="preserve">y </w:delText>
        </w:r>
      </w:del>
      <w:r w:rsidRPr="0008018E">
        <w:rPr>
          <w:rFonts w:ascii="Times New Roman" w:hAnsi="Times New Roman" w:cs="Times New Roman"/>
          <w:bCs/>
          <w:sz w:val="24"/>
          <w:szCs w:val="24"/>
        </w:rPr>
        <w:t>sledován</w:t>
      </w:r>
      <w:ins w:id="362" w:author="Jonáš Gaigr2" w:date="2026-08-06T00:03:00Z">
        <w:r w:rsidR="001549CB">
          <w:rPr>
            <w:rFonts w:ascii="Times New Roman" w:hAnsi="Times New Roman" w:cs="Times New Roman"/>
            <w:bCs/>
            <w:sz w:val="24"/>
            <w:szCs w:val="24"/>
          </w:rPr>
          <w:t>o</w:t>
        </w:r>
      </w:ins>
      <w:del w:id="363" w:author="Jonáš Gaigr2" w:date="2026-08-06T00:03:00Z">
        <w:r w:rsidRPr="0008018E" w:rsidDel="001549CB">
          <w:rPr>
            <w:rFonts w:ascii="Times New Roman" w:hAnsi="Times New Roman" w:cs="Times New Roman"/>
            <w:bCs/>
            <w:sz w:val="24"/>
            <w:szCs w:val="24"/>
          </w:rPr>
          <w:delText>y</w:delText>
        </w:r>
      </w:del>
      <w:r w:rsidRPr="0008018E">
        <w:rPr>
          <w:rFonts w:ascii="Times New Roman" w:hAnsi="Times New Roman" w:cs="Times New Roman"/>
          <w:bCs/>
          <w:sz w:val="24"/>
          <w:szCs w:val="24"/>
        </w:rPr>
        <w:t xml:space="preserve"> </w:t>
      </w:r>
      <w:del w:id="364" w:author="Jonáš Gaigr2" w:date="2026-08-06T00:03:00Z">
        <w:r w:rsidRPr="0008018E" w:rsidDel="001549CB">
          <w:rPr>
            <w:rFonts w:ascii="Times New Roman" w:hAnsi="Times New Roman" w:cs="Times New Roman"/>
            <w:bCs/>
            <w:sz w:val="24"/>
            <w:szCs w:val="24"/>
          </w:rPr>
          <w:delText>na</w:delText>
        </w:r>
        <w:r w:rsidDel="001549CB">
          <w:rPr>
            <w:rFonts w:ascii="Times New Roman" w:hAnsi="Times New Roman" w:cs="Times New Roman"/>
            <w:bCs/>
            <w:sz w:val="24"/>
            <w:szCs w:val="24"/>
          </w:rPr>
          <w:delText xml:space="preserve"> </w:delText>
        </w:r>
      </w:del>
      <w:r>
        <w:rPr>
          <w:rFonts w:ascii="Times New Roman" w:hAnsi="Times New Roman" w:cs="Times New Roman"/>
          <w:bCs/>
          <w:sz w:val="24"/>
          <w:szCs w:val="24"/>
        </w:rPr>
        <w:t xml:space="preserve">cca </w:t>
      </w:r>
      <w:r w:rsidRPr="0008018E">
        <w:rPr>
          <w:rFonts w:ascii="Times New Roman" w:hAnsi="Times New Roman" w:cs="Times New Roman"/>
          <w:bCs/>
          <w:sz w:val="24"/>
          <w:szCs w:val="24"/>
        </w:rPr>
        <w:t xml:space="preserve">10 </w:t>
      </w:r>
      <w:del w:id="365" w:author="Jonáš Gaigr2" w:date="2026-08-06T00:03:00Z">
        <w:r w:rsidRPr="0008018E" w:rsidDel="001549CB">
          <w:rPr>
            <w:rFonts w:ascii="Times New Roman" w:hAnsi="Times New Roman" w:cs="Times New Roman"/>
            <w:bCs/>
            <w:sz w:val="24"/>
            <w:szCs w:val="24"/>
          </w:rPr>
          <w:delText xml:space="preserve">vybraných </w:delText>
        </w:r>
      </w:del>
      <w:r w:rsidRPr="0008018E">
        <w:rPr>
          <w:rFonts w:ascii="Times New Roman" w:hAnsi="Times New Roman" w:cs="Times New Roman"/>
          <w:bCs/>
          <w:sz w:val="24"/>
          <w:szCs w:val="24"/>
        </w:rPr>
        <w:t xml:space="preserve">pro druh nejvhodnějších </w:t>
      </w:r>
      <w:r w:rsidR="00904322">
        <w:rPr>
          <w:rFonts w:ascii="Times New Roman" w:hAnsi="Times New Roman" w:cs="Times New Roman"/>
          <w:bCs/>
          <w:sz w:val="24"/>
          <w:szCs w:val="24"/>
        </w:rPr>
        <w:t>DP</w:t>
      </w:r>
      <w:r w:rsidRPr="0008018E">
        <w:rPr>
          <w:rFonts w:ascii="Times New Roman" w:hAnsi="Times New Roman" w:cs="Times New Roman"/>
          <w:bCs/>
          <w:sz w:val="24"/>
          <w:szCs w:val="24"/>
        </w:rPr>
        <w:t xml:space="preserve"> (</w:t>
      </w:r>
      <w:r w:rsidRPr="0008018E">
        <w:rPr>
          <w:rFonts w:ascii="Times New Roman" w:hAnsi="Times New Roman" w:cs="Times New Roman"/>
          <w:bCs/>
          <w:sz w:val="24"/>
        </w:rPr>
        <w:t xml:space="preserve">trvalejší </w:t>
      </w:r>
      <w:r w:rsidR="00904322">
        <w:rPr>
          <w:rFonts w:ascii="Times New Roman" w:hAnsi="Times New Roman" w:cs="Times New Roman"/>
          <w:bCs/>
          <w:sz w:val="24"/>
        </w:rPr>
        <w:t>DP</w:t>
      </w:r>
      <w:r w:rsidRPr="0008018E">
        <w:rPr>
          <w:rFonts w:ascii="Times New Roman" w:hAnsi="Times New Roman" w:cs="Times New Roman"/>
          <w:bCs/>
          <w:sz w:val="24"/>
        </w:rPr>
        <w:t xml:space="preserve"> s perspektivním výskytem druhu</w:t>
      </w:r>
      <w:r w:rsidRPr="007474E1">
        <w:rPr>
          <w:rFonts w:ascii="Times New Roman" w:hAnsi="Times New Roman" w:cs="Times New Roman"/>
          <w:sz w:val="24"/>
        </w:rPr>
        <w:t>, tj. umožňující úspěšné rozmnožování)</w:t>
      </w:r>
      <w:r w:rsidRPr="007474E1">
        <w:rPr>
          <w:rFonts w:ascii="Times New Roman" w:hAnsi="Times New Roman" w:cs="Times New Roman"/>
          <w:sz w:val="24"/>
          <w:szCs w:val="24"/>
        </w:rPr>
        <w:t>,</w:t>
      </w:r>
      <w:r w:rsidR="003512E7">
        <w:rPr>
          <w:rFonts w:ascii="Times New Roman" w:hAnsi="Times New Roman" w:cs="Times New Roman"/>
          <w:sz w:val="24"/>
          <w:szCs w:val="24"/>
        </w:rPr>
        <w:t xml:space="preserve"> </w:t>
      </w:r>
      <w:r w:rsidR="003512E7" w:rsidRPr="007474E1">
        <w:rPr>
          <w:rFonts w:ascii="Times New Roman" w:hAnsi="Times New Roman" w:cs="Times New Roman"/>
          <w:sz w:val="24"/>
          <w:szCs w:val="24"/>
        </w:rPr>
        <w:t>ideálně v rámci celého území</w:t>
      </w:r>
      <w:r w:rsidR="003512E7">
        <w:rPr>
          <w:rFonts w:ascii="Times New Roman" w:hAnsi="Times New Roman" w:cs="Times New Roman"/>
          <w:sz w:val="24"/>
          <w:szCs w:val="24"/>
        </w:rPr>
        <w:t xml:space="preserve">; skupiny menších vodních ploch (tůní) </w:t>
      </w:r>
      <w:del w:id="366" w:author="Jonáš Gaigr2" w:date="2026-08-06T00:04:00Z">
        <w:r w:rsidR="003512E7" w:rsidDel="001549CB">
          <w:rPr>
            <w:rFonts w:ascii="Times New Roman" w:hAnsi="Times New Roman" w:cs="Times New Roman"/>
            <w:sz w:val="24"/>
            <w:szCs w:val="24"/>
          </w:rPr>
          <w:delText xml:space="preserve">lze </w:delText>
        </w:r>
      </w:del>
      <w:ins w:id="367" w:author="Jonáš Gaigr2" w:date="2026-08-06T00:04:00Z">
        <w:r w:rsidR="001549CB">
          <w:rPr>
            <w:rFonts w:ascii="Times New Roman" w:hAnsi="Times New Roman" w:cs="Times New Roman"/>
            <w:sz w:val="24"/>
            <w:szCs w:val="24"/>
          </w:rPr>
          <w:t>jsou zpravidla sledovány</w:t>
        </w:r>
      </w:ins>
      <w:del w:id="368" w:author="Jonáš Gaigr2" w:date="2026-08-06T00:04:00Z">
        <w:r w:rsidR="003512E7" w:rsidDel="001549CB">
          <w:rPr>
            <w:rFonts w:ascii="Times New Roman" w:hAnsi="Times New Roman" w:cs="Times New Roman"/>
            <w:sz w:val="24"/>
            <w:szCs w:val="24"/>
          </w:rPr>
          <w:delText>hodnotit</w:delText>
        </w:r>
      </w:del>
      <w:r w:rsidR="003512E7">
        <w:rPr>
          <w:rFonts w:ascii="Times New Roman" w:hAnsi="Times New Roman" w:cs="Times New Roman"/>
          <w:sz w:val="24"/>
          <w:szCs w:val="24"/>
        </w:rPr>
        <w:t xml:space="preserve"> jako jednu </w:t>
      </w:r>
      <w:del w:id="369" w:author="Jonáš Gaigr2" w:date="2026-08-06T00:04:00Z">
        <w:r w:rsidR="003512E7" w:rsidDel="001549CB">
          <w:rPr>
            <w:rFonts w:ascii="Times New Roman" w:hAnsi="Times New Roman" w:cs="Times New Roman"/>
            <w:sz w:val="24"/>
            <w:szCs w:val="24"/>
          </w:rPr>
          <w:delText>VP</w:delText>
        </w:r>
      </w:del>
      <w:ins w:id="370" w:author="Jonáš Gaigr2" w:date="2026-08-06T00:04:00Z">
        <w:r w:rsidR="001549CB">
          <w:rPr>
            <w:rFonts w:ascii="Times New Roman" w:hAnsi="Times New Roman" w:cs="Times New Roman"/>
            <w:sz w:val="24"/>
            <w:szCs w:val="24"/>
          </w:rPr>
          <w:t>DP</w:t>
        </w:r>
      </w:ins>
      <w:r w:rsidR="003512E7">
        <w:rPr>
          <w:rFonts w:ascii="Times New Roman" w:hAnsi="Times New Roman" w:cs="Times New Roman"/>
          <w:sz w:val="24"/>
          <w:szCs w:val="24"/>
        </w:rPr>
        <w:t>.</w:t>
      </w:r>
    </w:p>
    <w:p w14:paraId="527FC6B7" w14:textId="4276A4A1" w:rsidR="00CB1539" w:rsidRDefault="00CB1539" w:rsidP="00CB1539">
      <w:pPr>
        <w:spacing w:after="120" w:line="240" w:lineRule="auto"/>
        <w:jc w:val="both"/>
        <w:rPr>
          <w:rFonts w:ascii="Times New Roman" w:hAnsi="Times New Roman" w:cs="Times New Roman"/>
          <w:sz w:val="24"/>
          <w:szCs w:val="24"/>
        </w:rPr>
      </w:pPr>
      <w:r w:rsidRPr="001B0B78">
        <w:rPr>
          <w:rFonts w:ascii="Times New Roman" w:hAnsi="Times New Roman" w:cs="Times New Roman"/>
          <w:b/>
          <w:sz w:val="24"/>
          <w:szCs w:val="24"/>
        </w:rPr>
        <w:t>(iii)</w:t>
      </w:r>
      <w:r w:rsidRPr="001B0B78">
        <w:rPr>
          <w:rFonts w:ascii="Times New Roman" w:hAnsi="Times New Roman" w:cs="Times New Roman"/>
          <w:sz w:val="24"/>
          <w:szCs w:val="24"/>
        </w:rPr>
        <w:t xml:space="preserve"> </w:t>
      </w:r>
      <w:del w:id="371" w:author="Jonáš Gaigr2" w:date="2026-08-06T00:04:00Z">
        <w:r w:rsidRPr="001B0B78" w:rsidDel="001549CB">
          <w:rPr>
            <w:rFonts w:ascii="Times New Roman" w:hAnsi="Times New Roman" w:cs="Times New Roman"/>
            <w:sz w:val="24"/>
            <w:szCs w:val="24"/>
          </w:rPr>
          <w:delText xml:space="preserve">EVL </w:delText>
        </w:r>
      </w:del>
      <w:ins w:id="372" w:author="Jonáš Gaigr2" w:date="2026-08-06T00:04:00Z">
        <w:r w:rsidR="001549CB">
          <w:rPr>
            <w:rFonts w:ascii="Times New Roman" w:hAnsi="Times New Roman" w:cs="Times New Roman"/>
            <w:sz w:val="24"/>
            <w:szCs w:val="24"/>
          </w:rPr>
          <w:t>Území</w:t>
        </w:r>
        <w:r w:rsidR="001549CB" w:rsidRPr="001B0B78">
          <w:rPr>
            <w:rFonts w:ascii="Times New Roman" w:hAnsi="Times New Roman" w:cs="Times New Roman"/>
            <w:sz w:val="24"/>
            <w:szCs w:val="24"/>
          </w:rPr>
          <w:t xml:space="preserve"> </w:t>
        </w:r>
      </w:ins>
      <w:r w:rsidRPr="001B0B78">
        <w:rPr>
          <w:rFonts w:ascii="Times New Roman" w:hAnsi="Times New Roman" w:cs="Times New Roman"/>
          <w:sz w:val="24"/>
          <w:szCs w:val="24"/>
        </w:rPr>
        <w:t xml:space="preserve">o rozlohách </w:t>
      </w:r>
      <w:r w:rsidRPr="001B0B78">
        <w:rPr>
          <w:rFonts w:ascii="Times New Roman" w:hAnsi="Times New Roman" w:cs="Times New Roman"/>
          <w:sz w:val="24"/>
          <w:szCs w:val="24"/>
          <w:u w:val="single"/>
        </w:rPr>
        <w:t>stovek až tisíců ha</w:t>
      </w:r>
      <w:r w:rsidRPr="001B0B78">
        <w:rPr>
          <w:rFonts w:ascii="Times New Roman" w:hAnsi="Times New Roman" w:cs="Times New Roman"/>
          <w:sz w:val="24"/>
          <w:szCs w:val="24"/>
        </w:rPr>
        <w:t xml:space="preserve">. Typicky jde o velkoplošná ZCHÚ, kde se vyskytují řádově nejméně desítky </w:t>
      </w:r>
      <w:del w:id="373" w:author="Jonáš Gaigr2" w:date="2026-08-06T00:04:00Z">
        <w:r w:rsidRPr="001B0B78" w:rsidDel="001549CB">
          <w:rPr>
            <w:rFonts w:ascii="Times New Roman" w:hAnsi="Times New Roman" w:cs="Times New Roman"/>
            <w:sz w:val="24"/>
            <w:szCs w:val="24"/>
          </w:rPr>
          <w:delText xml:space="preserve">VP </w:delText>
        </w:r>
      </w:del>
      <w:ins w:id="374" w:author="Jonáš Gaigr2" w:date="2026-08-06T00:04:00Z">
        <w:r w:rsidR="001549CB">
          <w:rPr>
            <w:rFonts w:ascii="Times New Roman" w:hAnsi="Times New Roman" w:cs="Times New Roman"/>
            <w:sz w:val="24"/>
            <w:szCs w:val="24"/>
          </w:rPr>
          <w:t>DP</w:t>
        </w:r>
      </w:ins>
      <w:del w:id="375" w:author="Jonáš Gaigr2" w:date="2026-08-06T00:04:00Z">
        <w:r w:rsidRPr="001B0B78" w:rsidDel="001549CB">
          <w:rPr>
            <w:rFonts w:ascii="Times New Roman" w:hAnsi="Times New Roman" w:cs="Times New Roman"/>
            <w:sz w:val="24"/>
            <w:szCs w:val="24"/>
          </w:rPr>
          <w:delText>(či skupin takových VP)</w:delText>
        </w:r>
      </w:del>
      <w:r w:rsidRPr="001B0B78">
        <w:rPr>
          <w:rFonts w:ascii="Times New Roman" w:hAnsi="Times New Roman" w:cs="Times New Roman"/>
          <w:sz w:val="24"/>
          <w:szCs w:val="24"/>
        </w:rPr>
        <w:t xml:space="preserve">, často poměrně vzdálených. Vzhledem ke značné odlišnosti větších </w:t>
      </w:r>
      <w:del w:id="376" w:author="Jonáš Gaigr2" w:date="2026-08-06T00:05:00Z">
        <w:r w:rsidRPr="001B0B78" w:rsidDel="001549CB">
          <w:rPr>
            <w:rFonts w:ascii="Times New Roman" w:hAnsi="Times New Roman" w:cs="Times New Roman"/>
            <w:sz w:val="24"/>
            <w:szCs w:val="24"/>
          </w:rPr>
          <w:delText xml:space="preserve">EVL </w:delText>
        </w:r>
      </w:del>
      <w:ins w:id="377" w:author="Jonáš Gaigr2" w:date="2026-08-06T00:05:00Z">
        <w:r w:rsidR="001549CB">
          <w:rPr>
            <w:rFonts w:ascii="Times New Roman" w:hAnsi="Times New Roman" w:cs="Times New Roman"/>
            <w:sz w:val="24"/>
            <w:szCs w:val="24"/>
          </w:rPr>
          <w:t>území</w:t>
        </w:r>
        <w:r w:rsidR="001549CB" w:rsidRPr="001B0B78">
          <w:rPr>
            <w:rFonts w:ascii="Times New Roman" w:hAnsi="Times New Roman" w:cs="Times New Roman"/>
            <w:sz w:val="24"/>
            <w:szCs w:val="24"/>
          </w:rPr>
          <w:t xml:space="preserve"> </w:t>
        </w:r>
      </w:ins>
      <w:r w:rsidRPr="001B0B78">
        <w:rPr>
          <w:rFonts w:ascii="Times New Roman" w:hAnsi="Times New Roman" w:cs="Times New Roman"/>
          <w:sz w:val="24"/>
          <w:szCs w:val="24"/>
        </w:rPr>
        <w:t>je pro každou z </w:t>
      </w:r>
      <w:r>
        <w:rPr>
          <w:rFonts w:ascii="Times New Roman" w:hAnsi="Times New Roman" w:cs="Times New Roman"/>
          <w:sz w:val="24"/>
          <w:szCs w:val="24"/>
        </w:rPr>
        <w:t>nich</w:t>
      </w:r>
      <w:r w:rsidRPr="001B0B78">
        <w:rPr>
          <w:rFonts w:ascii="Times New Roman" w:hAnsi="Times New Roman" w:cs="Times New Roman"/>
          <w:sz w:val="24"/>
          <w:szCs w:val="24"/>
        </w:rPr>
        <w:t xml:space="preserve"> specifikován výběr </w:t>
      </w:r>
      <w:r w:rsidR="00904322">
        <w:rPr>
          <w:rFonts w:ascii="Times New Roman" w:hAnsi="Times New Roman" w:cs="Times New Roman"/>
          <w:sz w:val="24"/>
          <w:szCs w:val="24"/>
        </w:rPr>
        <w:t>DP</w:t>
      </w:r>
      <w:ins w:id="378" w:author="Jonáš Gaigr2" w:date="2026-08-06T00:05:00Z">
        <w:r w:rsidR="001549CB">
          <w:rPr>
            <w:rFonts w:ascii="Times New Roman" w:hAnsi="Times New Roman" w:cs="Times New Roman"/>
            <w:sz w:val="24"/>
            <w:szCs w:val="24"/>
          </w:rPr>
          <w:t xml:space="preserve"> pro sledování</w:t>
        </w:r>
      </w:ins>
      <w:r w:rsidRPr="001B0B78">
        <w:rPr>
          <w:rFonts w:ascii="Times New Roman" w:hAnsi="Times New Roman" w:cs="Times New Roman"/>
          <w:sz w:val="24"/>
          <w:szCs w:val="24"/>
        </w:rPr>
        <w:t xml:space="preserve">, </w:t>
      </w:r>
      <w:del w:id="379" w:author="Jonáš Gaigr2" w:date="2026-08-06T00:05:00Z">
        <w:r w:rsidRPr="001B0B78" w:rsidDel="001549CB">
          <w:rPr>
            <w:rFonts w:ascii="Times New Roman" w:hAnsi="Times New Roman" w:cs="Times New Roman"/>
            <w:sz w:val="24"/>
            <w:szCs w:val="24"/>
          </w:rPr>
          <w:delText xml:space="preserve">na kterých budou sledovány </w:delText>
        </w:r>
        <w:r w:rsidR="00043E10" w:rsidDel="001549CB">
          <w:rPr>
            <w:rFonts w:ascii="Times New Roman" w:hAnsi="Times New Roman" w:cs="Times New Roman"/>
            <w:sz w:val="24"/>
            <w:szCs w:val="24"/>
          </w:rPr>
          <w:delText>indikátor</w:delText>
        </w:r>
        <w:r w:rsidRPr="001B0B78" w:rsidDel="001549CB">
          <w:rPr>
            <w:rFonts w:ascii="Times New Roman" w:hAnsi="Times New Roman" w:cs="Times New Roman"/>
            <w:sz w:val="24"/>
            <w:szCs w:val="24"/>
          </w:rPr>
          <w:delText xml:space="preserve">y </w:delText>
        </w:r>
      </w:del>
      <w:del w:id="380" w:author="Jonáš Gaigr2" w:date="2026-02-17T06:36:00Z">
        <w:r w:rsidR="00FC6208" w:rsidRPr="001B0B78" w:rsidDel="000C5DE0">
          <w:rPr>
            <w:rFonts w:ascii="Times New Roman" w:hAnsi="Times New Roman" w:cs="Times New Roman"/>
            <w:sz w:val="24"/>
            <w:szCs w:val="24"/>
          </w:rPr>
          <w:delText>P</w:delText>
        </w:r>
        <w:r w:rsidR="00FC6208" w:rsidDel="000C5DE0">
          <w:rPr>
            <w:rFonts w:ascii="Times New Roman" w:hAnsi="Times New Roman" w:cs="Times New Roman"/>
            <w:sz w:val="24"/>
            <w:szCs w:val="24"/>
          </w:rPr>
          <w:delText>1</w:delText>
        </w:r>
      </w:del>
      <w:del w:id="381" w:author="Jonáš Gaigr2" w:date="2026-08-06T00:05:00Z">
        <w:r w:rsidR="00FC6208" w:rsidDel="001549CB">
          <w:rPr>
            <w:rFonts w:ascii="Times New Roman" w:hAnsi="Times New Roman" w:cs="Times New Roman"/>
            <w:sz w:val="24"/>
            <w:szCs w:val="24"/>
          </w:rPr>
          <w:delText xml:space="preserve">, 2 a </w:delText>
        </w:r>
      </w:del>
      <w:del w:id="382" w:author="Jonáš Gaigr2" w:date="2026-02-17T06:36:00Z">
        <w:r w:rsidR="00FC6208" w:rsidDel="000C5DE0">
          <w:rPr>
            <w:rFonts w:ascii="Times New Roman" w:hAnsi="Times New Roman" w:cs="Times New Roman"/>
            <w:sz w:val="24"/>
            <w:szCs w:val="24"/>
          </w:rPr>
          <w:delText>P</w:delText>
        </w:r>
        <w:r w:rsidR="00FC6208" w:rsidDel="000C5DE0">
          <w:rPr>
            <w:rFonts w:ascii="Times New Roman" w:hAnsi="Times New Roman"/>
            <w:sz w:val="24"/>
            <w:szCs w:val="24"/>
          </w:rPr>
          <w:delText>3</w:delText>
        </w:r>
      </w:del>
      <w:del w:id="383" w:author="Jonáš Gaigr2" w:date="2026-08-06T00:05:00Z">
        <w:r w:rsidR="00FC6208" w:rsidDel="001549CB">
          <w:rPr>
            <w:rFonts w:ascii="Times New Roman" w:hAnsi="Times New Roman"/>
            <w:sz w:val="24"/>
            <w:szCs w:val="24"/>
          </w:rPr>
          <w:delText>, 4, 5, 6, 7, 8, 10</w:delText>
        </w:r>
        <w:r w:rsidRPr="001B0B78" w:rsidDel="001549CB">
          <w:rPr>
            <w:rFonts w:ascii="Times New Roman" w:hAnsi="Times New Roman" w:cs="Times New Roman"/>
            <w:sz w:val="24"/>
            <w:szCs w:val="24"/>
          </w:rPr>
          <w:delText>,</w:delText>
        </w:r>
      </w:del>
      <w:r>
        <w:rPr>
          <w:rFonts w:ascii="Times New Roman" w:hAnsi="Times New Roman" w:cs="Times New Roman"/>
          <w:sz w:val="24"/>
          <w:szCs w:val="24"/>
        </w:rPr>
        <w:t xml:space="preserve"> který je uveden </w:t>
      </w:r>
      <w:r w:rsidRPr="001B0B78">
        <w:rPr>
          <w:rFonts w:ascii="Times New Roman" w:hAnsi="Times New Roman" w:cs="Times New Roman"/>
          <w:sz w:val="24"/>
          <w:szCs w:val="24"/>
        </w:rPr>
        <w:t>v</w:t>
      </w:r>
      <w:r>
        <w:rPr>
          <w:rFonts w:ascii="Times New Roman" w:hAnsi="Times New Roman" w:cs="Times New Roman"/>
          <w:sz w:val="24"/>
          <w:szCs w:val="24"/>
        </w:rPr>
        <w:t> tabulce v příloze této metodiky</w:t>
      </w:r>
      <w:r w:rsidRPr="001B0B78">
        <w:rPr>
          <w:rFonts w:ascii="Times New Roman" w:hAnsi="Times New Roman" w:cs="Times New Roman"/>
          <w:sz w:val="24"/>
          <w:szCs w:val="24"/>
        </w:rPr>
        <w:t>. Nejprve by měly být v dané</w:t>
      </w:r>
      <w:ins w:id="384" w:author="Jonáš Gaigr2" w:date="2026-08-06T00:06:00Z">
        <w:r w:rsidR="001549CB">
          <w:rPr>
            <w:rFonts w:ascii="Times New Roman" w:hAnsi="Times New Roman" w:cs="Times New Roman"/>
            <w:sz w:val="24"/>
            <w:szCs w:val="24"/>
          </w:rPr>
          <w:t>m</w:t>
        </w:r>
      </w:ins>
      <w:r w:rsidRPr="001B0B78">
        <w:rPr>
          <w:rFonts w:ascii="Times New Roman" w:hAnsi="Times New Roman" w:cs="Times New Roman"/>
          <w:sz w:val="24"/>
          <w:szCs w:val="24"/>
        </w:rPr>
        <w:t xml:space="preserve"> </w:t>
      </w:r>
      <w:del w:id="385" w:author="Jonáš Gaigr2" w:date="2026-08-06T00:06:00Z">
        <w:r w:rsidRPr="001B0B78" w:rsidDel="001549CB">
          <w:rPr>
            <w:rFonts w:ascii="Times New Roman" w:hAnsi="Times New Roman" w:cs="Times New Roman"/>
            <w:sz w:val="24"/>
            <w:szCs w:val="24"/>
          </w:rPr>
          <w:delText xml:space="preserve">EVL </w:delText>
        </w:r>
      </w:del>
      <w:ins w:id="386" w:author="Jonáš Gaigr2" w:date="2026-08-06T00:06:00Z">
        <w:r w:rsidR="001549CB">
          <w:rPr>
            <w:rFonts w:ascii="Times New Roman" w:hAnsi="Times New Roman" w:cs="Times New Roman"/>
            <w:sz w:val="24"/>
            <w:szCs w:val="24"/>
          </w:rPr>
          <w:t>území</w:t>
        </w:r>
        <w:r w:rsidR="001549CB" w:rsidRPr="001B0B78">
          <w:rPr>
            <w:rFonts w:ascii="Times New Roman" w:hAnsi="Times New Roman" w:cs="Times New Roman"/>
            <w:sz w:val="24"/>
            <w:szCs w:val="24"/>
          </w:rPr>
          <w:t xml:space="preserve"> </w:t>
        </w:r>
      </w:ins>
      <w:r w:rsidRPr="001B0B78">
        <w:rPr>
          <w:rFonts w:ascii="Times New Roman" w:hAnsi="Times New Roman" w:cs="Times New Roman"/>
          <w:sz w:val="24"/>
          <w:szCs w:val="24"/>
        </w:rPr>
        <w:t xml:space="preserve">vymapovány a lokalizovány pokud možno všechny </w:t>
      </w:r>
      <w:r w:rsidRPr="001B0B78">
        <w:rPr>
          <w:rFonts w:ascii="Times New Roman" w:hAnsi="Times New Roman" w:cs="Times New Roman"/>
          <w:sz w:val="24"/>
          <w:szCs w:val="20"/>
        </w:rPr>
        <w:t xml:space="preserve">trvalejší </w:t>
      </w:r>
      <w:del w:id="387" w:author="Jonáš Gaigr2" w:date="2026-08-06T00:06:00Z">
        <w:r w:rsidRPr="001B0B78" w:rsidDel="001549CB">
          <w:rPr>
            <w:rFonts w:ascii="Times New Roman" w:hAnsi="Times New Roman" w:cs="Times New Roman"/>
            <w:sz w:val="24"/>
            <w:szCs w:val="20"/>
          </w:rPr>
          <w:delText xml:space="preserve">VP </w:delText>
        </w:r>
      </w:del>
      <w:ins w:id="388" w:author="Jonáš Gaigr2" w:date="2026-08-06T00:06:00Z">
        <w:r w:rsidR="001549CB">
          <w:rPr>
            <w:rFonts w:ascii="Times New Roman" w:hAnsi="Times New Roman" w:cs="Times New Roman"/>
            <w:sz w:val="24"/>
            <w:szCs w:val="20"/>
          </w:rPr>
          <w:t>DP</w:t>
        </w:r>
        <w:r w:rsidR="001549CB" w:rsidRPr="001B0B78">
          <w:rPr>
            <w:rFonts w:ascii="Times New Roman" w:hAnsi="Times New Roman" w:cs="Times New Roman"/>
            <w:sz w:val="24"/>
            <w:szCs w:val="20"/>
          </w:rPr>
          <w:t xml:space="preserve"> </w:t>
        </w:r>
      </w:ins>
      <w:r w:rsidRPr="001B0B78">
        <w:rPr>
          <w:rFonts w:ascii="Times New Roman" w:hAnsi="Times New Roman" w:cs="Times New Roman"/>
          <w:sz w:val="24"/>
          <w:szCs w:val="20"/>
        </w:rPr>
        <w:t>s perspektivním výskytem druhu.</w:t>
      </w:r>
      <w:r>
        <w:rPr>
          <w:rFonts w:ascii="Times New Roman" w:hAnsi="Times New Roman" w:cs="Times New Roman"/>
          <w:sz w:val="24"/>
          <w:szCs w:val="20"/>
        </w:rPr>
        <w:t xml:space="preserve"> </w:t>
      </w:r>
      <w:r w:rsidRPr="001B0B78">
        <w:rPr>
          <w:rFonts w:ascii="Times New Roman" w:hAnsi="Times New Roman" w:cs="Times New Roman"/>
          <w:sz w:val="24"/>
          <w:szCs w:val="24"/>
        </w:rPr>
        <w:t xml:space="preserve">Během této první kontroly bude současně proveden výběr dále sledovaných </w:t>
      </w:r>
      <w:r w:rsidR="00904322">
        <w:rPr>
          <w:rFonts w:ascii="Times New Roman" w:hAnsi="Times New Roman" w:cs="Times New Roman"/>
          <w:sz w:val="24"/>
          <w:szCs w:val="24"/>
        </w:rPr>
        <w:t>DP</w:t>
      </w:r>
      <w:del w:id="389" w:author="Jonáš Gaigr2" w:date="2026-08-06T00:06:00Z">
        <w:r w:rsidRPr="001B0B78" w:rsidDel="001549CB">
          <w:rPr>
            <w:rFonts w:ascii="Times New Roman" w:hAnsi="Times New Roman" w:cs="Times New Roman"/>
            <w:sz w:val="24"/>
            <w:szCs w:val="24"/>
          </w:rPr>
          <w:delText>, u kterých budou kromě přítomnosti</w:delText>
        </w:r>
        <w:r w:rsidDel="001549CB">
          <w:rPr>
            <w:rFonts w:ascii="Times New Roman" w:hAnsi="Times New Roman" w:cs="Times New Roman"/>
            <w:sz w:val="24"/>
            <w:szCs w:val="24"/>
          </w:rPr>
          <w:delText>,</w:delText>
        </w:r>
        <w:r w:rsidRPr="001B0B78" w:rsidDel="001549CB">
          <w:rPr>
            <w:rFonts w:ascii="Times New Roman" w:hAnsi="Times New Roman" w:cs="Times New Roman"/>
            <w:sz w:val="24"/>
            <w:szCs w:val="24"/>
          </w:rPr>
          <w:delText xml:space="preserve"> početnosti</w:delText>
        </w:r>
        <w:r w:rsidDel="001549CB">
          <w:rPr>
            <w:rFonts w:ascii="Times New Roman" w:hAnsi="Times New Roman" w:cs="Times New Roman"/>
            <w:sz w:val="24"/>
            <w:szCs w:val="24"/>
          </w:rPr>
          <w:delText xml:space="preserve"> a rozmnožování </w:delText>
        </w:r>
        <w:r w:rsidRPr="001B0B78" w:rsidDel="001549CB">
          <w:rPr>
            <w:rFonts w:ascii="Times New Roman" w:hAnsi="Times New Roman" w:cs="Times New Roman"/>
            <w:sz w:val="24"/>
            <w:szCs w:val="24"/>
          </w:rPr>
          <w:delText xml:space="preserve">druhu </w:delText>
        </w:r>
        <w:r w:rsidDel="001549CB">
          <w:rPr>
            <w:rFonts w:ascii="Times New Roman" w:hAnsi="Times New Roman" w:cs="Times New Roman"/>
            <w:sz w:val="24"/>
            <w:szCs w:val="24"/>
          </w:rPr>
          <w:delText xml:space="preserve">dále </w:delText>
        </w:r>
        <w:r w:rsidRPr="001B0B78" w:rsidDel="001549CB">
          <w:rPr>
            <w:rFonts w:ascii="Times New Roman" w:hAnsi="Times New Roman" w:cs="Times New Roman"/>
            <w:sz w:val="24"/>
            <w:szCs w:val="24"/>
          </w:rPr>
          <w:delText>popsány i ohrožující faktory (</w:delText>
        </w:r>
      </w:del>
      <w:del w:id="390" w:author="Jonáš Gaigr2" w:date="2026-02-17T06:36:00Z">
        <w:r w:rsidRPr="001B0B78" w:rsidDel="000C5DE0">
          <w:rPr>
            <w:rFonts w:ascii="Times New Roman" w:hAnsi="Times New Roman" w:cs="Times New Roman"/>
            <w:sz w:val="24"/>
            <w:szCs w:val="24"/>
          </w:rPr>
          <w:delText>P</w:delText>
        </w:r>
        <w:r w:rsidR="00270B06" w:rsidDel="000C5DE0">
          <w:rPr>
            <w:rFonts w:ascii="Times New Roman" w:hAnsi="Times New Roman"/>
            <w:sz w:val="24"/>
            <w:szCs w:val="24"/>
          </w:rPr>
          <w:delText>3</w:delText>
        </w:r>
      </w:del>
      <w:del w:id="391" w:author="Jonáš Gaigr2" w:date="2026-08-06T00:06:00Z">
        <w:r w:rsidR="00270B06" w:rsidDel="001549CB">
          <w:rPr>
            <w:rFonts w:ascii="Times New Roman" w:hAnsi="Times New Roman"/>
            <w:sz w:val="24"/>
            <w:szCs w:val="24"/>
          </w:rPr>
          <w:delText>, 4, 5, 6, 7, 8, 10</w:delText>
        </w:r>
        <w:r w:rsidRPr="001B0B78" w:rsidDel="001549CB">
          <w:rPr>
            <w:rFonts w:ascii="Times New Roman" w:hAnsi="Times New Roman" w:cs="Times New Roman"/>
            <w:sz w:val="24"/>
            <w:szCs w:val="24"/>
          </w:rPr>
          <w:delText>)</w:delText>
        </w:r>
      </w:del>
      <w:r>
        <w:rPr>
          <w:rFonts w:ascii="Times New Roman" w:hAnsi="Times New Roman" w:cs="Times New Roman"/>
          <w:sz w:val="24"/>
          <w:szCs w:val="24"/>
        </w:rPr>
        <w:t>.</w:t>
      </w:r>
    </w:p>
    <w:p w14:paraId="5B12720B" w14:textId="77777777" w:rsidR="00CB1539" w:rsidRPr="007D2D2B" w:rsidRDefault="00CB1539" w:rsidP="00CB1539">
      <w:pPr>
        <w:spacing w:after="120" w:line="240" w:lineRule="auto"/>
        <w:jc w:val="both"/>
        <w:rPr>
          <w:rStyle w:val="FontStyle98"/>
          <w:b/>
          <w:bCs/>
          <w:sz w:val="24"/>
          <w:szCs w:val="24"/>
        </w:rPr>
      </w:pPr>
      <w:r w:rsidRPr="007D2D2B">
        <w:rPr>
          <w:rStyle w:val="FontStyle98"/>
          <w:b/>
          <w:bCs/>
          <w:sz w:val="24"/>
          <w:szCs w:val="24"/>
        </w:rPr>
        <w:t>Čolek dunajský</w:t>
      </w:r>
    </w:p>
    <w:p w14:paraId="6DADF73F" w14:textId="77777777" w:rsidR="00CB1539" w:rsidRDefault="00CB1539" w:rsidP="00CB1539">
      <w:pPr>
        <w:spacing w:after="120" w:line="240" w:lineRule="auto"/>
        <w:jc w:val="both"/>
        <w:rPr>
          <w:rFonts w:ascii="Times New Roman" w:hAnsi="Times New Roman" w:cs="Times New Roman"/>
          <w:sz w:val="24"/>
          <w:szCs w:val="24"/>
        </w:rPr>
      </w:pPr>
      <w:r w:rsidRPr="001B0B78">
        <w:rPr>
          <w:rFonts w:ascii="Times New Roman" w:hAnsi="Times New Roman" w:cs="Times New Roman"/>
          <w:sz w:val="24"/>
          <w:szCs w:val="24"/>
        </w:rPr>
        <w:t xml:space="preserve">Pro tento druh jsou vymezené pouze dvě EVL: CZ0623031 – Vypálenky a CZ0624119 – Soutok – Podluží. </w:t>
      </w:r>
    </w:p>
    <w:p w14:paraId="45F31144" w14:textId="5FD2025D" w:rsidR="00CB1539" w:rsidRPr="00481039" w:rsidRDefault="00CB1539" w:rsidP="00CB1539">
      <w:pPr>
        <w:spacing w:after="120" w:line="240" w:lineRule="auto"/>
        <w:jc w:val="both"/>
        <w:rPr>
          <w:rFonts w:ascii="Times New Roman" w:hAnsi="Times New Roman" w:cs="Times New Roman"/>
          <w:sz w:val="24"/>
          <w:szCs w:val="24"/>
        </w:rPr>
      </w:pPr>
      <w:r w:rsidRPr="00481039">
        <w:rPr>
          <w:rFonts w:ascii="Times New Roman" w:hAnsi="Times New Roman" w:cs="Times New Roman"/>
          <w:sz w:val="24"/>
          <w:szCs w:val="24"/>
        </w:rPr>
        <w:t xml:space="preserve">Specifikace výběru reprezentativních ploch pro sledování stavu čolka </w:t>
      </w:r>
      <w:r>
        <w:rPr>
          <w:rFonts w:ascii="Times New Roman" w:hAnsi="Times New Roman" w:cs="Times New Roman"/>
          <w:sz w:val="24"/>
          <w:szCs w:val="24"/>
        </w:rPr>
        <w:t>dunajského</w:t>
      </w:r>
      <w:r w:rsidRPr="00481039">
        <w:rPr>
          <w:rFonts w:ascii="Times New Roman" w:hAnsi="Times New Roman" w:cs="Times New Roman"/>
          <w:sz w:val="24"/>
          <w:szCs w:val="24"/>
        </w:rPr>
        <w:t xml:space="preserve"> je uvedeno v příloze </w:t>
      </w:r>
      <w:del w:id="392" w:author="Jonáš Gaigr2" w:date="2026-08-06T09:40:00Z">
        <w:r w:rsidRPr="00481039" w:rsidDel="005164DF">
          <w:rPr>
            <w:rFonts w:ascii="Times New Roman" w:hAnsi="Times New Roman" w:cs="Times New Roman"/>
            <w:sz w:val="24"/>
            <w:szCs w:val="24"/>
          </w:rPr>
          <w:delText xml:space="preserve">1 </w:delText>
        </w:r>
      </w:del>
      <w:ins w:id="393" w:author="Jonáš Gaigr2" w:date="2026-08-06T09:40:00Z">
        <w:r w:rsidR="005164DF">
          <w:rPr>
            <w:rFonts w:ascii="Times New Roman" w:hAnsi="Times New Roman" w:cs="Times New Roman"/>
            <w:sz w:val="24"/>
            <w:szCs w:val="24"/>
          </w:rPr>
          <w:t>2</w:t>
        </w:r>
        <w:r w:rsidR="005164DF" w:rsidRPr="00481039">
          <w:rPr>
            <w:rFonts w:ascii="Times New Roman" w:hAnsi="Times New Roman" w:cs="Times New Roman"/>
            <w:sz w:val="24"/>
            <w:szCs w:val="24"/>
          </w:rPr>
          <w:t xml:space="preserve"> </w:t>
        </w:r>
      </w:ins>
      <w:r w:rsidRPr="00481039">
        <w:rPr>
          <w:rFonts w:ascii="Times New Roman" w:hAnsi="Times New Roman" w:cs="Times New Roman"/>
          <w:sz w:val="24"/>
          <w:szCs w:val="24"/>
        </w:rPr>
        <w:t>této metodiky</w:t>
      </w:r>
      <w:r>
        <w:rPr>
          <w:rFonts w:ascii="Times New Roman" w:hAnsi="Times New Roman" w:cs="Times New Roman"/>
          <w:sz w:val="24"/>
          <w:szCs w:val="24"/>
        </w:rPr>
        <w:t>.</w:t>
      </w:r>
      <w:r w:rsidRPr="00481039">
        <w:rPr>
          <w:rFonts w:ascii="Times New Roman" w:hAnsi="Times New Roman" w:cs="Times New Roman"/>
          <w:sz w:val="24"/>
          <w:szCs w:val="24"/>
        </w:rPr>
        <w:t xml:space="preserve"> </w:t>
      </w:r>
    </w:p>
    <w:p w14:paraId="6B02F0F2" w14:textId="77777777" w:rsidR="00CB1539" w:rsidRPr="00F51714" w:rsidRDefault="00CB1539" w:rsidP="00CB1539">
      <w:pPr>
        <w:spacing w:after="120" w:line="240" w:lineRule="auto"/>
        <w:jc w:val="both"/>
        <w:rPr>
          <w:rStyle w:val="FontStyle98"/>
          <w:b/>
          <w:bCs/>
          <w:sz w:val="24"/>
          <w:szCs w:val="24"/>
        </w:rPr>
      </w:pPr>
      <w:r w:rsidRPr="00F51714">
        <w:rPr>
          <w:rStyle w:val="FontStyle98"/>
          <w:b/>
          <w:bCs/>
          <w:sz w:val="24"/>
          <w:szCs w:val="24"/>
        </w:rPr>
        <w:t>Čolek dravý</w:t>
      </w:r>
    </w:p>
    <w:p w14:paraId="6AE25159" w14:textId="364213B5" w:rsidR="00CB1539" w:rsidRDefault="00CB1539" w:rsidP="00CB1539">
      <w:pPr>
        <w:spacing w:after="120" w:line="240" w:lineRule="auto"/>
        <w:jc w:val="both"/>
        <w:rPr>
          <w:rFonts w:ascii="Times New Roman" w:hAnsi="Times New Roman" w:cs="Times New Roman"/>
          <w:sz w:val="24"/>
          <w:szCs w:val="24"/>
        </w:rPr>
      </w:pPr>
      <w:r w:rsidRPr="001B0B78">
        <w:rPr>
          <w:rFonts w:ascii="Times New Roman" w:hAnsi="Times New Roman" w:cs="Times New Roman"/>
          <w:sz w:val="24"/>
          <w:szCs w:val="24"/>
        </w:rPr>
        <w:t xml:space="preserve">Pro tento druh je vymezeno </w:t>
      </w:r>
      <w:del w:id="394" w:author="Jonáš Gaigr2" w:date="2026-08-06T00:06:00Z">
        <w:r w:rsidRPr="001B0B78" w:rsidDel="001549CB">
          <w:rPr>
            <w:rFonts w:ascii="Times New Roman" w:hAnsi="Times New Roman" w:cs="Times New Roman"/>
            <w:sz w:val="24"/>
            <w:szCs w:val="24"/>
          </w:rPr>
          <w:delText>celkem šest EVL</w:delText>
        </w:r>
      </w:del>
      <w:ins w:id="395" w:author="Jonáš Gaigr2" w:date="2026-08-06T00:06:00Z">
        <w:r w:rsidR="001549CB">
          <w:rPr>
            <w:rFonts w:ascii="Times New Roman" w:hAnsi="Times New Roman" w:cs="Times New Roman"/>
            <w:sz w:val="24"/>
            <w:szCs w:val="24"/>
          </w:rPr>
          <w:t>několik území</w:t>
        </w:r>
      </w:ins>
      <w:r w:rsidRPr="001B0B78">
        <w:rPr>
          <w:rFonts w:ascii="Times New Roman" w:hAnsi="Times New Roman" w:cs="Times New Roman"/>
          <w:sz w:val="24"/>
          <w:szCs w:val="24"/>
        </w:rPr>
        <w:t xml:space="preserve"> velmi podobných svou rozlohou (2–10 ha) i počtem </w:t>
      </w:r>
      <w:del w:id="396" w:author="Jonáš Gaigr2" w:date="2026-08-06T00:07:00Z">
        <w:r w:rsidRPr="001B0B78" w:rsidDel="001549CB">
          <w:rPr>
            <w:rFonts w:ascii="Times New Roman" w:hAnsi="Times New Roman" w:cs="Times New Roman"/>
            <w:sz w:val="24"/>
            <w:szCs w:val="24"/>
          </w:rPr>
          <w:delText>VP</w:delText>
        </w:r>
      </w:del>
      <w:ins w:id="397" w:author="Jonáš Gaigr2" w:date="2026-08-06T00:07:00Z">
        <w:r w:rsidR="001549CB">
          <w:rPr>
            <w:rFonts w:ascii="Times New Roman" w:hAnsi="Times New Roman" w:cs="Times New Roman"/>
            <w:sz w:val="24"/>
            <w:szCs w:val="24"/>
          </w:rPr>
          <w:t>DP</w:t>
        </w:r>
      </w:ins>
      <w:r w:rsidRPr="001B0B78">
        <w:rPr>
          <w:rFonts w:ascii="Times New Roman" w:hAnsi="Times New Roman" w:cs="Times New Roman"/>
          <w:sz w:val="24"/>
          <w:szCs w:val="24"/>
        </w:rPr>
        <w:t>. Vesměs se jedná o jednotlivé tůně či zatopené prostory v</w:t>
      </w:r>
      <w:r>
        <w:rPr>
          <w:rFonts w:ascii="Times New Roman" w:hAnsi="Times New Roman" w:cs="Times New Roman"/>
          <w:sz w:val="24"/>
          <w:szCs w:val="24"/>
        </w:rPr>
        <w:t> </w:t>
      </w:r>
      <w:r w:rsidRPr="001B0B78">
        <w:rPr>
          <w:rFonts w:ascii="Times New Roman" w:hAnsi="Times New Roman" w:cs="Times New Roman"/>
          <w:sz w:val="24"/>
          <w:szCs w:val="24"/>
        </w:rPr>
        <w:t>lomech</w:t>
      </w:r>
      <w:r>
        <w:rPr>
          <w:rFonts w:ascii="Times New Roman" w:hAnsi="Times New Roman" w:cs="Times New Roman"/>
          <w:sz w:val="24"/>
          <w:szCs w:val="24"/>
        </w:rPr>
        <w:t>.</w:t>
      </w:r>
      <w:r w:rsidRPr="001B0B78">
        <w:rPr>
          <w:rFonts w:ascii="Times New Roman" w:hAnsi="Times New Roman" w:cs="Times New Roman"/>
          <w:sz w:val="24"/>
          <w:szCs w:val="24"/>
        </w:rPr>
        <w:t xml:space="preserve"> S ohledem na velikost </w:t>
      </w:r>
      <w:del w:id="398" w:author="Jonáš Gaigr2" w:date="2026-08-06T00:07:00Z">
        <w:r w:rsidRPr="001B0B78" w:rsidDel="001549CB">
          <w:rPr>
            <w:rFonts w:ascii="Times New Roman" w:hAnsi="Times New Roman" w:cs="Times New Roman"/>
            <w:sz w:val="24"/>
            <w:szCs w:val="24"/>
          </w:rPr>
          <w:delText>EVL</w:delText>
        </w:r>
      </w:del>
      <w:ins w:id="399" w:author="Jonáš Gaigr2" w:date="2026-08-06T00:07:00Z">
        <w:r w:rsidR="001549CB">
          <w:rPr>
            <w:rFonts w:ascii="Times New Roman" w:hAnsi="Times New Roman" w:cs="Times New Roman"/>
            <w:sz w:val="24"/>
            <w:szCs w:val="24"/>
          </w:rPr>
          <w:t>území</w:t>
        </w:r>
      </w:ins>
      <w:r w:rsidRPr="001B0B78">
        <w:rPr>
          <w:rFonts w:ascii="Times New Roman" w:hAnsi="Times New Roman" w:cs="Times New Roman"/>
          <w:sz w:val="24"/>
          <w:szCs w:val="24"/>
        </w:rPr>
        <w:t xml:space="preserve">, počet </w:t>
      </w:r>
      <w:ins w:id="400" w:author="Jonáš Gaigr2" w:date="2026-08-06T00:07:00Z">
        <w:r w:rsidR="001549CB">
          <w:rPr>
            <w:rFonts w:ascii="Times New Roman" w:hAnsi="Times New Roman" w:cs="Times New Roman"/>
            <w:sz w:val="24"/>
            <w:szCs w:val="24"/>
          </w:rPr>
          <w:t>DP</w:t>
        </w:r>
      </w:ins>
      <w:del w:id="401" w:author="Jonáš Gaigr2" w:date="2026-08-06T00:07:00Z">
        <w:r w:rsidRPr="001B0B78" w:rsidDel="001549CB">
          <w:rPr>
            <w:rFonts w:ascii="Times New Roman" w:hAnsi="Times New Roman" w:cs="Times New Roman"/>
            <w:sz w:val="24"/>
            <w:szCs w:val="24"/>
          </w:rPr>
          <w:delText>VP</w:delText>
        </w:r>
      </w:del>
      <w:r w:rsidRPr="001B0B78">
        <w:rPr>
          <w:rFonts w:ascii="Times New Roman" w:hAnsi="Times New Roman" w:cs="Times New Roman"/>
          <w:sz w:val="24"/>
          <w:szCs w:val="24"/>
        </w:rPr>
        <w:t xml:space="preserve"> i </w:t>
      </w:r>
      <w:ins w:id="402" w:author="Jonáš Gaigr2" w:date="2026-08-06T00:07:00Z">
        <w:r w:rsidR="001549CB">
          <w:rPr>
            <w:rFonts w:ascii="Times New Roman" w:hAnsi="Times New Roman" w:cs="Times New Roman"/>
            <w:sz w:val="24"/>
            <w:szCs w:val="24"/>
          </w:rPr>
          <w:t xml:space="preserve">jejich </w:t>
        </w:r>
      </w:ins>
      <w:r w:rsidRPr="001B0B78">
        <w:rPr>
          <w:rFonts w:ascii="Times New Roman" w:hAnsi="Times New Roman" w:cs="Times New Roman"/>
          <w:sz w:val="24"/>
          <w:szCs w:val="24"/>
        </w:rPr>
        <w:t xml:space="preserve">výjimečnost </w:t>
      </w:r>
      <w:del w:id="403" w:author="Jonáš Gaigr2" w:date="2026-08-06T00:07:00Z">
        <w:r w:rsidRPr="001B0B78" w:rsidDel="001549CB">
          <w:rPr>
            <w:rFonts w:ascii="Times New Roman" w:hAnsi="Times New Roman" w:cs="Times New Roman"/>
            <w:sz w:val="24"/>
            <w:szCs w:val="24"/>
          </w:rPr>
          <w:delText>těchto EVL,</w:delText>
        </w:r>
      </w:del>
      <w:r w:rsidRPr="001B0B78">
        <w:rPr>
          <w:rFonts w:ascii="Times New Roman" w:hAnsi="Times New Roman" w:cs="Times New Roman"/>
          <w:sz w:val="24"/>
          <w:szCs w:val="24"/>
        </w:rPr>
        <w:t xml:space="preserve"> budou </w:t>
      </w:r>
      <w:del w:id="404" w:author="Jonáš Gaigr2" w:date="2026-08-06T00:07:00Z">
        <w:r w:rsidRPr="001B0B78" w:rsidDel="001549CB">
          <w:rPr>
            <w:rFonts w:ascii="Times New Roman" w:hAnsi="Times New Roman" w:cs="Times New Roman"/>
            <w:sz w:val="24"/>
            <w:szCs w:val="24"/>
          </w:rPr>
          <w:delText xml:space="preserve">zde </w:delText>
        </w:r>
      </w:del>
      <w:r w:rsidRPr="001B0B78">
        <w:rPr>
          <w:rFonts w:ascii="Times New Roman" w:hAnsi="Times New Roman" w:cs="Times New Roman"/>
          <w:sz w:val="24"/>
          <w:szCs w:val="24"/>
        </w:rPr>
        <w:t xml:space="preserve">sledovány </w:t>
      </w:r>
      <w:del w:id="405" w:author="Jonáš Gaigr2" w:date="2026-08-06T00:07:00Z">
        <w:r w:rsidRPr="001B0B78" w:rsidDel="001549CB">
          <w:rPr>
            <w:rFonts w:ascii="Times New Roman" w:hAnsi="Times New Roman" w:cs="Times New Roman"/>
            <w:sz w:val="24"/>
            <w:szCs w:val="24"/>
          </w:rPr>
          <w:delText xml:space="preserve">všechny </w:delText>
        </w:r>
        <w:r w:rsidR="00043E10" w:rsidDel="001549CB">
          <w:rPr>
            <w:rFonts w:ascii="Times New Roman" w:hAnsi="Times New Roman" w:cs="Times New Roman"/>
            <w:sz w:val="24"/>
            <w:szCs w:val="24"/>
          </w:rPr>
          <w:delText>indikátor</w:delText>
        </w:r>
        <w:r w:rsidRPr="001B0B78" w:rsidDel="001549CB">
          <w:rPr>
            <w:rFonts w:ascii="Times New Roman" w:hAnsi="Times New Roman" w:cs="Times New Roman"/>
            <w:sz w:val="24"/>
            <w:szCs w:val="24"/>
          </w:rPr>
          <w:delText xml:space="preserve">y na </w:delText>
        </w:r>
      </w:del>
      <w:r w:rsidRPr="001B0B78">
        <w:rPr>
          <w:rFonts w:ascii="Times New Roman" w:hAnsi="Times New Roman" w:cs="Times New Roman"/>
          <w:sz w:val="24"/>
          <w:szCs w:val="24"/>
        </w:rPr>
        <w:t>všech</w:t>
      </w:r>
      <w:ins w:id="406" w:author="Jonáš Gaigr2" w:date="2026-08-06T00:07:00Z">
        <w:r w:rsidR="001549CB">
          <w:rPr>
            <w:rFonts w:ascii="Times New Roman" w:hAnsi="Times New Roman" w:cs="Times New Roman"/>
            <w:sz w:val="24"/>
            <w:szCs w:val="24"/>
          </w:rPr>
          <w:t>ny</w:t>
        </w:r>
      </w:ins>
      <w:r w:rsidRPr="001B0B78">
        <w:rPr>
          <w:rFonts w:ascii="Times New Roman" w:hAnsi="Times New Roman" w:cs="Times New Roman"/>
          <w:sz w:val="24"/>
          <w:szCs w:val="24"/>
        </w:rPr>
        <w:t xml:space="preserve"> </w:t>
      </w:r>
      <w:r w:rsidR="00904322">
        <w:rPr>
          <w:rFonts w:ascii="Times New Roman" w:hAnsi="Times New Roman" w:cs="Times New Roman"/>
          <w:sz w:val="24"/>
          <w:szCs w:val="24"/>
        </w:rPr>
        <w:t>DP</w:t>
      </w:r>
      <w:r>
        <w:rPr>
          <w:rFonts w:ascii="Times New Roman" w:hAnsi="Times New Roman" w:cs="Times New Roman"/>
          <w:sz w:val="24"/>
          <w:szCs w:val="24"/>
        </w:rPr>
        <w:t>.</w:t>
      </w:r>
    </w:p>
    <w:p w14:paraId="42B9EFCE" w14:textId="05A53AD9" w:rsidR="008F6CDD" w:rsidRPr="00FB17BC" w:rsidRDefault="008F6CDD" w:rsidP="00FB17BC">
      <w:pPr>
        <w:spacing w:after="120" w:line="240" w:lineRule="auto"/>
        <w:jc w:val="both"/>
        <w:rPr>
          <w:rFonts w:ascii="Times New Roman" w:hAnsi="Times New Roman"/>
          <w:sz w:val="24"/>
          <w:szCs w:val="24"/>
        </w:rPr>
      </w:pPr>
    </w:p>
    <w:p w14:paraId="305DF825" w14:textId="48E1AABE" w:rsidR="00EE000D" w:rsidRDefault="00E71D80" w:rsidP="00CB1539">
      <w:pPr>
        <w:pStyle w:val="Nadpis20"/>
        <w:numPr>
          <w:ilvl w:val="1"/>
          <w:numId w:val="14"/>
        </w:numPr>
        <w:spacing w:after="240" w:line="240" w:lineRule="auto"/>
        <w:ind w:left="714" w:hanging="357"/>
        <w:rPr>
          <w:b/>
          <w:bCs/>
          <w:i w:val="0"/>
          <w:iCs w:val="0"/>
          <w:sz w:val="28"/>
          <w:szCs w:val="28"/>
        </w:rPr>
      </w:pPr>
      <w:r>
        <w:rPr>
          <w:b/>
          <w:bCs/>
          <w:i w:val="0"/>
          <w:iCs w:val="0"/>
          <w:sz w:val="28"/>
          <w:szCs w:val="28"/>
        </w:rPr>
        <w:t xml:space="preserve"> </w:t>
      </w:r>
      <w:r w:rsidR="00FC7FE1" w:rsidRPr="00E71D80">
        <w:rPr>
          <w:b/>
          <w:bCs/>
          <w:i w:val="0"/>
          <w:iCs w:val="0"/>
          <w:sz w:val="28"/>
          <w:szCs w:val="28"/>
        </w:rPr>
        <w:t>Terénní m</w:t>
      </w:r>
      <w:r w:rsidR="00EE000D" w:rsidRPr="00E71D80">
        <w:rPr>
          <w:b/>
          <w:bCs/>
          <w:i w:val="0"/>
          <w:iCs w:val="0"/>
          <w:sz w:val="28"/>
          <w:szCs w:val="28"/>
        </w:rPr>
        <w:t xml:space="preserve">etodika </w:t>
      </w:r>
    </w:p>
    <w:p w14:paraId="38F3E02B" w14:textId="4806F58B" w:rsidR="005164DF" w:rsidRPr="005164DF" w:rsidDel="005164DF" w:rsidRDefault="005164DF" w:rsidP="005164DF">
      <w:pPr>
        <w:pStyle w:val="Odstavecseseznamem"/>
        <w:numPr>
          <w:ilvl w:val="0"/>
          <w:numId w:val="14"/>
        </w:numPr>
        <w:spacing w:line="240" w:lineRule="auto"/>
        <w:jc w:val="both"/>
        <w:rPr>
          <w:del w:id="407" w:author="Jonáš Gaigr2" w:date="2026-08-06T09:35:00Z"/>
          <w:moveTo w:id="408" w:author="Jonáš Gaigr2" w:date="2026-08-06T09:35:00Z"/>
          <w:rFonts w:ascii="Times New Roman" w:hAnsi="Times New Roman"/>
          <w:sz w:val="24"/>
          <w:szCs w:val="24"/>
        </w:rPr>
      </w:pPr>
      <w:moveToRangeStart w:id="409" w:author="Jonáš Gaigr2" w:date="2026-08-06T09:35:00Z" w:name="move236867649"/>
      <w:moveTo w:id="410" w:author="Jonáš Gaigr2" w:date="2026-08-06T09:35:00Z">
        <w:r w:rsidRPr="005164DF">
          <w:rPr>
            <w:rFonts w:ascii="Times New Roman" w:hAnsi="Times New Roman"/>
            <w:sz w:val="24"/>
            <w:szCs w:val="24"/>
          </w:rPr>
          <w:t xml:space="preserve">Termíny kontrol </w:t>
        </w:r>
        <w:commentRangeStart w:id="411"/>
        <w:del w:id="412" w:author="Jonáš Gaigr2" w:date="2026-08-06T09:35:00Z">
          <w:r w:rsidRPr="005164DF" w:rsidDel="005164DF">
            <w:rPr>
              <w:rFonts w:ascii="Times New Roman" w:hAnsi="Times New Roman"/>
              <w:sz w:val="24"/>
              <w:szCs w:val="24"/>
            </w:rPr>
            <w:delText xml:space="preserve">by měly </w:delText>
          </w:r>
          <w:commentRangeEnd w:id="411"/>
          <w:r w:rsidDel="005164DF">
            <w:rPr>
              <w:rStyle w:val="Odkaznakoment"/>
              <w:rFonts w:eastAsia="Batang"/>
            </w:rPr>
            <w:commentReference w:id="411"/>
          </w:r>
          <w:r w:rsidRPr="005164DF" w:rsidDel="005164DF">
            <w:rPr>
              <w:rFonts w:ascii="Times New Roman" w:hAnsi="Times New Roman"/>
              <w:sz w:val="24"/>
              <w:szCs w:val="24"/>
            </w:rPr>
            <w:delText>být</w:delText>
          </w:r>
        </w:del>
      </w:moveTo>
      <w:ins w:id="413" w:author="Jonáš Gaigr2" w:date="2026-08-06T09:35:00Z">
        <w:r>
          <w:rPr>
            <w:rFonts w:ascii="Times New Roman" w:hAnsi="Times New Roman"/>
            <w:sz w:val="24"/>
            <w:szCs w:val="24"/>
          </w:rPr>
          <w:t>musí</w:t>
        </w:r>
      </w:ins>
      <w:moveTo w:id="414" w:author="Jonáš Gaigr2" w:date="2026-08-06T09:35:00Z">
        <w:r w:rsidRPr="005164DF">
          <w:rPr>
            <w:rFonts w:ascii="Times New Roman" w:hAnsi="Times New Roman"/>
            <w:sz w:val="24"/>
            <w:szCs w:val="24"/>
          </w:rPr>
          <w:t xml:space="preserve"> přizpůsobeny aktuálnímu průběhu počasí v daném roce a měly by proběhnout za vhodného počasí. </w:t>
        </w:r>
      </w:moveTo>
    </w:p>
    <w:moveToRangeEnd w:id="409"/>
    <w:p w14:paraId="14600DC0" w14:textId="686655BB" w:rsidR="00E556C2" w:rsidRPr="005164DF" w:rsidDel="005164DF" w:rsidRDefault="00E556C2" w:rsidP="005164DF">
      <w:pPr>
        <w:pStyle w:val="Odstavecseseznamem"/>
        <w:numPr>
          <w:ilvl w:val="0"/>
          <w:numId w:val="14"/>
        </w:numPr>
        <w:spacing w:line="240" w:lineRule="auto"/>
        <w:jc w:val="both"/>
        <w:rPr>
          <w:del w:id="415" w:author="Jonáš Gaigr2" w:date="2026-08-06T09:35:00Z"/>
          <w:rFonts w:ascii="Times New Roman" w:hAnsi="Times New Roman"/>
          <w:sz w:val="24"/>
          <w:szCs w:val="24"/>
          <w:rPrChange w:id="416" w:author="Jonáš Gaigr2" w:date="2026-08-06T09:35:00Z">
            <w:rPr>
              <w:del w:id="417" w:author="Jonáš Gaigr2" w:date="2026-08-06T09:35:00Z"/>
            </w:rPr>
          </w:rPrChange>
        </w:rPr>
        <w:pPrChange w:id="418" w:author="Jonáš Gaigr2" w:date="2026-08-06T09:35:00Z">
          <w:pPr/>
        </w:pPrChange>
      </w:pPr>
    </w:p>
    <w:p w14:paraId="537DDA11" w14:textId="07060543" w:rsidR="0048646E" w:rsidRDefault="00E71D80" w:rsidP="00E71D80">
      <w:pPr>
        <w:pStyle w:val="Odstavecseseznamem"/>
        <w:numPr>
          <w:ilvl w:val="2"/>
          <w:numId w:val="14"/>
        </w:numPr>
        <w:spacing w:after="120" w:line="240" w:lineRule="auto"/>
        <w:ind w:left="2127" w:hanging="1134"/>
        <w:jc w:val="both"/>
        <w:rPr>
          <w:rFonts w:ascii="Times New Roman" w:hAnsi="Times New Roman"/>
          <w:b/>
          <w:bCs/>
          <w:sz w:val="24"/>
          <w:szCs w:val="24"/>
        </w:rPr>
      </w:pPr>
      <w:r w:rsidRPr="00E71D80">
        <w:rPr>
          <w:rFonts w:ascii="Times New Roman" w:hAnsi="Times New Roman"/>
          <w:b/>
          <w:bCs/>
          <w:i/>
          <w:sz w:val="24"/>
          <w:szCs w:val="24"/>
        </w:rPr>
        <w:t>Bombina bombina</w:t>
      </w:r>
      <w:r w:rsidRPr="00E71D80">
        <w:rPr>
          <w:rFonts w:ascii="Times New Roman" w:hAnsi="Times New Roman"/>
          <w:b/>
          <w:bCs/>
          <w:sz w:val="24"/>
          <w:szCs w:val="24"/>
        </w:rPr>
        <w:t xml:space="preserve"> (kuňka </w:t>
      </w:r>
      <w:r w:rsidR="0080428C">
        <w:rPr>
          <w:rFonts w:ascii="Times New Roman" w:hAnsi="Times New Roman"/>
          <w:b/>
          <w:bCs/>
          <w:sz w:val="24"/>
          <w:szCs w:val="24"/>
        </w:rPr>
        <w:t>obecná</w:t>
      </w:r>
      <w:r w:rsidRPr="00E71D80">
        <w:rPr>
          <w:rFonts w:ascii="Times New Roman" w:hAnsi="Times New Roman"/>
          <w:b/>
          <w:bCs/>
          <w:sz w:val="24"/>
          <w:szCs w:val="24"/>
        </w:rPr>
        <w:t>)</w:t>
      </w:r>
    </w:p>
    <w:p w14:paraId="0627210A" w14:textId="77777777" w:rsidR="005164DF" w:rsidRDefault="00E71D80" w:rsidP="00E71D80">
      <w:pPr>
        <w:pStyle w:val="Odstavecseseznamem"/>
        <w:spacing w:after="120" w:line="240" w:lineRule="auto"/>
        <w:ind w:left="0" w:firstLine="0"/>
        <w:jc w:val="both"/>
        <w:rPr>
          <w:ins w:id="419" w:author="Jonáš Gaigr2" w:date="2026-08-06T09:34:00Z"/>
          <w:rFonts w:ascii="Times New Roman" w:hAnsi="Times New Roman"/>
          <w:sz w:val="24"/>
          <w:szCs w:val="24"/>
        </w:rPr>
      </w:pPr>
      <w:r w:rsidRPr="00E71D80">
        <w:rPr>
          <w:rFonts w:ascii="Times New Roman" w:hAnsi="Times New Roman"/>
          <w:sz w:val="24"/>
          <w:szCs w:val="24"/>
        </w:rPr>
        <w:t xml:space="preserve">Ke zjištění výše uvedených </w:t>
      </w:r>
      <w:r w:rsidR="00043E10">
        <w:rPr>
          <w:rFonts w:ascii="Times New Roman" w:hAnsi="Times New Roman"/>
          <w:sz w:val="24"/>
          <w:szCs w:val="24"/>
        </w:rPr>
        <w:t>indikátor</w:t>
      </w:r>
      <w:r w:rsidRPr="00E71D80">
        <w:rPr>
          <w:rFonts w:ascii="Times New Roman" w:hAnsi="Times New Roman"/>
          <w:sz w:val="24"/>
          <w:szCs w:val="24"/>
        </w:rPr>
        <w:t>ů je</w:t>
      </w:r>
      <w:r w:rsidRPr="00E71D80">
        <w:rPr>
          <w:rFonts w:ascii="Times New Roman" w:hAnsi="Times New Roman"/>
          <w:b/>
          <w:bCs/>
          <w:sz w:val="24"/>
          <w:szCs w:val="24"/>
        </w:rPr>
        <w:t xml:space="preserve"> potřeba nejméně dvou návštěv za rok</w:t>
      </w:r>
      <w:r w:rsidRPr="00E71D80">
        <w:rPr>
          <w:rFonts w:ascii="Times New Roman" w:hAnsi="Times New Roman"/>
          <w:sz w:val="24"/>
          <w:szCs w:val="24"/>
        </w:rPr>
        <w:t xml:space="preserve">, a to v období páření (zpravidla duben – červen). </w:t>
      </w:r>
    </w:p>
    <w:p w14:paraId="4C600CBC" w14:textId="77777777" w:rsidR="005164DF" w:rsidRDefault="00E71D80" w:rsidP="00E71D80">
      <w:pPr>
        <w:pStyle w:val="Odstavecseseznamem"/>
        <w:spacing w:after="120" w:line="240" w:lineRule="auto"/>
        <w:ind w:left="0" w:firstLine="0"/>
        <w:jc w:val="both"/>
        <w:rPr>
          <w:ins w:id="420" w:author="Jonáš Gaigr2" w:date="2026-08-06T09:34:00Z"/>
          <w:rFonts w:ascii="Times New Roman" w:hAnsi="Times New Roman"/>
          <w:sz w:val="24"/>
          <w:szCs w:val="24"/>
        </w:rPr>
      </w:pPr>
      <w:r w:rsidRPr="00E71D80">
        <w:rPr>
          <w:rFonts w:ascii="Times New Roman" w:hAnsi="Times New Roman"/>
          <w:sz w:val="24"/>
          <w:szCs w:val="24"/>
          <w:u w:val="single"/>
        </w:rPr>
        <w:t>První kontrola je denní</w:t>
      </w:r>
      <w:r w:rsidRPr="00E71D80">
        <w:rPr>
          <w:rFonts w:ascii="Times New Roman" w:hAnsi="Times New Roman"/>
          <w:sz w:val="24"/>
          <w:szCs w:val="24"/>
        </w:rPr>
        <w:t xml:space="preserve"> a slouží k identifikaci a lokalizaci trvalejších </w:t>
      </w:r>
      <w:r w:rsidR="00904322">
        <w:rPr>
          <w:rFonts w:ascii="Times New Roman" w:hAnsi="Times New Roman"/>
          <w:sz w:val="24"/>
          <w:szCs w:val="24"/>
        </w:rPr>
        <w:t>DP</w:t>
      </w:r>
      <w:r w:rsidRPr="00E71D80">
        <w:rPr>
          <w:rFonts w:ascii="Times New Roman" w:hAnsi="Times New Roman"/>
          <w:sz w:val="24"/>
          <w:szCs w:val="24"/>
        </w:rPr>
        <w:t xml:space="preserve"> (sledován min.) včetně výběru a popisu dále s</w:t>
      </w:r>
      <w:r w:rsidR="00D93A14">
        <w:rPr>
          <w:rFonts w:ascii="Times New Roman" w:hAnsi="Times New Roman"/>
          <w:sz w:val="24"/>
          <w:szCs w:val="24"/>
        </w:rPr>
        <w:t xml:space="preserve">ledovaných </w:t>
      </w:r>
      <w:r w:rsidR="00904322">
        <w:rPr>
          <w:rFonts w:ascii="Times New Roman" w:hAnsi="Times New Roman"/>
          <w:sz w:val="24"/>
          <w:szCs w:val="24"/>
        </w:rPr>
        <w:t>DP</w:t>
      </w:r>
      <w:del w:id="421" w:author="Jonáš Gaigr2" w:date="2026-02-17T06:47:00Z">
        <w:r w:rsidR="00D93A14" w:rsidDel="006F4BDB">
          <w:rPr>
            <w:rFonts w:ascii="Times New Roman" w:hAnsi="Times New Roman"/>
            <w:sz w:val="24"/>
            <w:szCs w:val="24"/>
          </w:rPr>
          <w:delText xml:space="preserve">(sledovány </w:delText>
        </w:r>
      </w:del>
      <w:del w:id="422" w:author="Jonáš Gaigr2" w:date="2026-02-17T06:36:00Z">
        <w:r w:rsidR="00D93A14" w:rsidDel="000C5DE0">
          <w:rPr>
            <w:rFonts w:ascii="Times New Roman" w:hAnsi="Times New Roman"/>
            <w:sz w:val="24"/>
            <w:szCs w:val="24"/>
          </w:rPr>
          <w:delText>P3</w:delText>
        </w:r>
      </w:del>
      <w:del w:id="423" w:author="Jonáš Gaigr2" w:date="2026-02-17T06:47:00Z">
        <w:r w:rsidR="00D93A14" w:rsidDel="006F4BDB">
          <w:rPr>
            <w:rFonts w:ascii="Times New Roman" w:hAnsi="Times New Roman"/>
            <w:sz w:val="24"/>
            <w:szCs w:val="24"/>
          </w:rPr>
          <w:delText>, 4, 5, 6, 8, 9, 1</w:delText>
        </w:r>
        <w:r w:rsidRPr="00E71D80" w:rsidDel="006F4BDB">
          <w:rPr>
            <w:rFonts w:ascii="Times New Roman" w:hAnsi="Times New Roman"/>
            <w:sz w:val="24"/>
            <w:szCs w:val="24"/>
          </w:rPr>
          <w:delText>0)</w:delText>
        </w:r>
        <w:r w:rsidR="00D93A14" w:rsidDel="006F4BDB">
          <w:rPr>
            <w:rFonts w:ascii="Times New Roman" w:hAnsi="Times New Roman"/>
            <w:sz w:val="24"/>
            <w:szCs w:val="24"/>
          </w:rPr>
          <w:delText xml:space="preserve">, </w:delText>
        </w:r>
        <w:r w:rsidR="00D93A14" w:rsidRPr="00E71D80" w:rsidDel="006F4BDB">
          <w:rPr>
            <w:rFonts w:ascii="Times New Roman" w:hAnsi="Times New Roman"/>
            <w:sz w:val="24"/>
            <w:szCs w:val="24"/>
          </w:rPr>
          <w:delText xml:space="preserve">ev. i rozmnožování </w:delText>
        </w:r>
      </w:del>
      <w:del w:id="424" w:author="Jonáš Gaigr2" w:date="2026-02-17T06:31:00Z">
        <w:r w:rsidR="00D93A14" w:rsidRPr="00E71D80" w:rsidDel="000C5DE0">
          <w:rPr>
            <w:rFonts w:ascii="Times New Roman" w:hAnsi="Times New Roman"/>
            <w:sz w:val="24"/>
            <w:szCs w:val="24"/>
          </w:rPr>
          <w:delText>(P2)</w:delText>
        </w:r>
      </w:del>
      <w:r w:rsidRPr="00E71D80">
        <w:rPr>
          <w:rFonts w:ascii="Times New Roman" w:hAnsi="Times New Roman"/>
          <w:sz w:val="24"/>
          <w:szCs w:val="24"/>
        </w:rPr>
        <w:t xml:space="preserve">. </w:t>
      </w:r>
    </w:p>
    <w:p w14:paraId="67640073" w14:textId="77777777" w:rsidR="005164DF" w:rsidRDefault="00E71D80" w:rsidP="00E71D80">
      <w:pPr>
        <w:pStyle w:val="Odstavecseseznamem"/>
        <w:spacing w:after="120" w:line="240" w:lineRule="auto"/>
        <w:ind w:left="0" w:firstLine="0"/>
        <w:jc w:val="both"/>
        <w:rPr>
          <w:ins w:id="425" w:author="Jonáš Gaigr2" w:date="2026-08-06T09:34:00Z"/>
          <w:rFonts w:ascii="Times New Roman" w:hAnsi="Times New Roman"/>
          <w:sz w:val="24"/>
          <w:szCs w:val="24"/>
        </w:rPr>
      </w:pPr>
      <w:r w:rsidRPr="00E71D80">
        <w:rPr>
          <w:rFonts w:ascii="Times New Roman" w:hAnsi="Times New Roman"/>
          <w:sz w:val="24"/>
          <w:szCs w:val="24"/>
          <w:u w:val="single"/>
        </w:rPr>
        <w:t>Druhá noční kontrola</w:t>
      </w:r>
      <w:r w:rsidRPr="00E71D80">
        <w:rPr>
          <w:rFonts w:ascii="Times New Roman" w:hAnsi="Times New Roman"/>
          <w:sz w:val="24"/>
          <w:szCs w:val="24"/>
        </w:rPr>
        <w:t xml:space="preserve"> je zaměřená zejména na přítomnost a početnost druhu na základě hlasových projevů samců na vybraných </w:t>
      </w:r>
      <w:r w:rsidR="00904322">
        <w:rPr>
          <w:rFonts w:ascii="Times New Roman" w:hAnsi="Times New Roman"/>
          <w:sz w:val="24"/>
          <w:szCs w:val="24"/>
        </w:rPr>
        <w:t>DP</w:t>
      </w:r>
      <w:r w:rsidRPr="00E71D80">
        <w:rPr>
          <w:rFonts w:ascii="Times New Roman" w:hAnsi="Times New Roman"/>
          <w:sz w:val="24"/>
          <w:szCs w:val="24"/>
        </w:rPr>
        <w:t xml:space="preserve">; dle možností mohou být sledovány i další </w:t>
      </w:r>
      <w:r w:rsidR="00043E10">
        <w:rPr>
          <w:rFonts w:ascii="Times New Roman" w:hAnsi="Times New Roman"/>
          <w:sz w:val="24"/>
          <w:szCs w:val="24"/>
        </w:rPr>
        <w:t>indikátor</w:t>
      </w:r>
      <w:r w:rsidRPr="00E71D80">
        <w:rPr>
          <w:rFonts w:ascii="Times New Roman" w:hAnsi="Times New Roman"/>
          <w:sz w:val="24"/>
          <w:szCs w:val="24"/>
        </w:rPr>
        <w:t>y</w:t>
      </w:r>
      <w:del w:id="426" w:author="Jonáš Gaigr2" w:date="2026-08-06T00:09:00Z">
        <w:r w:rsidRPr="00E71D80" w:rsidDel="001549CB">
          <w:rPr>
            <w:rFonts w:ascii="Times New Roman" w:hAnsi="Times New Roman"/>
            <w:sz w:val="24"/>
            <w:szCs w:val="24"/>
          </w:rPr>
          <w:delText xml:space="preserve"> (některé typy ohrožení</w:delText>
        </w:r>
      </w:del>
      <w:r w:rsidRPr="00D93A14">
        <w:rPr>
          <w:rFonts w:ascii="Times New Roman" w:hAnsi="Times New Roman"/>
          <w:sz w:val="24"/>
          <w:szCs w:val="24"/>
        </w:rPr>
        <w:t xml:space="preserve">). </w:t>
      </w:r>
    </w:p>
    <w:p w14:paraId="0E471589" w14:textId="59F6AD52" w:rsidR="00E71D80" w:rsidRDefault="00E71D80" w:rsidP="00E71D80">
      <w:pPr>
        <w:pStyle w:val="Odstavecseseznamem"/>
        <w:spacing w:after="120" w:line="240" w:lineRule="auto"/>
        <w:ind w:left="0" w:firstLine="0"/>
        <w:jc w:val="both"/>
        <w:rPr>
          <w:rFonts w:ascii="Times New Roman" w:hAnsi="Times New Roman"/>
          <w:sz w:val="24"/>
          <w:szCs w:val="24"/>
        </w:rPr>
      </w:pPr>
      <w:r w:rsidRPr="00E71D80">
        <w:rPr>
          <w:rFonts w:ascii="Times New Roman" w:hAnsi="Times New Roman"/>
          <w:b/>
          <w:sz w:val="24"/>
          <w:szCs w:val="24"/>
        </w:rPr>
        <w:t xml:space="preserve">Pokud je lokalita známá, je možné pořadí návštěv otočit. </w:t>
      </w:r>
      <w:r w:rsidRPr="00E71D80">
        <w:rPr>
          <w:rFonts w:ascii="Times New Roman" w:hAnsi="Times New Roman"/>
          <w:sz w:val="24"/>
          <w:szCs w:val="24"/>
        </w:rPr>
        <w:t xml:space="preserve">Je to vhodné především pro zaznamenání průhlednosti v reprezentativnějším období. Pokud nebude v průběhu prvních dvou návštěv přítomnost kuňky na lokalitě zjištěna a pokud existuje šance, že by se druh zde mohl vyskytovat, proběhne doplňkově ještě třetí návštěva v noci. </w:t>
      </w:r>
      <w:del w:id="427" w:author="Jonáš Gaigr2" w:date="2026-08-06T09:34:00Z">
        <w:r w:rsidRPr="00E71D80" w:rsidDel="005164DF">
          <w:rPr>
            <w:rFonts w:ascii="Times New Roman" w:hAnsi="Times New Roman"/>
            <w:sz w:val="24"/>
            <w:szCs w:val="24"/>
          </w:rPr>
          <w:delText>Termíny kontrol by měly být přizpůsobeny aktuálnímu průběhu počasí v daném roce a měly by proběhnout za vhodného počasí.</w:delText>
        </w:r>
      </w:del>
    </w:p>
    <w:p w14:paraId="78B6EC65" w14:textId="77777777" w:rsidR="00E71D80" w:rsidRPr="00E71D80" w:rsidRDefault="00E71D80" w:rsidP="00E71D80">
      <w:pPr>
        <w:pStyle w:val="Odstavecseseznamem"/>
        <w:spacing w:after="120" w:line="240" w:lineRule="auto"/>
        <w:ind w:left="0" w:firstLine="0"/>
        <w:jc w:val="both"/>
        <w:rPr>
          <w:rFonts w:ascii="Times New Roman" w:hAnsi="Times New Roman"/>
          <w:sz w:val="24"/>
          <w:szCs w:val="24"/>
        </w:rPr>
      </w:pPr>
    </w:p>
    <w:p w14:paraId="251EEA53" w14:textId="3D4972C3" w:rsidR="00E71D80" w:rsidRDefault="00E71D80" w:rsidP="00E71D80">
      <w:pPr>
        <w:pStyle w:val="Odstavecseseznamem"/>
        <w:numPr>
          <w:ilvl w:val="2"/>
          <w:numId w:val="14"/>
        </w:numPr>
        <w:spacing w:after="120" w:line="240" w:lineRule="auto"/>
        <w:ind w:left="1134" w:hanging="142"/>
        <w:jc w:val="both"/>
        <w:rPr>
          <w:rFonts w:ascii="Times New Roman" w:hAnsi="Times New Roman"/>
          <w:b/>
          <w:bCs/>
          <w:sz w:val="24"/>
          <w:szCs w:val="24"/>
        </w:rPr>
      </w:pPr>
      <w:r w:rsidRPr="00E71D80">
        <w:rPr>
          <w:rFonts w:ascii="Times New Roman" w:hAnsi="Times New Roman"/>
          <w:b/>
          <w:bCs/>
          <w:i/>
          <w:sz w:val="24"/>
          <w:szCs w:val="24"/>
        </w:rPr>
        <w:t>Bombina variegata</w:t>
      </w:r>
      <w:r>
        <w:rPr>
          <w:rFonts w:ascii="Times New Roman" w:hAnsi="Times New Roman"/>
          <w:b/>
          <w:bCs/>
          <w:sz w:val="24"/>
          <w:szCs w:val="24"/>
        </w:rPr>
        <w:t xml:space="preserve"> (kuňka žlutobřichá)</w:t>
      </w:r>
    </w:p>
    <w:p w14:paraId="6621CE09" w14:textId="77777777" w:rsidR="005164DF" w:rsidRDefault="00783FBA" w:rsidP="00E71D80">
      <w:pPr>
        <w:pStyle w:val="Odstavecseseznamem"/>
        <w:tabs>
          <w:tab w:val="left" w:pos="2127"/>
        </w:tabs>
        <w:spacing w:after="120" w:line="240" w:lineRule="auto"/>
        <w:ind w:left="0" w:firstLine="0"/>
        <w:jc w:val="both"/>
        <w:rPr>
          <w:ins w:id="428" w:author="Jonáš Gaigr2" w:date="2026-08-06T09:34:00Z"/>
          <w:rFonts w:ascii="Times New Roman" w:hAnsi="Times New Roman"/>
          <w:sz w:val="24"/>
          <w:szCs w:val="24"/>
        </w:rPr>
      </w:pPr>
      <w:r w:rsidRPr="00E71D80">
        <w:rPr>
          <w:rFonts w:ascii="Times New Roman" w:hAnsi="Times New Roman"/>
          <w:sz w:val="24"/>
          <w:szCs w:val="24"/>
        </w:rPr>
        <w:t xml:space="preserve">Ke zjištění výše uvedených </w:t>
      </w:r>
      <w:r>
        <w:rPr>
          <w:rFonts w:ascii="Times New Roman" w:hAnsi="Times New Roman"/>
          <w:sz w:val="24"/>
          <w:szCs w:val="24"/>
        </w:rPr>
        <w:t>indikátor</w:t>
      </w:r>
      <w:r w:rsidRPr="00E71D80">
        <w:rPr>
          <w:rFonts w:ascii="Times New Roman" w:hAnsi="Times New Roman"/>
          <w:sz w:val="24"/>
          <w:szCs w:val="24"/>
        </w:rPr>
        <w:t>ů je</w:t>
      </w:r>
      <w:r w:rsidRPr="00E71D80">
        <w:rPr>
          <w:rFonts w:ascii="Times New Roman" w:hAnsi="Times New Roman"/>
          <w:b/>
          <w:bCs/>
          <w:sz w:val="24"/>
          <w:szCs w:val="24"/>
        </w:rPr>
        <w:t xml:space="preserve"> potřeba nejméně dvou návštěv za rok</w:t>
      </w:r>
      <w:r w:rsidR="0074350F">
        <w:rPr>
          <w:rFonts w:ascii="Times New Roman" w:hAnsi="Times New Roman"/>
          <w:b/>
          <w:bCs/>
          <w:sz w:val="24"/>
          <w:szCs w:val="24"/>
        </w:rPr>
        <w:t xml:space="preserve"> </w:t>
      </w:r>
      <w:r w:rsidR="0074350F" w:rsidRPr="00E71D80">
        <w:rPr>
          <w:rFonts w:ascii="Times New Roman" w:hAnsi="Times New Roman"/>
          <w:sz w:val="24"/>
          <w:szCs w:val="24"/>
        </w:rPr>
        <w:t>(jedna povinná jarní a druhá povinná letní)</w:t>
      </w:r>
      <w:r>
        <w:rPr>
          <w:rFonts w:ascii="Times New Roman" w:hAnsi="Times New Roman"/>
          <w:sz w:val="24"/>
          <w:szCs w:val="24"/>
        </w:rPr>
        <w:t>.</w:t>
      </w:r>
      <w:r w:rsidRPr="00E71D80">
        <w:rPr>
          <w:rFonts w:ascii="Times New Roman" w:hAnsi="Times New Roman"/>
          <w:sz w:val="24"/>
          <w:szCs w:val="24"/>
        </w:rPr>
        <w:t xml:space="preserve"> </w:t>
      </w:r>
    </w:p>
    <w:p w14:paraId="1EA9EF00" w14:textId="31419330" w:rsidR="00E71D80" w:rsidRPr="00E71D80" w:rsidRDefault="00E71D80" w:rsidP="00E71D80">
      <w:pPr>
        <w:pStyle w:val="Odstavecseseznamem"/>
        <w:tabs>
          <w:tab w:val="left" w:pos="2127"/>
        </w:tabs>
        <w:spacing w:after="120" w:line="240" w:lineRule="auto"/>
        <w:ind w:left="0" w:firstLine="0"/>
        <w:jc w:val="both"/>
        <w:rPr>
          <w:rFonts w:ascii="Times New Roman" w:hAnsi="Times New Roman"/>
          <w:sz w:val="24"/>
          <w:szCs w:val="24"/>
        </w:rPr>
      </w:pPr>
      <w:r w:rsidRPr="00E71D80">
        <w:rPr>
          <w:rFonts w:ascii="Times New Roman" w:hAnsi="Times New Roman"/>
          <w:sz w:val="24"/>
          <w:szCs w:val="24"/>
          <w:u w:val="single"/>
        </w:rPr>
        <w:t>První kontrola na jaře</w:t>
      </w:r>
      <w:r w:rsidRPr="00E71D80">
        <w:rPr>
          <w:rFonts w:ascii="Times New Roman" w:hAnsi="Times New Roman"/>
          <w:sz w:val="24"/>
          <w:szCs w:val="24"/>
        </w:rPr>
        <w:t xml:space="preserve"> </w:t>
      </w:r>
      <w:r w:rsidR="00783FBA" w:rsidRPr="00E71D80">
        <w:rPr>
          <w:rFonts w:ascii="Times New Roman" w:hAnsi="Times New Roman"/>
          <w:sz w:val="24"/>
          <w:szCs w:val="24"/>
        </w:rPr>
        <w:t>a to v období páření (zpravidla duben až květen)</w:t>
      </w:r>
      <w:r w:rsidR="00783FBA" w:rsidRPr="00E71D80" w:rsidDel="00783FBA">
        <w:rPr>
          <w:rFonts w:ascii="Times New Roman" w:hAnsi="Times New Roman"/>
          <w:sz w:val="24"/>
          <w:szCs w:val="24"/>
        </w:rPr>
        <w:t xml:space="preserve"> </w:t>
      </w:r>
      <w:r w:rsidRPr="00E71D80">
        <w:rPr>
          <w:rFonts w:ascii="Times New Roman" w:hAnsi="Times New Roman"/>
          <w:sz w:val="24"/>
          <w:szCs w:val="24"/>
          <w:u w:val="single"/>
        </w:rPr>
        <w:t>je denní</w:t>
      </w:r>
      <w:r w:rsidRPr="00E71D80">
        <w:rPr>
          <w:rFonts w:ascii="Times New Roman" w:hAnsi="Times New Roman"/>
          <w:sz w:val="24"/>
          <w:szCs w:val="24"/>
        </w:rPr>
        <w:t xml:space="preserve"> a slouží k identifikaci a lokalizaci </w:t>
      </w:r>
      <w:r w:rsidR="00904322">
        <w:rPr>
          <w:rFonts w:ascii="Times New Roman" w:hAnsi="Times New Roman"/>
          <w:sz w:val="24"/>
          <w:szCs w:val="24"/>
        </w:rPr>
        <w:t>DP</w:t>
      </w:r>
      <w:r w:rsidRPr="00E71D80">
        <w:rPr>
          <w:rFonts w:ascii="Times New Roman" w:hAnsi="Times New Roman"/>
          <w:sz w:val="24"/>
          <w:szCs w:val="24"/>
        </w:rPr>
        <w:t>, dále pak k zaznamenání přítomnosti a početnosti druhu</w:t>
      </w:r>
      <w:r w:rsidR="006F4BDB">
        <w:rPr>
          <w:rFonts w:ascii="Times New Roman" w:hAnsi="Times New Roman"/>
          <w:sz w:val="24"/>
          <w:szCs w:val="24"/>
        </w:rPr>
        <w:t>,</w:t>
      </w:r>
      <w:r w:rsidRPr="00E71D80">
        <w:rPr>
          <w:rFonts w:ascii="Times New Roman" w:hAnsi="Times New Roman"/>
          <w:sz w:val="24"/>
          <w:szCs w:val="24"/>
        </w:rPr>
        <w:t xml:space="preserve">   </w:t>
      </w:r>
      <w:r w:rsidR="006F4BDB">
        <w:rPr>
          <w:rFonts w:ascii="Times New Roman" w:hAnsi="Times New Roman"/>
          <w:sz w:val="24"/>
          <w:szCs w:val="24"/>
        </w:rPr>
        <w:t xml:space="preserve">sledování stavu </w:t>
      </w:r>
      <w:r w:rsidR="001B61FD">
        <w:rPr>
          <w:rFonts w:ascii="Times New Roman" w:hAnsi="Times New Roman"/>
          <w:sz w:val="24"/>
          <w:szCs w:val="24"/>
        </w:rPr>
        <w:t>stanoviště druhu</w:t>
      </w:r>
      <w:r w:rsidRPr="00E71D80">
        <w:rPr>
          <w:rFonts w:ascii="Times New Roman" w:hAnsi="Times New Roman"/>
          <w:sz w:val="24"/>
          <w:szCs w:val="24"/>
        </w:rPr>
        <w:t xml:space="preserve">i k zaznamenání rozmnožování. Pokud v rámci této kontroly druh není v </w:t>
      </w:r>
      <w:r w:rsidR="00904322">
        <w:rPr>
          <w:rFonts w:ascii="Times New Roman" w:hAnsi="Times New Roman"/>
          <w:sz w:val="24"/>
          <w:szCs w:val="24"/>
        </w:rPr>
        <w:t>DP</w:t>
      </w:r>
      <w:r w:rsidRPr="00E71D80">
        <w:rPr>
          <w:rFonts w:ascii="Times New Roman" w:hAnsi="Times New Roman"/>
          <w:sz w:val="24"/>
          <w:szCs w:val="24"/>
        </w:rPr>
        <w:t xml:space="preserve"> zjištěn, proběhne na jaře ještě jedna kontrola (může být i noční). </w:t>
      </w:r>
      <w:del w:id="429" w:author="Jonáš Gaigr2" w:date="2026-08-06T09:34:00Z">
        <w:r w:rsidRPr="00E71D80" w:rsidDel="005164DF">
          <w:rPr>
            <w:rFonts w:ascii="Times New Roman" w:hAnsi="Times New Roman"/>
            <w:sz w:val="24"/>
            <w:szCs w:val="24"/>
          </w:rPr>
          <w:delText>Termíny kontrol by měly být přizpůsobeny aktuálnímu průběhu počasí v daném roce a měly by proběhnout za vhodného počasí.</w:delText>
        </w:r>
      </w:del>
    </w:p>
    <w:p w14:paraId="7842A33F" w14:textId="29AFA6AB" w:rsidR="00E71D80" w:rsidRDefault="00E71D80" w:rsidP="00E71D80">
      <w:pPr>
        <w:pStyle w:val="Odstavecseseznamem"/>
        <w:spacing w:after="120" w:line="240" w:lineRule="auto"/>
        <w:ind w:left="0" w:firstLine="0"/>
        <w:jc w:val="both"/>
        <w:rPr>
          <w:rFonts w:ascii="Times New Roman" w:hAnsi="Times New Roman"/>
          <w:sz w:val="24"/>
          <w:szCs w:val="24"/>
        </w:rPr>
      </w:pPr>
      <w:r w:rsidRPr="00E71D80">
        <w:rPr>
          <w:rFonts w:ascii="Times New Roman" w:hAnsi="Times New Roman"/>
          <w:sz w:val="24"/>
          <w:szCs w:val="24"/>
        </w:rPr>
        <w:t xml:space="preserve">Po jarní kontrole (příp. po dvou jarních kontrolách) proběhne ještě </w:t>
      </w:r>
      <w:r w:rsidRPr="00E71D80">
        <w:rPr>
          <w:rFonts w:ascii="Times New Roman" w:hAnsi="Times New Roman"/>
          <w:sz w:val="24"/>
          <w:szCs w:val="24"/>
          <w:u w:val="single"/>
        </w:rPr>
        <w:t>letní kontrola</w:t>
      </w:r>
      <w:r w:rsidRPr="00E71D80">
        <w:rPr>
          <w:rFonts w:ascii="Times New Roman" w:hAnsi="Times New Roman"/>
          <w:sz w:val="24"/>
          <w:szCs w:val="24"/>
        </w:rPr>
        <w:t xml:space="preserve"> (červen až srpen) k opětovnému zaznamenání přítomnosti a početnosti druhu, ev</w:t>
      </w:r>
      <w:r w:rsidR="003F662A">
        <w:rPr>
          <w:rFonts w:ascii="Times New Roman" w:hAnsi="Times New Roman"/>
          <w:sz w:val="24"/>
          <w:szCs w:val="24"/>
        </w:rPr>
        <w:t>entuelně</w:t>
      </w:r>
      <w:r w:rsidRPr="00E71D80">
        <w:rPr>
          <w:rFonts w:ascii="Times New Roman" w:hAnsi="Times New Roman"/>
          <w:sz w:val="24"/>
          <w:szCs w:val="24"/>
        </w:rPr>
        <w:t xml:space="preserve"> i rozmnožování  a k </w:t>
      </w:r>
      <w:ins w:id="430" w:author="Jonáš Gaigr2" w:date="2026-02-17T06:49:00Z">
        <w:r w:rsidR="001B61FD">
          <w:rPr>
            <w:rFonts w:ascii="Times New Roman" w:hAnsi="Times New Roman"/>
            <w:sz w:val="24"/>
            <w:szCs w:val="24"/>
          </w:rPr>
          <w:t>sledování stavu stanoviště druhu</w:t>
        </w:r>
      </w:ins>
      <w:del w:id="431" w:author="Jonáš Gaigr2" w:date="2026-02-17T06:49:00Z">
        <w:r w:rsidRPr="00E71D80" w:rsidDel="001B61FD">
          <w:rPr>
            <w:rFonts w:ascii="Times New Roman" w:hAnsi="Times New Roman"/>
            <w:sz w:val="24"/>
            <w:szCs w:val="24"/>
          </w:rPr>
          <w:delText>identifikaci ohrožujících příčin (</w:delText>
        </w:r>
      </w:del>
      <w:del w:id="432" w:author="Jonáš Gaigr2" w:date="2026-02-17T06:36:00Z">
        <w:r w:rsidR="00D93A14" w:rsidRPr="00E71D80" w:rsidDel="000C5DE0">
          <w:rPr>
            <w:rFonts w:ascii="Times New Roman" w:hAnsi="Times New Roman"/>
            <w:sz w:val="24"/>
            <w:szCs w:val="24"/>
          </w:rPr>
          <w:delText>P3</w:delText>
        </w:r>
      </w:del>
      <w:del w:id="433" w:author="Jonáš Gaigr2" w:date="2026-02-17T06:49:00Z">
        <w:r w:rsidR="00D93A14" w:rsidDel="001B61FD">
          <w:rPr>
            <w:rFonts w:ascii="Times New Roman" w:hAnsi="Times New Roman"/>
            <w:sz w:val="24"/>
            <w:szCs w:val="24"/>
          </w:rPr>
          <w:delText>, 4, 5, 6, 7,</w:delText>
        </w:r>
        <w:r w:rsidR="00D93A14" w:rsidRPr="00E71D80" w:rsidDel="001B61FD">
          <w:rPr>
            <w:rFonts w:ascii="Times New Roman" w:hAnsi="Times New Roman"/>
            <w:sz w:val="24"/>
            <w:szCs w:val="24"/>
          </w:rPr>
          <w:delText xml:space="preserve"> </w:delText>
        </w:r>
        <w:r w:rsidR="00D93A14" w:rsidDel="001B61FD">
          <w:rPr>
            <w:rFonts w:ascii="Times New Roman" w:hAnsi="Times New Roman"/>
            <w:sz w:val="24"/>
            <w:szCs w:val="24"/>
          </w:rPr>
          <w:delText>9, 10</w:delText>
        </w:r>
        <w:r w:rsidRPr="00E71D80" w:rsidDel="001B61FD">
          <w:rPr>
            <w:rFonts w:ascii="Times New Roman" w:hAnsi="Times New Roman"/>
            <w:sz w:val="24"/>
            <w:szCs w:val="24"/>
          </w:rPr>
          <w:delText>)</w:delText>
        </w:r>
      </w:del>
      <w:r w:rsidRPr="00E71D80">
        <w:rPr>
          <w:rFonts w:ascii="Times New Roman" w:hAnsi="Times New Roman"/>
          <w:sz w:val="24"/>
          <w:szCs w:val="24"/>
        </w:rPr>
        <w:t xml:space="preserve">, zejména pak vysychání </w:t>
      </w:r>
      <w:r w:rsidR="00904322">
        <w:rPr>
          <w:rFonts w:ascii="Times New Roman" w:hAnsi="Times New Roman"/>
          <w:sz w:val="24"/>
          <w:szCs w:val="24"/>
        </w:rPr>
        <w:t>DP</w:t>
      </w:r>
      <w:r w:rsidRPr="00E71D80">
        <w:rPr>
          <w:rFonts w:ascii="Times New Roman" w:hAnsi="Times New Roman"/>
          <w:sz w:val="24"/>
          <w:szCs w:val="24"/>
        </w:rPr>
        <w:t xml:space="preserve">. </w:t>
      </w:r>
    </w:p>
    <w:p w14:paraId="3D7B2822" w14:textId="77777777" w:rsidR="00E71D80" w:rsidRPr="00E71D80" w:rsidRDefault="00E71D80" w:rsidP="00E71D80">
      <w:pPr>
        <w:pStyle w:val="Odstavecseseznamem"/>
        <w:spacing w:after="120" w:line="240" w:lineRule="auto"/>
        <w:ind w:left="0" w:firstLine="0"/>
        <w:jc w:val="both"/>
        <w:rPr>
          <w:rFonts w:ascii="Times New Roman" w:hAnsi="Times New Roman"/>
          <w:sz w:val="24"/>
          <w:szCs w:val="24"/>
        </w:rPr>
      </w:pPr>
    </w:p>
    <w:p w14:paraId="796AEF77" w14:textId="0F9E71DA" w:rsidR="00B60638" w:rsidRDefault="00E71D80" w:rsidP="00E71D80">
      <w:pPr>
        <w:pStyle w:val="Odstavecseseznamem"/>
        <w:numPr>
          <w:ilvl w:val="2"/>
          <w:numId w:val="14"/>
        </w:numPr>
        <w:spacing w:after="120" w:line="240" w:lineRule="auto"/>
        <w:ind w:left="993" w:firstLine="0"/>
        <w:jc w:val="both"/>
        <w:rPr>
          <w:rFonts w:ascii="Times New Roman" w:hAnsi="Times New Roman"/>
          <w:b/>
          <w:bCs/>
          <w:sz w:val="24"/>
          <w:szCs w:val="24"/>
        </w:rPr>
      </w:pPr>
      <w:r w:rsidRPr="00E71D80">
        <w:rPr>
          <w:rFonts w:ascii="Times New Roman" w:hAnsi="Times New Roman"/>
          <w:b/>
          <w:bCs/>
          <w:i/>
          <w:sz w:val="24"/>
          <w:szCs w:val="24"/>
        </w:rPr>
        <w:t>Lissotriton montandoni</w:t>
      </w:r>
      <w:r w:rsidRPr="00E71D80">
        <w:rPr>
          <w:rFonts w:ascii="Times New Roman" w:hAnsi="Times New Roman"/>
          <w:b/>
          <w:bCs/>
          <w:sz w:val="24"/>
          <w:szCs w:val="24"/>
        </w:rPr>
        <w:t xml:space="preserve"> (čolek karpatský)</w:t>
      </w:r>
    </w:p>
    <w:p w14:paraId="22DD3CE9" w14:textId="77777777" w:rsidR="005164DF" w:rsidRDefault="00454609" w:rsidP="00454609">
      <w:pPr>
        <w:spacing w:after="0" w:line="240" w:lineRule="auto"/>
        <w:jc w:val="both"/>
        <w:rPr>
          <w:ins w:id="434" w:author="Jonáš Gaigr2" w:date="2026-08-06T09:35:00Z"/>
          <w:rFonts w:ascii="Times New Roman" w:hAnsi="Times New Roman"/>
          <w:sz w:val="24"/>
          <w:szCs w:val="24"/>
        </w:rPr>
      </w:pPr>
      <w:r w:rsidRPr="00454609">
        <w:rPr>
          <w:rFonts w:ascii="Times New Roman" w:hAnsi="Times New Roman"/>
          <w:sz w:val="24"/>
          <w:szCs w:val="24"/>
        </w:rPr>
        <w:t xml:space="preserve">Ke zjištění sledovaných indikátorů je </w:t>
      </w:r>
      <w:r w:rsidRPr="00454609">
        <w:rPr>
          <w:rFonts w:ascii="Times New Roman" w:hAnsi="Times New Roman"/>
          <w:b/>
          <w:bCs/>
          <w:sz w:val="24"/>
          <w:szCs w:val="24"/>
        </w:rPr>
        <w:t>potřeba dvou až pěti návštěv za rok</w:t>
      </w:r>
      <w:r w:rsidRPr="00454609">
        <w:rPr>
          <w:rFonts w:ascii="Times New Roman" w:hAnsi="Times New Roman"/>
          <w:sz w:val="24"/>
          <w:szCs w:val="24"/>
        </w:rPr>
        <w:t>, podle toho, jestli byly využity pasti a jestli byl druh zaznamenán během první návštěvy.</w:t>
      </w:r>
      <w:r>
        <w:rPr>
          <w:rFonts w:ascii="Times New Roman" w:hAnsi="Times New Roman"/>
          <w:sz w:val="24"/>
          <w:szCs w:val="24"/>
        </w:rPr>
        <w:t xml:space="preserve"> </w:t>
      </w:r>
    </w:p>
    <w:p w14:paraId="255BBB74" w14:textId="77777777" w:rsidR="005164DF" w:rsidRDefault="00E71D80" w:rsidP="00454609">
      <w:pPr>
        <w:spacing w:after="0" w:line="240" w:lineRule="auto"/>
        <w:jc w:val="both"/>
        <w:rPr>
          <w:ins w:id="435" w:author="Jonáš Gaigr2" w:date="2026-08-06T09:36:00Z"/>
          <w:rFonts w:ascii="Times New Roman" w:hAnsi="Times New Roman"/>
          <w:b/>
          <w:sz w:val="24"/>
          <w:szCs w:val="24"/>
        </w:rPr>
      </w:pPr>
      <w:r w:rsidRPr="00E71D80">
        <w:rPr>
          <w:rFonts w:ascii="Times New Roman" w:hAnsi="Times New Roman"/>
          <w:sz w:val="24"/>
          <w:szCs w:val="24"/>
          <w:u w:val="single"/>
        </w:rPr>
        <w:t>První kontrola</w:t>
      </w:r>
      <w:r w:rsidRPr="00E71D80">
        <w:rPr>
          <w:rFonts w:ascii="Times New Roman" w:hAnsi="Times New Roman"/>
          <w:sz w:val="24"/>
          <w:szCs w:val="24"/>
        </w:rPr>
        <w:t xml:space="preserve"> (zpravidla duben až květen) </w:t>
      </w:r>
      <w:r w:rsidRPr="00E71D80">
        <w:rPr>
          <w:rFonts w:ascii="Times New Roman" w:hAnsi="Times New Roman"/>
          <w:sz w:val="24"/>
          <w:szCs w:val="24"/>
          <w:u w:val="single"/>
        </w:rPr>
        <w:t>je denní</w:t>
      </w:r>
      <w:r w:rsidRPr="00E71D80">
        <w:rPr>
          <w:rFonts w:ascii="Times New Roman" w:hAnsi="Times New Roman"/>
          <w:sz w:val="24"/>
          <w:szCs w:val="24"/>
        </w:rPr>
        <w:t xml:space="preserve"> a slouží především k identifikaci a lokalizaci </w:t>
      </w:r>
      <w:r w:rsidR="00904322">
        <w:rPr>
          <w:rFonts w:ascii="Times New Roman" w:hAnsi="Times New Roman"/>
          <w:sz w:val="24"/>
          <w:szCs w:val="24"/>
        </w:rPr>
        <w:t>DP</w:t>
      </w:r>
      <w:r w:rsidRPr="00E71D80">
        <w:rPr>
          <w:rFonts w:ascii="Times New Roman" w:hAnsi="Times New Roman"/>
          <w:sz w:val="24"/>
          <w:szCs w:val="24"/>
        </w:rPr>
        <w:t>, dále pak k zaznamenání přítomnosti a početnosti druhu (</w:t>
      </w:r>
      <w:del w:id="436" w:author="Jonáš Gaigr2" w:date="2026-08-06T09:35:00Z">
        <w:r w:rsidRPr="00E71D80" w:rsidDel="005164DF">
          <w:rPr>
            <w:rFonts w:ascii="Times New Roman" w:hAnsi="Times New Roman"/>
            <w:sz w:val="24"/>
            <w:szCs w:val="24"/>
          </w:rPr>
          <w:delText xml:space="preserve">, </w:delText>
        </w:r>
      </w:del>
      <w:r w:rsidRPr="00E71D80">
        <w:rPr>
          <w:rFonts w:ascii="Times New Roman" w:hAnsi="Times New Roman"/>
          <w:sz w:val="24"/>
          <w:szCs w:val="24"/>
        </w:rPr>
        <w:t>vizuálně či podběrákem) a k </w:t>
      </w:r>
      <w:ins w:id="437" w:author="Jonáš Gaigr2" w:date="2026-02-17T06:49:00Z">
        <w:r w:rsidR="001B61FD">
          <w:rPr>
            <w:rFonts w:ascii="Times New Roman" w:hAnsi="Times New Roman"/>
            <w:sz w:val="24"/>
            <w:szCs w:val="24"/>
          </w:rPr>
          <w:t>sledování stavu stanoviště druhu</w:t>
        </w:r>
      </w:ins>
      <w:del w:id="438" w:author="Jonáš Gaigr2" w:date="2026-02-17T06:49:00Z">
        <w:r w:rsidRPr="00E71D80" w:rsidDel="001B61FD">
          <w:rPr>
            <w:rFonts w:ascii="Times New Roman" w:hAnsi="Times New Roman"/>
            <w:sz w:val="24"/>
            <w:szCs w:val="24"/>
          </w:rPr>
          <w:delText>identifikaci ohrožujících příčin (</w:delText>
        </w:r>
      </w:del>
      <w:del w:id="439" w:author="Jonáš Gaigr2" w:date="2026-02-17T06:36:00Z">
        <w:r w:rsidRPr="00E71D80" w:rsidDel="000C5DE0">
          <w:rPr>
            <w:rFonts w:ascii="Times New Roman" w:hAnsi="Times New Roman"/>
            <w:sz w:val="24"/>
            <w:szCs w:val="24"/>
          </w:rPr>
          <w:delText>P3</w:delText>
        </w:r>
      </w:del>
      <w:del w:id="440" w:author="Jonáš Gaigr2" w:date="2026-02-17T06:49:00Z">
        <w:r w:rsidR="0007586D" w:rsidDel="001B61FD">
          <w:rPr>
            <w:rFonts w:ascii="Times New Roman" w:hAnsi="Times New Roman"/>
            <w:sz w:val="24"/>
            <w:szCs w:val="24"/>
          </w:rPr>
          <w:delText>, 4, 5, 6, 10</w:delText>
        </w:r>
        <w:r w:rsidR="00D93A14" w:rsidDel="001B61FD">
          <w:rPr>
            <w:rFonts w:ascii="Times New Roman" w:hAnsi="Times New Roman"/>
            <w:sz w:val="24"/>
            <w:szCs w:val="24"/>
          </w:rPr>
          <w:delText>)</w:delText>
        </w:r>
      </w:del>
      <w:r w:rsidR="00D93A14">
        <w:rPr>
          <w:rFonts w:ascii="Times New Roman" w:hAnsi="Times New Roman"/>
          <w:sz w:val="24"/>
          <w:szCs w:val="24"/>
        </w:rPr>
        <w:t>,</w:t>
      </w:r>
      <w:r w:rsidRPr="00E71D80">
        <w:rPr>
          <w:rFonts w:ascii="Times New Roman" w:hAnsi="Times New Roman"/>
          <w:sz w:val="24"/>
          <w:szCs w:val="24"/>
        </w:rPr>
        <w:t xml:space="preserve"> na vybraných </w:t>
      </w:r>
      <w:r w:rsidR="00904322">
        <w:rPr>
          <w:rFonts w:ascii="Times New Roman" w:hAnsi="Times New Roman"/>
          <w:sz w:val="24"/>
          <w:szCs w:val="24"/>
        </w:rPr>
        <w:t>DP</w:t>
      </w:r>
      <w:r w:rsidRPr="00E71D80">
        <w:rPr>
          <w:rFonts w:ascii="Times New Roman" w:hAnsi="Times New Roman"/>
          <w:sz w:val="24"/>
          <w:szCs w:val="24"/>
        </w:rPr>
        <w:t xml:space="preserve">. Pokud jsou pro zjištění  využity živochytné pasti, proběhne v rámci této kontroly i jejich instalace. Druhý den (příp. po několika hodinách, zvláště když je past instalována večer a chytá v noci) jsou pasti kontrolovány a deinstalovány. </w:t>
      </w:r>
      <w:del w:id="441" w:author="Jonáš Gaigr2" w:date="2026-08-06T00:11:00Z">
        <w:r w:rsidRPr="00EE586E" w:rsidDel="00EE586E">
          <w:rPr>
            <w:rFonts w:ascii="Times New Roman" w:hAnsi="Times New Roman"/>
            <w:b/>
            <w:sz w:val="24"/>
            <w:szCs w:val="24"/>
            <w:rPrChange w:id="442" w:author="Jonáš Gaigr2" w:date="2026-08-06T00:10:00Z">
              <w:rPr>
                <w:rFonts w:ascii="Times New Roman" w:hAnsi="Times New Roman"/>
                <w:sz w:val="24"/>
                <w:szCs w:val="24"/>
              </w:rPr>
            </w:rPrChange>
          </w:rPr>
          <w:delText xml:space="preserve">Doporučený </w:delText>
        </w:r>
      </w:del>
    </w:p>
    <w:p w14:paraId="183917F2" w14:textId="77777777" w:rsidR="005164DF" w:rsidRDefault="00EE586E" w:rsidP="00454609">
      <w:pPr>
        <w:spacing w:after="0" w:line="240" w:lineRule="auto"/>
        <w:jc w:val="both"/>
        <w:rPr>
          <w:ins w:id="443" w:author="Jonáš Gaigr2" w:date="2026-08-06T09:38:00Z"/>
          <w:rFonts w:ascii="Times New Roman" w:hAnsi="Times New Roman"/>
          <w:sz w:val="24"/>
          <w:szCs w:val="24"/>
        </w:rPr>
      </w:pPr>
      <w:ins w:id="444" w:author="Jonáš Gaigr2" w:date="2026-08-06T00:11:00Z">
        <w:r>
          <w:rPr>
            <w:rFonts w:ascii="Times New Roman" w:hAnsi="Times New Roman"/>
            <w:b/>
            <w:sz w:val="24"/>
            <w:szCs w:val="24"/>
          </w:rPr>
          <w:t>P</w:t>
        </w:r>
      </w:ins>
      <w:del w:id="445" w:author="Jonáš Gaigr2" w:date="2026-08-06T00:11:00Z">
        <w:r w:rsidR="00E71D80" w:rsidRPr="00EE586E" w:rsidDel="00EE586E">
          <w:rPr>
            <w:rFonts w:ascii="Times New Roman" w:hAnsi="Times New Roman"/>
            <w:b/>
            <w:sz w:val="24"/>
            <w:szCs w:val="24"/>
            <w:rPrChange w:id="446" w:author="Jonáš Gaigr2" w:date="2026-08-06T00:10:00Z">
              <w:rPr>
                <w:rFonts w:ascii="Times New Roman" w:hAnsi="Times New Roman"/>
                <w:sz w:val="24"/>
                <w:szCs w:val="24"/>
              </w:rPr>
            </w:rPrChange>
          </w:rPr>
          <w:delText>p</w:delText>
        </w:r>
      </w:del>
      <w:r w:rsidR="00E71D80" w:rsidRPr="00EE586E">
        <w:rPr>
          <w:rFonts w:ascii="Times New Roman" w:hAnsi="Times New Roman"/>
          <w:b/>
          <w:sz w:val="24"/>
          <w:szCs w:val="24"/>
          <w:rPrChange w:id="447" w:author="Jonáš Gaigr2" w:date="2026-08-06T00:10:00Z">
            <w:rPr>
              <w:rFonts w:ascii="Times New Roman" w:hAnsi="Times New Roman"/>
              <w:sz w:val="24"/>
              <w:szCs w:val="24"/>
            </w:rPr>
          </w:rPrChange>
        </w:rPr>
        <w:t xml:space="preserve">očet </w:t>
      </w:r>
      <w:ins w:id="448" w:author="Jonáš Gaigr2" w:date="2026-08-06T00:11:00Z">
        <w:r>
          <w:rPr>
            <w:rFonts w:ascii="Times New Roman" w:hAnsi="Times New Roman"/>
            <w:b/>
            <w:sz w:val="24"/>
            <w:szCs w:val="24"/>
          </w:rPr>
          <w:t xml:space="preserve">umístěných </w:t>
        </w:r>
      </w:ins>
      <w:r w:rsidR="00E71D80" w:rsidRPr="00EE586E">
        <w:rPr>
          <w:rFonts w:ascii="Times New Roman" w:hAnsi="Times New Roman"/>
          <w:b/>
          <w:sz w:val="24"/>
          <w:szCs w:val="24"/>
          <w:rPrChange w:id="449" w:author="Jonáš Gaigr2" w:date="2026-08-06T00:10:00Z">
            <w:rPr>
              <w:rFonts w:ascii="Times New Roman" w:hAnsi="Times New Roman"/>
              <w:sz w:val="24"/>
              <w:szCs w:val="24"/>
            </w:rPr>
          </w:rPrChange>
        </w:rPr>
        <w:t xml:space="preserve">pastí je od </w:t>
      </w:r>
      <w:commentRangeStart w:id="450"/>
      <w:del w:id="451" w:author="Jonáš Gaigr2" w:date="2026-08-06T00:10:00Z">
        <w:r w:rsidR="00E71D80" w:rsidRPr="00EE586E" w:rsidDel="00EE586E">
          <w:rPr>
            <w:rFonts w:ascii="Times New Roman" w:hAnsi="Times New Roman"/>
            <w:b/>
            <w:sz w:val="24"/>
            <w:szCs w:val="24"/>
            <w:rPrChange w:id="452" w:author="Jonáš Gaigr2" w:date="2026-08-06T00:10:00Z">
              <w:rPr>
                <w:rFonts w:ascii="Times New Roman" w:hAnsi="Times New Roman"/>
                <w:sz w:val="24"/>
                <w:szCs w:val="24"/>
              </w:rPr>
            </w:rPrChange>
          </w:rPr>
          <w:delText>1 do 10</w:delText>
        </w:r>
      </w:del>
      <w:ins w:id="453" w:author="Jonáš Gaigr2" w:date="2026-08-06T00:10:00Z">
        <w:r w:rsidRPr="00EE586E">
          <w:rPr>
            <w:rFonts w:ascii="Times New Roman" w:hAnsi="Times New Roman"/>
            <w:b/>
            <w:sz w:val="24"/>
            <w:szCs w:val="24"/>
            <w:rPrChange w:id="454" w:author="Jonáš Gaigr2" w:date="2026-08-06T00:10:00Z">
              <w:rPr>
                <w:rFonts w:ascii="Times New Roman" w:hAnsi="Times New Roman"/>
                <w:sz w:val="24"/>
                <w:szCs w:val="24"/>
              </w:rPr>
            </w:rPrChange>
          </w:rPr>
          <w:t xml:space="preserve">3 </w:t>
        </w:r>
        <w:commentRangeEnd w:id="450"/>
        <w:r>
          <w:rPr>
            <w:rStyle w:val="Odkaznakoment"/>
            <w:rFonts w:eastAsia="Batang"/>
          </w:rPr>
          <w:commentReference w:id="450"/>
        </w:r>
        <w:r w:rsidRPr="00EE586E">
          <w:rPr>
            <w:rFonts w:ascii="Times New Roman" w:hAnsi="Times New Roman"/>
            <w:b/>
            <w:sz w:val="24"/>
            <w:szCs w:val="24"/>
            <w:rPrChange w:id="455" w:author="Jonáš Gaigr2" w:date="2026-08-06T00:10:00Z">
              <w:rPr>
                <w:rFonts w:ascii="Times New Roman" w:hAnsi="Times New Roman"/>
                <w:sz w:val="24"/>
                <w:szCs w:val="24"/>
              </w:rPr>
            </w:rPrChange>
          </w:rPr>
          <w:t>až 5</w:t>
        </w:r>
      </w:ins>
      <w:r w:rsidR="00E71D80" w:rsidRPr="00EE586E">
        <w:rPr>
          <w:rFonts w:ascii="Times New Roman" w:hAnsi="Times New Roman"/>
          <w:b/>
          <w:sz w:val="24"/>
          <w:szCs w:val="24"/>
          <w:rPrChange w:id="456" w:author="Jonáš Gaigr2" w:date="2026-08-06T00:10:00Z">
            <w:rPr>
              <w:rFonts w:ascii="Times New Roman" w:hAnsi="Times New Roman"/>
              <w:sz w:val="24"/>
              <w:szCs w:val="24"/>
            </w:rPr>
          </w:rPrChange>
        </w:rPr>
        <w:t xml:space="preserve">, podle velikosti a členitosti </w:t>
      </w:r>
      <w:r w:rsidR="00904322" w:rsidRPr="00EE586E">
        <w:rPr>
          <w:rFonts w:ascii="Times New Roman" w:hAnsi="Times New Roman"/>
          <w:b/>
          <w:sz w:val="24"/>
          <w:szCs w:val="24"/>
          <w:rPrChange w:id="457" w:author="Jonáš Gaigr2" w:date="2026-08-06T00:10:00Z">
            <w:rPr>
              <w:rFonts w:ascii="Times New Roman" w:hAnsi="Times New Roman"/>
              <w:sz w:val="24"/>
              <w:szCs w:val="24"/>
            </w:rPr>
          </w:rPrChange>
        </w:rPr>
        <w:t>DP</w:t>
      </w:r>
      <w:ins w:id="458" w:author="Jonáš Gaigr2" w:date="2026-08-06T00:15:00Z">
        <w:r w:rsidRPr="00D43015">
          <w:rPr>
            <w:rFonts w:ascii="Times New Roman" w:hAnsi="Times New Roman" w:cs="Times New Roman"/>
            <w:sz w:val="24"/>
            <w:szCs w:val="24"/>
          </w:rPr>
          <w:t xml:space="preserve"> na místech s očekávaným výskytem čolků (v blízkosti vodní vegetace, úkrytů)</w:t>
        </w:r>
      </w:ins>
      <w:r w:rsidR="00E71D80" w:rsidRPr="00E71D80">
        <w:rPr>
          <w:rFonts w:ascii="Times New Roman" w:hAnsi="Times New Roman"/>
          <w:sz w:val="24"/>
          <w:szCs w:val="24"/>
        </w:rPr>
        <w:t>.</w:t>
      </w:r>
      <w:ins w:id="459" w:author="Jonáš Gaigr2" w:date="2026-08-06T00:12:00Z">
        <w:r>
          <w:rPr>
            <w:rFonts w:ascii="Times New Roman" w:hAnsi="Times New Roman"/>
            <w:sz w:val="24"/>
            <w:szCs w:val="24"/>
          </w:rPr>
          <w:t xml:space="preserve"> </w:t>
        </w:r>
      </w:ins>
      <w:ins w:id="460" w:author="Jonáš Gaigr2" w:date="2026-08-06T09:37:00Z">
        <w:r w:rsidR="005164DF" w:rsidRPr="00D43015">
          <w:rPr>
            <w:rFonts w:ascii="Times New Roman" w:hAnsi="Times New Roman" w:cs="Times New Roman"/>
            <w:sz w:val="24"/>
            <w:szCs w:val="24"/>
          </w:rPr>
          <w:t xml:space="preserve">Pro každou </w:t>
        </w:r>
        <w:r w:rsidR="005164DF">
          <w:rPr>
            <w:rFonts w:ascii="Times New Roman" w:hAnsi="Times New Roman" w:cs="Times New Roman"/>
            <w:sz w:val="24"/>
            <w:szCs w:val="24"/>
          </w:rPr>
          <w:t>D</w:t>
        </w:r>
        <w:r w:rsidR="005164DF" w:rsidRPr="00D43015">
          <w:rPr>
            <w:rFonts w:ascii="Times New Roman" w:hAnsi="Times New Roman" w:cs="Times New Roman"/>
            <w:sz w:val="24"/>
            <w:szCs w:val="24"/>
          </w:rPr>
          <w:t>P je nutné dodržovat každoročně fixní počet použitých pastí i při změně monitorovatele</w:t>
        </w:r>
        <w:r w:rsidR="005164DF">
          <w:rPr>
            <w:rFonts w:ascii="Times New Roman" w:hAnsi="Times New Roman" w:cs="Times New Roman"/>
            <w:sz w:val="24"/>
            <w:szCs w:val="24"/>
          </w:rPr>
          <w:t>, a je-li to možné, přednostně také stejný typ pastí</w:t>
        </w:r>
        <w:r w:rsidR="005164DF" w:rsidRPr="00D43015">
          <w:rPr>
            <w:rFonts w:ascii="Times New Roman" w:hAnsi="Times New Roman" w:cs="Times New Roman"/>
            <w:sz w:val="24"/>
            <w:szCs w:val="24"/>
          </w:rPr>
          <w:t>.</w:t>
        </w:r>
        <w:r w:rsidR="005164DF">
          <w:rPr>
            <w:rFonts w:ascii="Times New Roman" w:hAnsi="Times New Roman"/>
            <w:sz w:val="24"/>
            <w:szCs w:val="24"/>
          </w:rPr>
          <w:t xml:space="preserve"> Použitý typ pastí (hranol, deštník, jiná) je třeba zaznamenat. </w:t>
        </w:r>
      </w:ins>
      <w:ins w:id="461" w:author="Jonáš Gaigr2" w:date="2026-08-06T00:12:00Z">
        <w:r>
          <w:rPr>
            <w:rFonts w:ascii="Times New Roman" w:hAnsi="Times New Roman"/>
            <w:sz w:val="24"/>
            <w:szCs w:val="24"/>
          </w:rPr>
          <w:t>Odchýlení od stanov</w:t>
        </w:r>
      </w:ins>
      <w:ins w:id="462" w:author="Jonáš Gaigr2" w:date="2026-08-06T09:37:00Z">
        <w:r w:rsidR="005164DF">
          <w:rPr>
            <w:rFonts w:ascii="Times New Roman" w:hAnsi="Times New Roman"/>
            <w:sz w:val="24"/>
            <w:szCs w:val="24"/>
          </w:rPr>
          <w:t>e</w:t>
        </w:r>
      </w:ins>
      <w:ins w:id="463" w:author="Jonáš Gaigr2" w:date="2026-08-06T00:12:00Z">
        <w:r>
          <w:rPr>
            <w:rFonts w:ascii="Times New Roman" w:hAnsi="Times New Roman"/>
            <w:sz w:val="24"/>
            <w:szCs w:val="24"/>
          </w:rPr>
          <w:t>ného počtu pastí není možné z důvodu standardizace monitoringu v čase.</w:t>
        </w:r>
      </w:ins>
      <w:r w:rsidR="00E71D80" w:rsidRPr="00E71D80">
        <w:rPr>
          <w:rFonts w:ascii="Times New Roman" w:hAnsi="Times New Roman"/>
          <w:sz w:val="24"/>
          <w:szCs w:val="24"/>
        </w:rPr>
        <w:t xml:space="preserve"> </w:t>
      </w:r>
    </w:p>
    <w:p w14:paraId="07977260" w14:textId="2DFE84CA" w:rsidR="00E71D80" w:rsidRPr="00E71D80" w:rsidDel="00EE586E" w:rsidRDefault="00E71D80" w:rsidP="00454609">
      <w:pPr>
        <w:spacing w:after="0" w:line="240" w:lineRule="auto"/>
        <w:jc w:val="both"/>
        <w:rPr>
          <w:moveFrom w:id="464" w:author="Jonáš Gaigr2" w:date="2026-08-06T09:35:00Z"/>
          <w:rFonts w:ascii="Times New Roman" w:hAnsi="Times New Roman"/>
          <w:sz w:val="24"/>
          <w:szCs w:val="24"/>
        </w:rPr>
      </w:pPr>
      <w:r w:rsidRPr="00E71D80">
        <w:rPr>
          <w:rFonts w:ascii="Times New Roman" w:hAnsi="Times New Roman"/>
          <w:sz w:val="24"/>
          <w:szCs w:val="24"/>
        </w:rPr>
        <w:t xml:space="preserve">Pokud v rámci této první (dvoj)kontroly druh ve </w:t>
      </w:r>
      <w:r w:rsidR="00904322">
        <w:rPr>
          <w:rFonts w:ascii="Times New Roman" w:hAnsi="Times New Roman"/>
          <w:sz w:val="24"/>
          <w:szCs w:val="24"/>
        </w:rPr>
        <w:t>DP</w:t>
      </w:r>
      <w:r w:rsidRPr="00E71D80">
        <w:rPr>
          <w:rFonts w:ascii="Times New Roman" w:hAnsi="Times New Roman"/>
          <w:sz w:val="24"/>
          <w:szCs w:val="24"/>
        </w:rPr>
        <w:t xml:space="preserve"> není zjištěn, proběhne na jaře ještě jedna kontrola (může být i noční, na lokalitě obvyklou metodikou) pro zjištění přítomnosti a početnosti druhu. </w:t>
      </w:r>
      <w:moveFromRangeStart w:id="465" w:author="Jonáš Gaigr2" w:date="2026-08-06T09:35:00Z" w:name="move236867649"/>
      <w:moveFrom w:id="466" w:author="Jonáš Gaigr2" w:date="2026-08-06T09:35:00Z">
        <w:r w:rsidRPr="00E71D80" w:rsidDel="00EE586E">
          <w:rPr>
            <w:rFonts w:ascii="Times New Roman" w:hAnsi="Times New Roman"/>
            <w:sz w:val="24"/>
            <w:szCs w:val="24"/>
          </w:rPr>
          <w:t xml:space="preserve">Termíny kontrol </w:t>
        </w:r>
        <w:commentRangeStart w:id="467"/>
        <w:r w:rsidRPr="00E71D80" w:rsidDel="00EE586E">
          <w:rPr>
            <w:rFonts w:ascii="Times New Roman" w:hAnsi="Times New Roman"/>
            <w:sz w:val="24"/>
            <w:szCs w:val="24"/>
          </w:rPr>
          <w:t xml:space="preserve">by měly </w:t>
        </w:r>
        <w:commentRangeEnd w:id="467"/>
        <w:r w:rsidR="00EE586E" w:rsidDel="00EE586E">
          <w:rPr>
            <w:rStyle w:val="Odkaznakoment"/>
            <w:rFonts w:eastAsia="Batang"/>
          </w:rPr>
          <w:commentReference w:id="467"/>
        </w:r>
        <w:r w:rsidRPr="00E71D80" w:rsidDel="00EE586E">
          <w:rPr>
            <w:rFonts w:ascii="Times New Roman" w:hAnsi="Times New Roman"/>
            <w:sz w:val="24"/>
            <w:szCs w:val="24"/>
          </w:rPr>
          <w:t xml:space="preserve">být přizpůsobeny aktuálnímu průběhu počasí v daném roce a měly by proběhnout za vhodného počasí. </w:t>
        </w:r>
      </w:moveFrom>
    </w:p>
    <w:moveFromRangeEnd w:id="465"/>
    <w:p w14:paraId="580B7D8B" w14:textId="01781511" w:rsidR="00E71D80" w:rsidRPr="00E71D80" w:rsidRDefault="00E71D80">
      <w:pPr>
        <w:spacing w:after="0" w:line="240" w:lineRule="auto"/>
        <w:jc w:val="both"/>
        <w:rPr>
          <w:rFonts w:ascii="Times New Roman" w:hAnsi="Times New Roman"/>
          <w:sz w:val="24"/>
          <w:szCs w:val="24"/>
        </w:rPr>
        <w:pPrChange w:id="468" w:author="Jonáš Gaigr2" w:date="2026-08-06T00:13:00Z">
          <w:pPr>
            <w:pStyle w:val="Odstavecseseznamem"/>
            <w:spacing w:line="240" w:lineRule="auto"/>
            <w:ind w:left="0" w:firstLine="0"/>
            <w:jc w:val="both"/>
          </w:pPr>
        </w:pPrChange>
      </w:pPr>
      <w:r w:rsidRPr="00E71D80">
        <w:rPr>
          <w:rFonts w:ascii="Times New Roman" w:hAnsi="Times New Roman"/>
          <w:sz w:val="24"/>
          <w:szCs w:val="24"/>
        </w:rPr>
        <w:t xml:space="preserve">Po jarní kontrole proběhne ještě </w:t>
      </w:r>
      <w:r w:rsidRPr="00E71D80">
        <w:rPr>
          <w:rFonts w:ascii="Times New Roman" w:hAnsi="Times New Roman"/>
          <w:sz w:val="24"/>
          <w:szCs w:val="24"/>
          <w:u w:val="single"/>
        </w:rPr>
        <w:t>letní kontrola</w:t>
      </w:r>
      <w:r w:rsidRPr="00E71D80">
        <w:rPr>
          <w:rFonts w:ascii="Times New Roman" w:hAnsi="Times New Roman"/>
          <w:sz w:val="24"/>
          <w:szCs w:val="24"/>
        </w:rPr>
        <w:t xml:space="preserve"> (červen až srpen) k opětovnému zaznamenání přítomnosti a početnosti druhu  a především rozmnožování  a k </w:t>
      </w:r>
      <w:ins w:id="469" w:author="Jonáš Gaigr2" w:date="2026-02-17T06:50:00Z">
        <w:r w:rsidR="001B61FD">
          <w:rPr>
            <w:rFonts w:ascii="Times New Roman" w:hAnsi="Times New Roman"/>
            <w:sz w:val="24"/>
            <w:szCs w:val="24"/>
          </w:rPr>
          <w:t>sledování stavu stanoviště druhu</w:t>
        </w:r>
      </w:ins>
      <w:del w:id="470" w:author="Jonáš Gaigr2" w:date="2026-02-17T06:50:00Z">
        <w:r w:rsidRPr="00E71D80" w:rsidDel="001B61FD">
          <w:rPr>
            <w:rFonts w:ascii="Times New Roman" w:hAnsi="Times New Roman"/>
            <w:sz w:val="24"/>
            <w:szCs w:val="24"/>
          </w:rPr>
          <w:delText>identifikaci ohrožujících příčin (</w:delText>
        </w:r>
      </w:del>
      <w:del w:id="471" w:author="Jonáš Gaigr2" w:date="2026-02-17T06:36:00Z">
        <w:r w:rsidR="00D93A14" w:rsidRPr="00E71D80" w:rsidDel="000C5DE0">
          <w:rPr>
            <w:rFonts w:ascii="Times New Roman" w:hAnsi="Times New Roman"/>
            <w:sz w:val="24"/>
            <w:szCs w:val="24"/>
          </w:rPr>
          <w:delText>P3</w:delText>
        </w:r>
      </w:del>
      <w:del w:id="472" w:author="Jonáš Gaigr2" w:date="2026-02-17T06:50:00Z">
        <w:r w:rsidR="0007586D" w:rsidDel="001B61FD">
          <w:rPr>
            <w:rFonts w:ascii="Times New Roman" w:hAnsi="Times New Roman"/>
            <w:sz w:val="24"/>
            <w:szCs w:val="24"/>
          </w:rPr>
          <w:delText>, 4, 5, 6, 10</w:delText>
        </w:r>
        <w:r w:rsidRPr="00E71D80" w:rsidDel="001B61FD">
          <w:rPr>
            <w:rFonts w:ascii="Times New Roman" w:hAnsi="Times New Roman"/>
            <w:sz w:val="24"/>
            <w:szCs w:val="24"/>
          </w:rPr>
          <w:delText>)</w:delText>
        </w:r>
      </w:del>
      <w:r w:rsidRPr="00E71D80">
        <w:rPr>
          <w:rFonts w:ascii="Times New Roman" w:hAnsi="Times New Roman"/>
          <w:sz w:val="24"/>
          <w:szCs w:val="24"/>
        </w:rPr>
        <w:t xml:space="preserve">, zejména pak vysychání </w:t>
      </w:r>
      <w:r w:rsidR="00904322">
        <w:rPr>
          <w:rFonts w:ascii="Times New Roman" w:hAnsi="Times New Roman"/>
          <w:sz w:val="24"/>
          <w:szCs w:val="24"/>
        </w:rPr>
        <w:t>DP</w:t>
      </w:r>
      <w:r w:rsidRPr="00E71D80">
        <w:rPr>
          <w:rFonts w:ascii="Times New Roman" w:hAnsi="Times New Roman"/>
          <w:sz w:val="24"/>
          <w:szCs w:val="24"/>
        </w:rPr>
        <w:t xml:space="preserve">. </w:t>
      </w:r>
    </w:p>
    <w:p w14:paraId="4BDC10DF" w14:textId="7AB3E9F4" w:rsidR="00E71D80" w:rsidRPr="00E71D80" w:rsidDel="00EE586E" w:rsidRDefault="00E71D80" w:rsidP="00E71D80">
      <w:pPr>
        <w:pStyle w:val="Odstavecseseznamem"/>
        <w:spacing w:after="120" w:line="240" w:lineRule="auto"/>
        <w:ind w:left="0" w:firstLine="0"/>
        <w:jc w:val="both"/>
        <w:rPr>
          <w:del w:id="473" w:author="Jonáš Gaigr2" w:date="2026-08-06T00:13:00Z"/>
          <w:rFonts w:ascii="Times New Roman" w:hAnsi="Times New Roman"/>
          <w:sz w:val="24"/>
          <w:szCs w:val="24"/>
        </w:rPr>
      </w:pPr>
      <w:del w:id="474" w:author="Jonáš Gaigr2" w:date="2026-08-06T00:13:00Z">
        <w:r w:rsidRPr="00E71D80" w:rsidDel="00EE586E">
          <w:rPr>
            <w:rFonts w:ascii="Times New Roman" w:hAnsi="Times New Roman"/>
            <w:sz w:val="24"/>
            <w:szCs w:val="24"/>
          </w:rPr>
          <w:delText>Termíny kontrol by měly být přizpůsobeny aktuálnímu průběhu počasí v daném roce a měly by proběhnout za vhodného počasí.</w:delText>
        </w:r>
      </w:del>
    </w:p>
    <w:p w14:paraId="4C826D78" w14:textId="77777777" w:rsidR="00E71D80" w:rsidRPr="00E71D80" w:rsidRDefault="00E71D80" w:rsidP="00E71D80">
      <w:pPr>
        <w:pStyle w:val="Odstavecseseznamem"/>
        <w:spacing w:after="120" w:line="240" w:lineRule="auto"/>
        <w:ind w:left="0" w:firstLine="0"/>
        <w:jc w:val="both"/>
        <w:rPr>
          <w:rFonts w:ascii="Times New Roman" w:hAnsi="Times New Roman"/>
          <w:b/>
          <w:bCs/>
          <w:sz w:val="24"/>
          <w:szCs w:val="24"/>
        </w:rPr>
      </w:pPr>
    </w:p>
    <w:p w14:paraId="6CB87C8D" w14:textId="77777777" w:rsidR="00E71D80" w:rsidRPr="00CB1539" w:rsidRDefault="00E71D80" w:rsidP="008F6CDD">
      <w:pPr>
        <w:pStyle w:val="Nadpis20"/>
        <w:numPr>
          <w:ilvl w:val="2"/>
          <w:numId w:val="14"/>
        </w:numPr>
        <w:spacing w:after="120" w:line="240" w:lineRule="auto"/>
        <w:ind w:left="1134" w:firstLine="0"/>
        <w:rPr>
          <w:b/>
          <w:i w:val="0"/>
        </w:rPr>
      </w:pPr>
      <w:r w:rsidRPr="00CB1539">
        <w:rPr>
          <w:b/>
          <w:i w:val="0"/>
        </w:rPr>
        <w:t xml:space="preserve">Čolci rodu </w:t>
      </w:r>
      <w:r w:rsidRPr="006809E6">
        <w:rPr>
          <w:b/>
        </w:rPr>
        <w:t>Triturus – T. cristatus</w:t>
      </w:r>
      <w:r w:rsidRPr="00CB1539">
        <w:rPr>
          <w:b/>
          <w:i w:val="0"/>
        </w:rPr>
        <w:t xml:space="preserve"> (čolek velký), </w:t>
      </w:r>
      <w:r w:rsidRPr="006809E6">
        <w:rPr>
          <w:b/>
        </w:rPr>
        <w:t>T. dobrogicus</w:t>
      </w:r>
      <w:r w:rsidRPr="00CB1539">
        <w:rPr>
          <w:b/>
          <w:i w:val="0"/>
        </w:rPr>
        <w:t xml:space="preserve"> (č. dunajský) a </w:t>
      </w:r>
      <w:r w:rsidRPr="006809E6">
        <w:rPr>
          <w:b/>
        </w:rPr>
        <w:t>T. carnifex</w:t>
      </w:r>
      <w:r w:rsidRPr="00CB1539">
        <w:rPr>
          <w:b/>
          <w:i w:val="0"/>
        </w:rPr>
        <w:t xml:space="preserve"> (č. dravý)</w:t>
      </w:r>
    </w:p>
    <w:p w14:paraId="3C90312B" w14:textId="77777777" w:rsidR="005164DF" w:rsidRDefault="00454609" w:rsidP="00E71D80">
      <w:pPr>
        <w:spacing w:after="120" w:line="240" w:lineRule="auto"/>
        <w:jc w:val="both"/>
        <w:rPr>
          <w:ins w:id="475" w:author="Jonáš Gaigr2" w:date="2026-08-06T09:36:00Z"/>
          <w:rFonts w:ascii="Times New Roman" w:hAnsi="Times New Roman"/>
          <w:sz w:val="24"/>
          <w:szCs w:val="24"/>
        </w:rPr>
      </w:pPr>
      <w:r w:rsidRPr="00B60638">
        <w:rPr>
          <w:rFonts w:ascii="Times New Roman" w:hAnsi="Times New Roman"/>
          <w:sz w:val="24"/>
          <w:szCs w:val="24"/>
        </w:rPr>
        <w:t xml:space="preserve">Ke zjištění </w:t>
      </w:r>
      <w:r>
        <w:rPr>
          <w:rFonts w:ascii="Times New Roman" w:hAnsi="Times New Roman"/>
          <w:sz w:val="24"/>
          <w:szCs w:val="24"/>
        </w:rPr>
        <w:t>sledovaných</w:t>
      </w:r>
      <w:r w:rsidRPr="00B60638">
        <w:rPr>
          <w:rFonts w:ascii="Times New Roman" w:hAnsi="Times New Roman"/>
          <w:sz w:val="24"/>
          <w:szCs w:val="24"/>
        </w:rPr>
        <w:t xml:space="preserve"> </w:t>
      </w:r>
      <w:r>
        <w:rPr>
          <w:rFonts w:ascii="Times New Roman" w:hAnsi="Times New Roman"/>
          <w:sz w:val="24"/>
          <w:szCs w:val="24"/>
        </w:rPr>
        <w:t>indikátor</w:t>
      </w:r>
      <w:r w:rsidRPr="00B60638">
        <w:rPr>
          <w:rFonts w:ascii="Times New Roman" w:hAnsi="Times New Roman"/>
          <w:sz w:val="24"/>
          <w:szCs w:val="24"/>
        </w:rPr>
        <w:t>ů je</w:t>
      </w:r>
      <w:r>
        <w:rPr>
          <w:rFonts w:ascii="Times New Roman" w:hAnsi="Times New Roman"/>
          <w:sz w:val="24"/>
          <w:szCs w:val="24"/>
        </w:rPr>
        <w:t xml:space="preserve"> </w:t>
      </w:r>
      <w:r w:rsidRPr="00C97823">
        <w:rPr>
          <w:rFonts w:ascii="Times New Roman" w:hAnsi="Times New Roman"/>
          <w:b/>
          <w:bCs/>
          <w:sz w:val="24"/>
          <w:szCs w:val="24"/>
        </w:rPr>
        <w:t>potřeba dvou až pěti návštěv za rok</w:t>
      </w:r>
      <w:r w:rsidRPr="00C97823">
        <w:rPr>
          <w:rFonts w:ascii="Times New Roman" w:hAnsi="Times New Roman"/>
          <w:sz w:val="24"/>
          <w:szCs w:val="24"/>
        </w:rPr>
        <w:t>, podle toho, jestli byly využity pasti a jestli byl druh zaznamenán během první návštěvy.</w:t>
      </w:r>
      <w:r>
        <w:rPr>
          <w:rFonts w:ascii="Times New Roman" w:hAnsi="Times New Roman"/>
          <w:sz w:val="24"/>
          <w:szCs w:val="24"/>
        </w:rPr>
        <w:t xml:space="preserve"> </w:t>
      </w:r>
    </w:p>
    <w:p w14:paraId="00896EF9" w14:textId="77777777" w:rsidR="005164DF" w:rsidRDefault="002E66F7" w:rsidP="00E71D80">
      <w:pPr>
        <w:spacing w:after="120" w:line="240" w:lineRule="auto"/>
        <w:jc w:val="both"/>
        <w:rPr>
          <w:ins w:id="476" w:author="Jonáš Gaigr2" w:date="2026-08-06T09:36:00Z"/>
          <w:rFonts w:ascii="Times New Roman" w:hAnsi="Times New Roman"/>
          <w:sz w:val="24"/>
          <w:szCs w:val="24"/>
        </w:rPr>
      </w:pPr>
      <w:r w:rsidRPr="00970894">
        <w:rPr>
          <w:rFonts w:ascii="Times New Roman" w:hAnsi="Times New Roman"/>
          <w:sz w:val="24"/>
          <w:szCs w:val="24"/>
          <w:u w:val="single"/>
        </w:rPr>
        <w:t>První kontrola</w:t>
      </w:r>
      <w:r w:rsidRPr="00355D7F">
        <w:rPr>
          <w:rFonts w:ascii="Times New Roman" w:hAnsi="Times New Roman"/>
          <w:sz w:val="24"/>
          <w:szCs w:val="24"/>
        </w:rPr>
        <w:t xml:space="preserve"> </w:t>
      </w:r>
      <w:r>
        <w:rPr>
          <w:rFonts w:ascii="Times New Roman" w:hAnsi="Times New Roman"/>
          <w:sz w:val="24"/>
          <w:szCs w:val="24"/>
        </w:rPr>
        <w:t xml:space="preserve">(zpravidla duben až květen) </w:t>
      </w:r>
      <w:r w:rsidRPr="00385E85">
        <w:rPr>
          <w:rFonts w:ascii="Times New Roman" w:hAnsi="Times New Roman"/>
          <w:sz w:val="24"/>
          <w:szCs w:val="24"/>
          <w:u w:val="single"/>
        </w:rPr>
        <w:t>je denní</w:t>
      </w:r>
      <w:r w:rsidRPr="00B60638">
        <w:rPr>
          <w:rFonts w:ascii="Times New Roman" w:hAnsi="Times New Roman"/>
          <w:sz w:val="24"/>
          <w:szCs w:val="24"/>
        </w:rPr>
        <w:t xml:space="preserve"> a slouží</w:t>
      </w:r>
      <w:r>
        <w:rPr>
          <w:rFonts w:ascii="Times New Roman" w:hAnsi="Times New Roman"/>
          <w:sz w:val="24"/>
          <w:szCs w:val="24"/>
        </w:rPr>
        <w:t xml:space="preserve"> především k identifikaci a lokalizaci </w:t>
      </w:r>
      <w:r w:rsidR="00904322">
        <w:rPr>
          <w:rFonts w:ascii="Times New Roman" w:hAnsi="Times New Roman"/>
          <w:sz w:val="24"/>
          <w:szCs w:val="24"/>
        </w:rPr>
        <w:t>DP</w:t>
      </w:r>
      <w:r>
        <w:rPr>
          <w:rFonts w:ascii="Times New Roman" w:hAnsi="Times New Roman"/>
          <w:sz w:val="24"/>
          <w:szCs w:val="24"/>
        </w:rPr>
        <w:t>, dále pak k</w:t>
      </w:r>
      <w:r w:rsidRPr="00B60638">
        <w:rPr>
          <w:rFonts w:ascii="Times New Roman" w:hAnsi="Times New Roman"/>
          <w:sz w:val="24"/>
          <w:szCs w:val="24"/>
        </w:rPr>
        <w:t xml:space="preserve"> zaznamenání přítomnosti a početnosti druhu (</w:t>
      </w:r>
      <w:r>
        <w:rPr>
          <w:rFonts w:ascii="Times New Roman" w:hAnsi="Times New Roman"/>
          <w:sz w:val="24"/>
          <w:szCs w:val="24"/>
        </w:rPr>
        <w:t>, vizuálně či podběrákem) a</w:t>
      </w:r>
      <w:r w:rsidRPr="00B60638">
        <w:rPr>
          <w:rFonts w:ascii="Times New Roman" w:hAnsi="Times New Roman"/>
          <w:sz w:val="24"/>
          <w:szCs w:val="24"/>
        </w:rPr>
        <w:t xml:space="preserve"> k </w:t>
      </w:r>
      <w:ins w:id="477" w:author="Jonáš Gaigr2" w:date="2026-02-17T06:50:00Z">
        <w:r w:rsidR="001B61FD">
          <w:rPr>
            <w:rFonts w:ascii="Times New Roman" w:hAnsi="Times New Roman"/>
            <w:sz w:val="24"/>
            <w:szCs w:val="24"/>
          </w:rPr>
          <w:t>sledování stavu stanoviště druhu</w:t>
        </w:r>
      </w:ins>
      <w:del w:id="478" w:author="Jonáš Gaigr2" w:date="2026-02-17T06:50:00Z">
        <w:r w:rsidRPr="00B60638" w:rsidDel="001B61FD">
          <w:rPr>
            <w:rFonts w:ascii="Times New Roman" w:hAnsi="Times New Roman"/>
            <w:sz w:val="24"/>
            <w:szCs w:val="24"/>
          </w:rPr>
          <w:delText>identifikaci ohrožujících příčin (</w:delText>
        </w:r>
      </w:del>
      <w:del w:id="479" w:author="Jonáš Gaigr2" w:date="2026-02-17T06:36:00Z">
        <w:r w:rsidR="0007586D" w:rsidRPr="00B60638" w:rsidDel="000C5DE0">
          <w:rPr>
            <w:rFonts w:ascii="Times New Roman" w:hAnsi="Times New Roman"/>
            <w:sz w:val="24"/>
            <w:szCs w:val="24"/>
          </w:rPr>
          <w:delText>P3</w:delText>
        </w:r>
      </w:del>
      <w:del w:id="480" w:author="Jonáš Gaigr2" w:date="2026-02-17T06:50:00Z">
        <w:r w:rsidR="0007586D" w:rsidDel="001B61FD">
          <w:rPr>
            <w:rFonts w:ascii="Times New Roman" w:hAnsi="Times New Roman"/>
            <w:sz w:val="24"/>
            <w:szCs w:val="24"/>
          </w:rPr>
          <w:delText>, 4, 5, 6, 7, 8, 10</w:delText>
        </w:r>
      </w:del>
      <w:r>
        <w:rPr>
          <w:rFonts w:ascii="Times New Roman" w:hAnsi="Times New Roman"/>
          <w:sz w:val="24"/>
          <w:szCs w:val="24"/>
        </w:rPr>
        <w:t xml:space="preserve">, na vybraných </w:t>
      </w:r>
      <w:r w:rsidR="00904322">
        <w:rPr>
          <w:rFonts w:ascii="Times New Roman" w:hAnsi="Times New Roman"/>
          <w:sz w:val="24"/>
          <w:szCs w:val="24"/>
        </w:rPr>
        <w:t>DP</w:t>
      </w:r>
      <w:r w:rsidRPr="00B60638">
        <w:rPr>
          <w:rFonts w:ascii="Times New Roman" w:hAnsi="Times New Roman"/>
          <w:sz w:val="24"/>
          <w:szCs w:val="24"/>
        </w:rPr>
        <w:t>.</w:t>
      </w:r>
      <w:r>
        <w:rPr>
          <w:rFonts w:ascii="Times New Roman" w:hAnsi="Times New Roman"/>
          <w:sz w:val="24"/>
          <w:szCs w:val="24"/>
        </w:rPr>
        <w:t xml:space="preserve"> </w:t>
      </w:r>
    </w:p>
    <w:p w14:paraId="493ECEA1" w14:textId="77777777" w:rsidR="005164DF" w:rsidRDefault="002E66F7" w:rsidP="00E71D80">
      <w:pPr>
        <w:spacing w:after="120" w:line="240" w:lineRule="auto"/>
        <w:jc w:val="both"/>
        <w:rPr>
          <w:ins w:id="481" w:author="Jonáš Gaigr2" w:date="2026-08-06T09:38:00Z"/>
          <w:rFonts w:ascii="Times New Roman" w:hAnsi="Times New Roman"/>
          <w:sz w:val="24"/>
          <w:szCs w:val="24"/>
        </w:rPr>
      </w:pPr>
      <w:commentRangeStart w:id="482"/>
      <w:r>
        <w:rPr>
          <w:rFonts w:ascii="Times New Roman" w:hAnsi="Times New Roman"/>
          <w:sz w:val="24"/>
          <w:szCs w:val="24"/>
        </w:rPr>
        <w:t xml:space="preserve">Pokud jsou pro zjištění </w:t>
      </w:r>
      <w:r w:rsidR="00C3794D">
        <w:rPr>
          <w:rFonts w:ascii="Times New Roman" w:hAnsi="Times New Roman"/>
          <w:sz w:val="24"/>
          <w:szCs w:val="24"/>
        </w:rPr>
        <w:t>přítomnosti a početnosti druhu</w:t>
      </w:r>
      <w:r>
        <w:rPr>
          <w:rFonts w:ascii="Times New Roman" w:hAnsi="Times New Roman"/>
          <w:sz w:val="24"/>
          <w:szCs w:val="24"/>
        </w:rPr>
        <w:t xml:space="preserve"> využity živochytné pasti</w:t>
      </w:r>
      <w:commentRangeEnd w:id="482"/>
      <w:r w:rsidR="005164DF">
        <w:rPr>
          <w:rStyle w:val="Odkaznakoment"/>
          <w:rFonts w:eastAsia="Batang"/>
        </w:rPr>
        <w:commentReference w:id="482"/>
      </w:r>
      <w:r>
        <w:rPr>
          <w:rFonts w:ascii="Times New Roman" w:hAnsi="Times New Roman"/>
          <w:sz w:val="24"/>
          <w:szCs w:val="24"/>
        </w:rPr>
        <w:t xml:space="preserve">, proběhne v rámci této kontroly i jejich instalace. Druhý den </w:t>
      </w:r>
      <w:r w:rsidR="001E2BEE">
        <w:rPr>
          <w:rFonts w:ascii="Times New Roman" w:hAnsi="Times New Roman"/>
          <w:sz w:val="24"/>
          <w:szCs w:val="24"/>
        </w:rPr>
        <w:t xml:space="preserve">(příp. po několika hodinách, </w:t>
      </w:r>
      <w:r w:rsidR="00D43015">
        <w:rPr>
          <w:rFonts w:ascii="Times New Roman" w:hAnsi="Times New Roman"/>
          <w:sz w:val="24"/>
          <w:szCs w:val="24"/>
        </w:rPr>
        <w:t xml:space="preserve">pokud jsou pasti instalovány od soumraku do svítání, tzn. odchyt </w:t>
      </w:r>
      <w:r w:rsidR="00D43015" w:rsidRPr="00D43015">
        <w:rPr>
          <w:rFonts w:ascii="Times New Roman" w:hAnsi="Times New Roman" w:cs="Times New Roman"/>
          <w:sz w:val="24"/>
          <w:szCs w:val="24"/>
        </w:rPr>
        <w:t>probíhá za tmy</w:t>
      </w:r>
      <w:r w:rsidR="001E2BEE" w:rsidRPr="00D43015">
        <w:rPr>
          <w:rFonts w:ascii="Times New Roman" w:hAnsi="Times New Roman" w:cs="Times New Roman"/>
          <w:sz w:val="24"/>
          <w:szCs w:val="24"/>
        </w:rPr>
        <w:t xml:space="preserve">) </w:t>
      </w:r>
      <w:r w:rsidRPr="00D43015">
        <w:rPr>
          <w:rFonts w:ascii="Times New Roman" w:hAnsi="Times New Roman" w:cs="Times New Roman"/>
          <w:sz w:val="24"/>
          <w:szCs w:val="24"/>
        </w:rPr>
        <w:t xml:space="preserve">jsou pasti kontrolovány a deinstalovány. </w:t>
      </w:r>
      <w:ins w:id="483" w:author="Jonáš Gaigr2" w:date="2026-08-06T09:38:00Z">
        <w:r w:rsidR="005164DF">
          <w:rPr>
            <w:rFonts w:ascii="Times New Roman" w:hAnsi="Times New Roman"/>
            <w:b/>
            <w:sz w:val="24"/>
            <w:szCs w:val="24"/>
          </w:rPr>
          <w:t>P</w:t>
        </w:r>
        <w:r w:rsidR="005164DF" w:rsidRPr="008822E7">
          <w:rPr>
            <w:rFonts w:ascii="Times New Roman" w:hAnsi="Times New Roman"/>
            <w:b/>
            <w:sz w:val="24"/>
            <w:szCs w:val="24"/>
          </w:rPr>
          <w:t xml:space="preserve">očet </w:t>
        </w:r>
        <w:r w:rsidR="005164DF">
          <w:rPr>
            <w:rFonts w:ascii="Times New Roman" w:hAnsi="Times New Roman"/>
            <w:b/>
            <w:sz w:val="24"/>
            <w:szCs w:val="24"/>
          </w:rPr>
          <w:t xml:space="preserve">umístěných </w:t>
        </w:r>
        <w:r w:rsidR="005164DF" w:rsidRPr="008822E7">
          <w:rPr>
            <w:rFonts w:ascii="Times New Roman" w:hAnsi="Times New Roman"/>
            <w:b/>
            <w:sz w:val="24"/>
            <w:szCs w:val="24"/>
          </w:rPr>
          <w:t xml:space="preserve">pastí je od </w:t>
        </w:r>
        <w:commentRangeStart w:id="484"/>
        <w:r w:rsidR="005164DF" w:rsidRPr="008822E7">
          <w:rPr>
            <w:rFonts w:ascii="Times New Roman" w:hAnsi="Times New Roman"/>
            <w:b/>
            <w:sz w:val="24"/>
            <w:szCs w:val="24"/>
          </w:rPr>
          <w:t xml:space="preserve">3 </w:t>
        </w:r>
        <w:commentRangeEnd w:id="484"/>
        <w:r w:rsidR="005164DF">
          <w:rPr>
            <w:rStyle w:val="Odkaznakoment"/>
            <w:rFonts w:eastAsia="Batang"/>
          </w:rPr>
          <w:commentReference w:id="484"/>
        </w:r>
        <w:r w:rsidR="005164DF" w:rsidRPr="008822E7">
          <w:rPr>
            <w:rFonts w:ascii="Times New Roman" w:hAnsi="Times New Roman"/>
            <w:b/>
            <w:sz w:val="24"/>
            <w:szCs w:val="24"/>
          </w:rPr>
          <w:t>až 5, podle velikosti a členitosti DP</w:t>
        </w:r>
        <w:r w:rsidR="005164DF" w:rsidRPr="00D43015">
          <w:rPr>
            <w:rFonts w:ascii="Times New Roman" w:hAnsi="Times New Roman" w:cs="Times New Roman"/>
            <w:sz w:val="24"/>
            <w:szCs w:val="24"/>
          </w:rPr>
          <w:t xml:space="preserve"> na místech s očekávaným výskytem čolků (v blízkosti vodní vegetace, úkrytů)</w:t>
        </w:r>
        <w:r w:rsidR="005164DF" w:rsidRPr="00E71D80">
          <w:rPr>
            <w:rFonts w:ascii="Times New Roman" w:hAnsi="Times New Roman"/>
            <w:sz w:val="24"/>
            <w:szCs w:val="24"/>
          </w:rPr>
          <w:t>.</w:t>
        </w:r>
        <w:r w:rsidR="005164DF">
          <w:rPr>
            <w:rFonts w:ascii="Times New Roman" w:hAnsi="Times New Roman"/>
            <w:sz w:val="24"/>
            <w:szCs w:val="24"/>
          </w:rPr>
          <w:t xml:space="preserve"> </w:t>
        </w:r>
      </w:ins>
      <w:del w:id="485" w:author="Jonáš Gaigr2" w:date="2026-08-06T09:38:00Z">
        <w:r w:rsidR="001270B2" w:rsidRPr="00D43015" w:rsidDel="005164DF">
          <w:rPr>
            <w:rFonts w:ascii="Times New Roman" w:hAnsi="Times New Roman" w:cs="Times New Roman"/>
            <w:sz w:val="24"/>
            <w:szCs w:val="24"/>
          </w:rPr>
          <w:delText xml:space="preserve">Doporučuje se použití </w:delText>
        </w:r>
        <w:commentRangeStart w:id="486"/>
        <w:r w:rsidR="001270B2" w:rsidRPr="00D43015" w:rsidDel="005164DF">
          <w:rPr>
            <w:rFonts w:ascii="Times New Roman" w:hAnsi="Times New Roman" w:cs="Times New Roman"/>
            <w:sz w:val="24"/>
            <w:szCs w:val="24"/>
          </w:rPr>
          <w:delText>2–</w:delText>
        </w:r>
        <w:r w:rsidR="005C3804" w:rsidRPr="00D43015" w:rsidDel="005164DF">
          <w:rPr>
            <w:rFonts w:ascii="Times New Roman" w:hAnsi="Times New Roman" w:cs="Times New Roman"/>
            <w:sz w:val="24"/>
            <w:szCs w:val="24"/>
          </w:rPr>
          <w:delText xml:space="preserve">10 </w:delText>
        </w:r>
        <w:commentRangeEnd w:id="486"/>
        <w:r w:rsidR="00EE586E" w:rsidDel="005164DF">
          <w:rPr>
            <w:rStyle w:val="Odkaznakoment"/>
            <w:rFonts w:eastAsia="Batang"/>
          </w:rPr>
          <w:commentReference w:id="486"/>
        </w:r>
        <w:r w:rsidR="001270B2" w:rsidRPr="00D43015" w:rsidDel="005164DF">
          <w:rPr>
            <w:rFonts w:ascii="Times New Roman" w:hAnsi="Times New Roman" w:cs="Times New Roman"/>
            <w:sz w:val="24"/>
            <w:szCs w:val="24"/>
          </w:rPr>
          <w:delText xml:space="preserve">pastí na </w:delText>
        </w:r>
        <w:r w:rsidR="00904322" w:rsidDel="005164DF">
          <w:rPr>
            <w:rFonts w:ascii="Times New Roman" w:hAnsi="Times New Roman" w:cs="Times New Roman"/>
            <w:sz w:val="24"/>
            <w:szCs w:val="24"/>
          </w:rPr>
          <w:delText>DP</w:delText>
        </w:r>
      </w:del>
      <w:del w:id="487" w:author="Jonáš Gaigr2" w:date="2026-08-06T00:15:00Z">
        <w:r w:rsidR="001270B2" w:rsidRPr="00D43015" w:rsidDel="00EE586E">
          <w:rPr>
            <w:rFonts w:ascii="Times New Roman" w:hAnsi="Times New Roman" w:cs="Times New Roman"/>
            <w:sz w:val="24"/>
            <w:szCs w:val="24"/>
          </w:rPr>
          <w:delText>,</w:delText>
        </w:r>
      </w:del>
      <w:del w:id="488" w:author="Jonáš Gaigr2" w:date="2026-08-06T09:38:00Z">
        <w:r w:rsidR="001270B2" w:rsidRPr="00D43015" w:rsidDel="005164DF">
          <w:rPr>
            <w:rFonts w:ascii="Times New Roman" w:hAnsi="Times New Roman" w:cs="Times New Roman"/>
            <w:sz w:val="24"/>
            <w:szCs w:val="24"/>
          </w:rPr>
          <w:delText xml:space="preserve"> dle její velikosti a členitosti</w:delText>
        </w:r>
      </w:del>
      <w:del w:id="489" w:author="Jonáš Gaigr2" w:date="2026-08-06T00:15:00Z">
        <w:r w:rsidR="001270B2" w:rsidRPr="00D43015" w:rsidDel="00EE586E">
          <w:rPr>
            <w:rFonts w:ascii="Times New Roman" w:hAnsi="Times New Roman" w:cs="Times New Roman"/>
            <w:sz w:val="24"/>
            <w:szCs w:val="24"/>
          </w:rPr>
          <w:delText>,</w:delText>
        </w:r>
      </w:del>
      <w:del w:id="490" w:author="Jonáš Gaigr2" w:date="2026-08-06T09:38:00Z">
        <w:r w:rsidR="001270B2" w:rsidRPr="00D43015" w:rsidDel="005164DF">
          <w:rPr>
            <w:rFonts w:ascii="Times New Roman" w:hAnsi="Times New Roman" w:cs="Times New Roman"/>
            <w:sz w:val="24"/>
            <w:szCs w:val="24"/>
          </w:rPr>
          <w:delText xml:space="preserve"> na místech s očekávaným výskytem čolků</w:delText>
        </w:r>
        <w:r w:rsidR="003228CD" w:rsidRPr="00D43015" w:rsidDel="005164DF">
          <w:rPr>
            <w:rFonts w:ascii="Times New Roman" w:hAnsi="Times New Roman" w:cs="Times New Roman"/>
            <w:sz w:val="24"/>
            <w:szCs w:val="24"/>
          </w:rPr>
          <w:delText xml:space="preserve"> (v blízkosti vodní vegetace, úkrytů).</w:delText>
        </w:r>
        <w:r w:rsidR="00D43015" w:rsidRPr="00D43015" w:rsidDel="005164DF">
          <w:rPr>
            <w:rFonts w:ascii="Times New Roman" w:hAnsi="Times New Roman" w:cs="Times New Roman"/>
            <w:sz w:val="24"/>
            <w:szCs w:val="24"/>
          </w:rPr>
          <w:delText xml:space="preserve"> </w:delText>
        </w:r>
      </w:del>
      <w:r w:rsidR="00D43015" w:rsidRPr="00D43015">
        <w:rPr>
          <w:rFonts w:ascii="Times New Roman" w:hAnsi="Times New Roman" w:cs="Times New Roman"/>
          <w:sz w:val="24"/>
          <w:szCs w:val="24"/>
        </w:rPr>
        <w:t xml:space="preserve">Pro každou </w:t>
      </w:r>
      <w:r w:rsidR="00C811ED">
        <w:rPr>
          <w:rFonts w:ascii="Times New Roman" w:hAnsi="Times New Roman" w:cs="Times New Roman"/>
          <w:sz w:val="24"/>
          <w:szCs w:val="24"/>
        </w:rPr>
        <w:t>D</w:t>
      </w:r>
      <w:r w:rsidR="00C811ED" w:rsidRPr="00D43015">
        <w:rPr>
          <w:rFonts w:ascii="Times New Roman" w:hAnsi="Times New Roman" w:cs="Times New Roman"/>
          <w:sz w:val="24"/>
          <w:szCs w:val="24"/>
        </w:rPr>
        <w:t xml:space="preserve">P </w:t>
      </w:r>
      <w:r w:rsidR="00D43015" w:rsidRPr="00D43015">
        <w:rPr>
          <w:rFonts w:ascii="Times New Roman" w:hAnsi="Times New Roman" w:cs="Times New Roman"/>
          <w:sz w:val="24"/>
          <w:szCs w:val="24"/>
        </w:rPr>
        <w:t>je nutné dodržovat každoročně fixní počet použitých pastí i při změně monitorovatele</w:t>
      </w:r>
      <w:r w:rsidR="001D311F">
        <w:rPr>
          <w:rFonts w:ascii="Times New Roman" w:hAnsi="Times New Roman" w:cs="Times New Roman"/>
          <w:sz w:val="24"/>
          <w:szCs w:val="24"/>
        </w:rPr>
        <w:t>, a je-li to možné, přednostně také stejný typ pastí</w:t>
      </w:r>
      <w:r w:rsidR="00D43015" w:rsidRPr="00D43015">
        <w:rPr>
          <w:rFonts w:ascii="Times New Roman" w:hAnsi="Times New Roman" w:cs="Times New Roman"/>
          <w:sz w:val="24"/>
          <w:szCs w:val="24"/>
        </w:rPr>
        <w:t>.</w:t>
      </w:r>
      <w:r w:rsidR="003228CD">
        <w:rPr>
          <w:rFonts w:ascii="Times New Roman" w:hAnsi="Times New Roman"/>
          <w:sz w:val="24"/>
          <w:szCs w:val="24"/>
        </w:rPr>
        <w:t xml:space="preserve"> </w:t>
      </w:r>
      <w:r w:rsidR="001D311F">
        <w:rPr>
          <w:rFonts w:ascii="Times New Roman" w:hAnsi="Times New Roman"/>
          <w:sz w:val="24"/>
          <w:szCs w:val="24"/>
        </w:rPr>
        <w:t>Použitý typ pastí (hranol, deštník, jiná) je třeba zaznamenat.</w:t>
      </w:r>
      <w:ins w:id="491" w:author="Lenka Jeřábková" w:date="2026-07-03T12:30:00Z">
        <w:del w:id="492" w:author="Jonáš Gaigr2" w:date="2026-08-06T09:38:00Z">
          <w:r w:rsidR="00B149EE" w:rsidDel="005164DF">
            <w:rPr>
              <w:rFonts w:ascii="Times New Roman" w:hAnsi="Times New Roman"/>
              <w:sz w:val="24"/>
              <w:szCs w:val="24"/>
            </w:rPr>
            <w:delText xml:space="preserve"> </w:delText>
          </w:r>
        </w:del>
      </w:ins>
    </w:p>
    <w:p w14:paraId="1EAB6683" w14:textId="77777777" w:rsidR="005164DF" w:rsidRDefault="002E66F7" w:rsidP="00E71D80">
      <w:pPr>
        <w:spacing w:after="120" w:line="240" w:lineRule="auto"/>
        <w:jc w:val="both"/>
        <w:rPr>
          <w:ins w:id="493" w:author="Jonáš Gaigr2" w:date="2026-08-06T09:38:00Z"/>
          <w:rFonts w:ascii="Times New Roman" w:hAnsi="Times New Roman"/>
          <w:sz w:val="24"/>
          <w:szCs w:val="24"/>
        </w:rPr>
      </w:pPr>
      <w:r>
        <w:rPr>
          <w:rFonts w:ascii="Times New Roman" w:hAnsi="Times New Roman"/>
          <w:sz w:val="24"/>
          <w:szCs w:val="24"/>
        </w:rPr>
        <w:t xml:space="preserve">Pokud v rámci této první (dvoj)kontroly druh </w:t>
      </w:r>
      <w:ins w:id="494" w:author="Jonáš Gaigr2" w:date="2026-08-06T00:15:00Z">
        <w:r w:rsidR="00EE586E">
          <w:rPr>
            <w:rFonts w:ascii="Times New Roman" w:hAnsi="Times New Roman"/>
            <w:sz w:val="24"/>
            <w:szCs w:val="24"/>
          </w:rPr>
          <w:t>na</w:t>
        </w:r>
      </w:ins>
      <w:del w:id="495" w:author="Jonáš Gaigr2" w:date="2026-08-06T00:15:00Z">
        <w:r w:rsidDel="00EE586E">
          <w:rPr>
            <w:rFonts w:ascii="Times New Roman" w:hAnsi="Times New Roman"/>
            <w:sz w:val="24"/>
            <w:szCs w:val="24"/>
          </w:rPr>
          <w:delText>ve</w:delText>
        </w:r>
      </w:del>
      <w:r>
        <w:rPr>
          <w:rFonts w:ascii="Times New Roman" w:hAnsi="Times New Roman"/>
          <w:sz w:val="24"/>
          <w:szCs w:val="24"/>
        </w:rPr>
        <w:t xml:space="preserve"> </w:t>
      </w:r>
      <w:r w:rsidR="00904322">
        <w:rPr>
          <w:rFonts w:ascii="Times New Roman" w:hAnsi="Times New Roman"/>
          <w:sz w:val="24"/>
          <w:szCs w:val="24"/>
        </w:rPr>
        <w:t>DP</w:t>
      </w:r>
      <w:r w:rsidR="005C3804">
        <w:rPr>
          <w:rFonts w:ascii="Times New Roman" w:hAnsi="Times New Roman"/>
          <w:sz w:val="24"/>
          <w:szCs w:val="24"/>
        </w:rPr>
        <w:t xml:space="preserve"> </w:t>
      </w:r>
      <w:r>
        <w:rPr>
          <w:rFonts w:ascii="Times New Roman" w:hAnsi="Times New Roman"/>
          <w:sz w:val="24"/>
          <w:szCs w:val="24"/>
        </w:rPr>
        <w:t>není zjištěn, proběhne na jaře ještě jedna kontrola (může být i noční, na lokalitě obvyklou metodikou) pro zjištění přítomnosti a početnosti druhu</w:t>
      </w:r>
      <w:del w:id="496" w:author="Jonáš Gaigr2" w:date="2026-08-06T09:38:00Z">
        <w:r w:rsidR="00B149EE" w:rsidDel="005164DF">
          <w:rPr>
            <w:rFonts w:ascii="Times New Roman" w:hAnsi="Times New Roman"/>
            <w:sz w:val="24"/>
            <w:szCs w:val="24"/>
          </w:rPr>
          <w:delText xml:space="preserve">. </w:delText>
        </w:r>
      </w:del>
      <w:ins w:id="497" w:author="Jonáš Gaigr2" w:date="2026-08-06T09:38:00Z">
        <w:r w:rsidR="005164DF">
          <w:rPr>
            <w:rFonts w:ascii="Times New Roman" w:hAnsi="Times New Roman"/>
            <w:sz w:val="24"/>
            <w:szCs w:val="24"/>
          </w:rPr>
          <w:t>.</w:t>
        </w:r>
      </w:ins>
    </w:p>
    <w:p w14:paraId="26EA07AD" w14:textId="4E86A66C" w:rsidR="00377C38" w:rsidRDefault="00BE7C5C" w:rsidP="00E71D80">
      <w:pPr>
        <w:spacing w:after="120" w:line="240" w:lineRule="auto"/>
        <w:jc w:val="both"/>
        <w:rPr>
          <w:rFonts w:ascii="Times New Roman" w:hAnsi="Times New Roman"/>
          <w:sz w:val="24"/>
          <w:szCs w:val="24"/>
        </w:rPr>
      </w:pPr>
      <w:r>
        <w:rPr>
          <w:rFonts w:ascii="Times New Roman" w:hAnsi="Times New Roman"/>
          <w:sz w:val="24"/>
          <w:szCs w:val="24"/>
        </w:rPr>
        <w:t xml:space="preserve">Po jarní kontrole proběhne ještě </w:t>
      </w:r>
      <w:r w:rsidRPr="0097110E">
        <w:rPr>
          <w:rFonts w:ascii="Times New Roman" w:hAnsi="Times New Roman"/>
          <w:sz w:val="24"/>
          <w:szCs w:val="24"/>
          <w:u w:val="single"/>
        </w:rPr>
        <w:t>letní kontrola</w:t>
      </w:r>
      <w:r>
        <w:rPr>
          <w:rFonts w:ascii="Times New Roman" w:hAnsi="Times New Roman"/>
          <w:sz w:val="24"/>
          <w:szCs w:val="24"/>
        </w:rPr>
        <w:t xml:space="preserve"> (červen až srpen) k opětovnému </w:t>
      </w:r>
      <w:r w:rsidRPr="00B60638">
        <w:rPr>
          <w:rFonts w:ascii="Times New Roman" w:hAnsi="Times New Roman"/>
          <w:sz w:val="24"/>
          <w:szCs w:val="24"/>
        </w:rPr>
        <w:t>zaznamenání přítomnosti a početnosti druhu</w:t>
      </w:r>
      <w:del w:id="498" w:author="Jonáš Gaigr2" w:date="2026-08-06T00:15:00Z">
        <w:r w:rsidRPr="00B60638" w:rsidDel="00EE586E">
          <w:rPr>
            <w:rFonts w:ascii="Times New Roman" w:hAnsi="Times New Roman"/>
            <w:sz w:val="24"/>
            <w:szCs w:val="24"/>
          </w:rPr>
          <w:delText xml:space="preserve"> </w:delText>
        </w:r>
      </w:del>
      <w:r>
        <w:rPr>
          <w:rFonts w:ascii="Times New Roman" w:hAnsi="Times New Roman"/>
          <w:sz w:val="24"/>
          <w:szCs w:val="24"/>
        </w:rPr>
        <w:t xml:space="preserve"> a především rozmnožování  a</w:t>
      </w:r>
      <w:r w:rsidRPr="00B60638">
        <w:rPr>
          <w:rFonts w:ascii="Times New Roman" w:hAnsi="Times New Roman"/>
          <w:sz w:val="24"/>
          <w:szCs w:val="24"/>
        </w:rPr>
        <w:t xml:space="preserve"> k </w:t>
      </w:r>
      <w:r w:rsidR="001B61FD">
        <w:rPr>
          <w:rFonts w:ascii="Times New Roman" w:hAnsi="Times New Roman"/>
          <w:sz w:val="24"/>
          <w:szCs w:val="24"/>
        </w:rPr>
        <w:t>sledování stavu stanoviště druhu</w:t>
      </w:r>
      <w:r>
        <w:rPr>
          <w:rFonts w:ascii="Times New Roman" w:hAnsi="Times New Roman"/>
          <w:sz w:val="24"/>
          <w:szCs w:val="24"/>
        </w:rPr>
        <w:t xml:space="preserve">, zejména pak vysychání </w:t>
      </w:r>
      <w:r w:rsidR="00904322">
        <w:rPr>
          <w:rFonts w:ascii="Times New Roman" w:hAnsi="Times New Roman"/>
          <w:sz w:val="24"/>
          <w:szCs w:val="24"/>
        </w:rPr>
        <w:t>DP</w:t>
      </w:r>
      <w:r>
        <w:rPr>
          <w:rFonts w:ascii="Times New Roman" w:hAnsi="Times New Roman"/>
          <w:sz w:val="24"/>
          <w:szCs w:val="24"/>
        </w:rPr>
        <w:t xml:space="preserve">. </w:t>
      </w:r>
      <w:del w:id="499" w:author="Jonáš Gaigr2" w:date="2026-08-06T09:38:00Z">
        <w:r w:rsidR="00377C38" w:rsidRPr="00B60638" w:rsidDel="005164DF">
          <w:rPr>
            <w:rFonts w:ascii="Times New Roman" w:hAnsi="Times New Roman"/>
            <w:sz w:val="24"/>
            <w:szCs w:val="24"/>
          </w:rPr>
          <w:delText>Termíny kontrol by měly být přizpůsobeny aktuálnímu průběhu počasí v daném roce a měly by proběhnout za vhodného počasí</w:delText>
        </w:r>
        <w:r w:rsidR="00377C38" w:rsidDel="005164DF">
          <w:rPr>
            <w:rFonts w:ascii="Times New Roman" w:hAnsi="Times New Roman"/>
            <w:sz w:val="24"/>
            <w:szCs w:val="24"/>
          </w:rPr>
          <w:delText>.</w:delText>
        </w:r>
      </w:del>
    </w:p>
    <w:p w14:paraId="04235C3A" w14:textId="77777777" w:rsidR="00377C38" w:rsidRDefault="00377C38" w:rsidP="005C3804">
      <w:pPr>
        <w:spacing w:after="120" w:line="240" w:lineRule="auto"/>
        <w:jc w:val="both"/>
        <w:rPr>
          <w:rFonts w:ascii="Times New Roman" w:hAnsi="Times New Roman"/>
          <w:sz w:val="24"/>
          <w:szCs w:val="24"/>
        </w:rPr>
      </w:pPr>
    </w:p>
    <w:p w14:paraId="6BD551D1" w14:textId="1CBB386E" w:rsidR="00352701" w:rsidRDefault="00E71D80" w:rsidP="00352701">
      <w:pPr>
        <w:pStyle w:val="Odstavecseseznamem"/>
        <w:numPr>
          <w:ilvl w:val="1"/>
          <w:numId w:val="14"/>
        </w:numPr>
        <w:spacing w:after="120" w:line="240" w:lineRule="auto"/>
        <w:jc w:val="both"/>
        <w:rPr>
          <w:rFonts w:ascii="Times New Roman" w:hAnsi="Times New Roman"/>
          <w:b/>
          <w:bCs/>
          <w:sz w:val="28"/>
          <w:szCs w:val="28"/>
        </w:rPr>
      </w:pPr>
      <w:r>
        <w:rPr>
          <w:rFonts w:ascii="Times New Roman" w:hAnsi="Times New Roman"/>
          <w:b/>
          <w:bCs/>
          <w:sz w:val="28"/>
          <w:szCs w:val="28"/>
        </w:rPr>
        <w:t xml:space="preserve"> </w:t>
      </w:r>
      <w:commentRangeStart w:id="500"/>
      <w:commentRangeStart w:id="501"/>
      <w:r w:rsidR="00352701">
        <w:rPr>
          <w:rFonts w:ascii="Times New Roman" w:hAnsi="Times New Roman"/>
          <w:b/>
          <w:bCs/>
          <w:sz w:val="28"/>
          <w:szCs w:val="28"/>
        </w:rPr>
        <w:t>Prevence zavleční patogenů</w:t>
      </w:r>
      <w:commentRangeEnd w:id="500"/>
      <w:r w:rsidR="00C811ED">
        <w:rPr>
          <w:rStyle w:val="Odkaznakoment"/>
          <w:rFonts w:asciiTheme="minorHAnsi" w:eastAsia="Batang" w:hAnsiTheme="minorHAnsi" w:cstheme="minorBidi"/>
        </w:rPr>
        <w:commentReference w:id="500"/>
      </w:r>
      <w:commentRangeEnd w:id="501"/>
      <w:r w:rsidR="00EE586E">
        <w:rPr>
          <w:rStyle w:val="Odkaznakoment"/>
          <w:rFonts w:asciiTheme="minorHAnsi" w:eastAsia="Batang" w:hAnsiTheme="minorHAnsi" w:cstheme="minorBidi"/>
        </w:rPr>
        <w:commentReference w:id="501"/>
      </w:r>
    </w:p>
    <w:p w14:paraId="6D20DA03" w14:textId="77777777" w:rsidR="00352701" w:rsidRPr="00C811ED" w:rsidRDefault="00352701" w:rsidP="00C811ED">
      <w:pPr>
        <w:spacing w:after="120" w:line="240" w:lineRule="auto"/>
        <w:ind w:left="360"/>
        <w:jc w:val="both"/>
        <w:rPr>
          <w:rFonts w:ascii="Times New Roman" w:hAnsi="Times New Roman"/>
          <w:bCs/>
          <w:szCs w:val="28"/>
        </w:rPr>
      </w:pPr>
    </w:p>
    <w:p w14:paraId="0DF19DC3" w14:textId="6BD8DDC5" w:rsidR="00413EBE" w:rsidRPr="00E71D80" w:rsidRDefault="00C811ED" w:rsidP="00E71D80">
      <w:pPr>
        <w:pStyle w:val="Odstavecseseznamem"/>
        <w:numPr>
          <w:ilvl w:val="1"/>
          <w:numId w:val="14"/>
        </w:numPr>
        <w:spacing w:after="120" w:line="240" w:lineRule="auto"/>
        <w:jc w:val="both"/>
        <w:rPr>
          <w:rFonts w:ascii="Times New Roman" w:hAnsi="Times New Roman"/>
          <w:b/>
          <w:bCs/>
          <w:sz w:val="28"/>
          <w:szCs w:val="28"/>
        </w:rPr>
      </w:pPr>
      <w:r>
        <w:rPr>
          <w:rFonts w:ascii="Times New Roman" w:hAnsi="Times New Roman"/>
          <w:b/>
          <w:bCs/>
          <w:sz w:val="28"/>
          <w:szCs w:val="28"/>
        </w:rPr>
        <w:t xml:space="preserve"> </w:t>
      </w:r>
      <w:r w:rsidR="00413EBE" w:rsidRPr="00E71D80">
        <w:rPr>
          <w:rFonts w:ascii="Times New Roman" w:hAnsi="Times New Roman"/>
          <w:b/>
          <w:bCs/>
          <w:sz w:val="28"/>
          <w:szCs w:val="28"/>
        </w:rPr>
        <w:t>Ukládání dat v systémech AOPK ČR</w:t>
      </w:r>
    </w:p>
    <w:p w14:paraId="696EBD38" w14:textId="77777777" w:rsidR="00E71D80" w:rsidRPr="00E71D80" w:rsidRDefault="00E71D80" w:rsidP="00E71D80">
      <w:pPr>
        <w:pStyle w:val="Odstavecseseznamem"/>
        <w:spacing w:after="120" w:line="240" w:lineRule="auto"/>
        <w:ind w:firstLine="0"/>
        <w:jc w:val="both"/>
        <w:rPr>
          <w:rFonts w:ascii="Times New Roman" w:hAnsi="Times New Roman"/>
          <w:b/>
          <w:bCs/>
          <w:sz w:val="24"/>
          <w:szCs w:val="24"/>
        </w:rPr>
      </w:pPr>
    </w:p>
    <w:p w14:paraId="1456F5BB" w14:textId="4713BB26" w:rsidR="009C3330" w:rsidRPr="001B0B78" w:rsidRDefault="009C3330" w:rsidP="009C3330">
      <w:pPr>
        <w:spacing w:after="120" w:line="240" w:lineRule="auto"/>
        <w:jc w:val="both"/>
        <w:rPr>
          <w:rFonts w:ascii="Times New Roman" w:hAnsi="Times New Roman" w:cs="Times New Roman"/>
          <w:sz w:val="24"/>
          <w:szCs w:val="24"/>
        </w:rPr>
      </w:pPr>
      <w:r w:rsidRPr="001B0B78">
        <w:rPr>
          <w:rFonts w:ascii="Times New Roman" w:hAnsi="Times New Roman" w:cs="Times New Roman"/>
          <w:sz w:val="24"/>
          <w:szCs w:val="24"/>
        </w:rPr>
        <w:t xml:space="preserve">Sledované </w:t>
      </w:r>
      <w:r w:rsidR="00043E10">
        <w:rPr>
          <w:rFonts w:ascii="Times New Roman" w:hAnsi="Times New Roman" w:cs="Times New Roman"/>
          <w:b/>
          <w:sz w:val="24"/>
          <w:szCs w:val="24"/>
        </w:rPr>
        <w:t>indikátor</w:t>
      </w:r>
      <w:r w:rsidRPr="0059606E">
        <w:rPr>
          <w:rFonts w:ascii="Times New Roman" w:hAnsi="Times New Roman" w:cs="Times New Roman"/>
          <w:b/>
          <w:sz w:val="24"/>
          <w:szCs w:val="24"/>
        </w:rPr>
        <w:t>y</w:t>
      </w:r>
      <w:r w:rsidRPr="001B0B78">
        <w:rPr>
          <w:rFonts w:ascii="Times New Roman" w:hAnsi="Times New Roman" w:cs="Times New Roman"/>
          <w:sz w:val="24"/>
          <w:szCs w:val="24"/>
        </w:rPr>
        <w:t xml:space="preserve"> </w:t>
      </w:r>
      <w:r>
        <w:rPr>
          <w:rFonts w:ascii="Times New Roman" w:hAnsi="Times New Roman" w:cs="Times New Roman"/>
          <w:sz w:val="24"/>
          <w:szCs w:val="24"/>
        </w:rPr>
        <w:t xml:space="preserve">a </w:t>
      </w:r>
      <w:r w:rsidRPr="0059606E">
        <w:rPr>
          <w:rFonts w:ascii="Times New Roman" w:hAnsi="Times New Roman" w:cs="Times New Roman"/>
          <w:b/>
          <w:sz w:val="24"/>
          <w:szCs w:val="24"/>
        </w:rPr>
        <w:t xml:space="preserve">fotodokumentace </w:t>
      </w:r>
      <w:r w:rsidRPr="009C3330">
        <w:rPr>
          <w:rFonts w:ascii="Times New Roman" w:hAnsi="Times New Roman" w:cs="Times New Roman"/>
          <w:b/>
          <w:sz w:val="24"/>
          <w:szCs w:val="24"/>
        </w:rPr>
        <w:t>lokality a druhu</w:t>
      </w:r>
      <w:r>
        <w:rPr>
          <w:rFonts w:ascii="Times New Roman" w:hAnsi="Times New Roman" w:cs="Times New Roman"/>
          <w:b/>
          <w:sz w:val="24"/>
          <w:szCs w:val="24"/>
        </w:rPr>
        <w:t xml:space="preserve"> </w:t>
      </w:r>
      <w:del w:id="502" w:author="Jonáš Gaigr2" w:date="2026-08-06T00:16:00Z">
        <w:r w:rsidRPr="001B0B78" w:rsidDel="00EE586E">
          <w:rPr>
            <w:rFonts w:ascii="Times New Roman" w:hAnsi="Times New Roman" w:cs="Times New Roman"/>
            <w:sz w:val="24"/>
            <w:szCs w:val="24"/>
          </w:rPr>
          <w:delText xml:space="preserve">budou </w:delText>
        </w:r>
      </w:del>
      <w:ins w:id="503" w:author="Jonáš Gaigr2" w:date="2026-08-06T00:16:00Z">
        <w:r w:rsidR="00EE586E">
          <w:rPr>
            <w:rFonts w:ascii="Times New Roman" w:hAnsi="Times New Roman" w:cs="Times New Roman"/>
            <w:sz w:val="24"/>
            <w:szCs w:val="24"/>
          </w:rPr>
          <w:t>jsou</w:t>
        </w:r>
        <w:r w:rsidR="00EE586E" w:rsidRPr="001B0B78">
          <w:rPr>
            <w:rFonts w:ascii="Times New Roman" w:hAnsi="Times New Roman" w:cs="Times New Roman"/>
            <w:sz w:val="24"/>
            <w:szCs w:val="24"/>
          </w:rPr>
          <w:t xml:space="preserve"> </w:t>
        </w:r>
      </w:ins>
      <w:r w:rsidRPr="001B0B78">
        <w:rPr>
          <w:rFonts w:ascii="Times New Roman" w:hAnsi="Times New Roman" w:cs="Times New Roman"/>
          <w:sz w:val="24"/>
          <w:szCs w:val="24"/>
        </w:rPr>
        <w:t>standardně zadávány do </w:t>
      </w:r>
      <w:r w:rsidR="00C811ED">
        <w:rPr>
          <w:rFonts w:ascii="Times New Roman" w:hAnsi="Times New Roman" w:cs="Times New Roman"/>
          <w:sz w:val="24"/>
          <w:szCs w:val="24"/>
        </w:rPr>
        <w:t>N</w:t>
      </w:r>
      <w:r w:rsidR="001B61FD">
        <w:rPr>
          <w:rFonts w:ascii="Times New Roman" w:hAnsi="Times New Roman" w:cs="Times New Roman"/>
          <w:sz w:val="24"/>
          <w:szCs w:val="24"/>
        </w:rPr>
        <w:t xml:space="preserve">álezové </w:t>
      </w:r>
      <w:r w:rsidRPr="001B0B78">
        <w:rPr>
          <w:rFonts w:ascii="Times New Roman" w:hAnsi="Times New Roman" w:cs="Times New Roman"/>
          <w:sz w:val="24"/>
          <w:szCs w:val="24"/>
        </w:rPr>
        <w:t>databáze</w:t>
      </w:r>
      <w:r w:rsidR="001B61FD">
        <w:rPr>
          <w:rFonts w:ascii="Times New Roman" w:hAnsi="Times New Roman" w:cs="Times New Roman"/>
          <w:sz w:val="24"/>
          <w:szCs w:val="24"/>
        </w:rPr>
        <w:t xml:space="preserve"> ochrany přírody</w:t>
      </w:r>
      <w:r w:rsidRPr="001B0B78">
        <w:rPr>
          <w:rFonts w:ascii="Times New Roman" w:hAnsi="Times New Roman" w:cs="Times New Roman"/>
          <w:sz w:val="24"/>
          <w:szCs w:val="24"/>
        </w:rPr>
        <w:t xml:space="preserve"> pomocí aplikace </w:t>
      </w:r>
      <w:r w:rsidR="001B61FD">
        <w:rPr>
          <w:rFonts w:ascii="Times New Roman" w:hAnsi="Times New Roman" w:cs="Times New Roman"/>
          <w:sz w:val="24"/>
          <w:szCs w:val="24"/>
        </w:rPr>
        <w:t xml:space="preserve">ESRI ArcGIS </w:t>
      </w:r>
      <w:r w:rsidRPr="001B0B78">
        <w:rPr>
          <w:rFonts w:ascii="Times New Roman" w:hAnsi="Times New Roman" w:cs="Times New Roman"/>
          <w:sz w:val="24"/>
          <w:szCs w:val="24"/>
        </w:rPr>
        <w:t>Survey</w:t>
      </w:r>
      <w:r w:rsidR="001B61FD">
        <w:rPr>
          <w:rFonts w:ascii="Times New Roman" w:hAnsi="Times New Roman" w:cs="Times New Roman"/>
          <w:sz w:val="24"/>
          <w:szCs w:val="24"/>
        </w:rPr>
        <w:t>123</w:t>
      </w:r>
      <w:r w:rsidRPr="001B0B78">
        <w:rPr>
          <w:rFonts w:ascii="Times New Roman" w:hAnsi="Times New Roman" w:cs="Times New Roman"/>
          <w:sz w:val="24"/>
          <w:szCs w:val="24"/>
        </w:rPr>
        <w:t>.</w:t>
      </w:r>
    </w:p>
    <w:p w14:paraId="2262BC70" w14:textId="4617B9F3" w:rsidR="00AB315C" w:rsidRDefault="00AB315C">
      <w:pPr>
        <w:rPr>
          <w:rFonts w:ascii="Times New Roman" w:hAnsi="Times New Roman" w:cs="Times New Roman"/>
          <w:b/>
          <w:bCs/>
          <w:sz w:val="24"/>
          <w:szCs w:val="24"/>
        </w:rPr>
      </w:pPr>
    </w:p>
    <w:p w14:paraId="22184AFC" w14:textId="7EB1D27D" w:rsidR="006C6DE6" w:rsidRPr="00E71D80" w:rsidRDefault="006C6DE6" w:rsidP="00A30BC0">
      <w:pPr>
        <w:pStyle w:val="Nadpis10"/>
        <w:numPr>
          <w:ilvl w:val="0"/>
          <w:numId w:val="14"/>
        </w:numPr>
        <w:spacing w:after="120" w:line="240" w:lineRule="auto"/>
        <w:rPr>
          <w:sz w:val="32"/>
          <w:szCs w:val="32"/>
        </w:rPr>
      </w:pPr>
      <w:r>
        <w:rPr>
          <w:sz w:val="32"/>
          <w:szCs w:val="32"/>
        </w:rPr>
        <w:t>Vyhodnocení stavu</w:t>
      </w:r>
    </w:p>
    <w:p w14:paraId="02F6A483" w14:textId="6F00F30F" w:rsidR="00D91823" w:rsidRDefault="00D91823" w:rsidP="00A30BC0">
      <w:pPr>
        <w:spacing w:after="120" w:line="240" w:lineRule="auto"/>
        <w:jc w:val="both"/>
        <w:rPr>
          <w:rFonts w:ascii="Times New Roman" w:hAnsi="Times New Roman"/>
          <w:sz w:val="24"/>
          <w:szCs w:val="24"/>
        </w:rPr>
      </w:pPr>
      <w:r w:rsidRPr="00D91823">
        <w:rPr>
          <w:rFonts w:ascii="Times New Roman" w:hAnsi="Times New Roman"/>
          <w:sz w:val="24"/>
          <w:szCs w:val="24"/>
        </w:rPr>
        <w:t xml:space="preserve">V následujícím přehledu je pro každý hodnocený </w:t>
      </w:r>
      <w:r w:rsidR="00043E10">
        <w:rPr>
          <w:rFonts w:ascii="Times New Roman" w:hAnsi="Times New Roman"/>
          <w:sz w:val="24"/>
          <w:szCs w:val="24"/>
        </w:rPr>
        <w:t>indikátor</w:t>
      </w:r>
      <w:r w:rsidRPr="00D91823">
        <w:rPr>
          <w:rFonts w:ascii="Times New Roman" w:hAnsi="Times New Roman"/>
          <w:sz w:val="24"/>
          <w:szCs w:val="24"/>
        </w:rPr>
        <w:t xml:space="preserve"> definován postup analýzy sebraných dat. </w:t>
      </w:r>
      <w:r w:rsidR="00043E10">
        <w:rPr>
          <w:rFonts w:ascii="Times New Roman" w:hAnsi="Times New Roman"/>
          <w:sz w:val="24"/>
          <w:szCs w:val="24"/>
        </w:rPr>
        <w:t>Indikátor</w:t>
      </w:r>
      <w:r w:rsidRPr="00D91823">
        <w:rPr>
          <w:rFonts w:ascii="Times New Roman" w:hAnsi="Times New Roman"/>
          <w:sz w:val="24"/>
          <w:szCs w:val="24"/>
        </w:rPr>
        <w:t xml:space="preserve">y jsou rozděleny do dvou skupin, na </w:t>
      </w:r>
      <w:r w:rsidR="009E019F">
        <w:rPr>
          <w:rFonts w:ascii="Times New Roman" w:hAnsi="Times New Roman"/>
          <w:sz w:val="24"/>
          <w:szCs w:val="24"/>
        </w:rPr>
        <w:t xml:space="preserve">populační </w:t>
      </w:r>
      <w:r w:rsidR="00043E10">
        <w:rPr>
          <w:rFonts w:ascii="Times New Roman" w:hAnsi="Times New Roman"/>
          <w:sz w:val="24"/>
          <w:szCs w:val="24"/>
        </w:rPr>
        <w:t>indikátor</w:t>
      </w:r>
      <w:r w:rsidRPr="00D91823">
        <w:rPr>
          <w:rFonts w:ascii="Times New Roman" w:hAnsi="Times New Roman"/>
          <w:sz w:val="24"/>
          <w:szCs w:val="24"/>
        </w:rPr>
        <w:t xml:space="preserve">y a </w:t>
      </w:r>
      <w:r w:rsidR="009E019F">
        <w:rPr>
          <w:rFonts w:ascii="Times New Roman" w:hAnsi="Times New Roman"/>
          <w:sz w:val="24"/>
          <w:szCs w:val="24"/>
        </w:rPr>
        <w:t>stanoviště druhu</w:t>
      </w:r>
      <w:r w:rsidRPr="00D91823">
        <w:rPr>
          <w:rFonts w:ascii="Times New Roman" w:hAnsi="Times New Roman"/>
          <w:sz w:val="24"/>
          <w:szCs w:val="24"/>
        </w:rPr>
        <w:t xml:space="preserve">. </w:t>
      </w:r>
      <w:r w:rsidR="009E019F">
        <w:rPr>
          <w:rFonts w:ascii="Times New Roman" w:hAnsi="Times New Roman"/>
          <w:sz w:val="24"/>
          <w:szCs w:val="24"/>
        </w:rPr>
        <w:t>K</w:t>
      </w:r>
      <w:r w:rsidRPr="00D91823">
        <w:rPr>
          <w:rFonts w:ascii="Times New Roman" w:hAnsi="Times New Roman"/>
          <w:sz w:val="24"/>
          <w:szCs w:val="24"/>
        </w:rPr>
        <w:t xml:space="preserve">aždý </w:t>
      </w:r>
      <w:r w:rsidR="009E019F">
        <w:rPr>
          <w:rFonts w:ascii="Times New Roman" w:hAnsi="Times New Roman"/>
          <w:sz w:val="24"/>
          <w:szCs w:val="24"/>
        </w:rPr>
        <w:t> indikátor je</w:t>
      </w:r>
      <w:r w:rsidRPr="00D91823">
        <w:rPr>
          <w:rFonts w:ascii="Times New Roman" w:hAnsi="Times New Roman"/>
          <w:sz w:val="24"/>
          <w:szCs w:val="24"/>
        </w:rPr>
        <w:t xml:space="preserve"> hodnocen samostatně. Všechny </w:t>
      </w:r>
      <w:r w:rsidR="00043E10">
        <w:rPr>
          <w:rFonts w:ascii="Times New Roman" w:hAnsi="Times New Roman"/>
          <w:sz w:val="24"/>
          <w:szCs w:val="24"/>
        </w:rPr>
        <w:t>indikátor</w:t>
      </w:r>
      <w:r w:rsidRPr="00D91823">
        <w:rPr>
          <w:rFonts w:ascii="Times New Roman" w:hAnsi="Times New Roman"/>
          <w:sz w:val="24"/>
          <w:szCs w:val="24"/>
        </w:rPr>
        <w:t xml:space="preserve">y se vyhodnocují pouze na úrovni celé EVL. Při výpočtech limitních hodnot u většiny </w:t>
      </w:r>
      <w:r w:rsidR="00043E10">
        <w:rPr>
          <w:rFonts w:ascii="Times New Roman" w:hAnsi="Times New Roman"/>
          <w:sz w:val="24"/>
          <w:szCs w:val="24"/>
        </w:rPr>
        <w:t>indikátor</w:t>
      </w:r>
      <w:r w:rsidRPr="00D91823">
        <w:rPr>
          <w:rFonts w:ascii="Times New Roman" w:hAnsi="Times New Roman"/>
          <w:sz w:val="24"/>
          <w:szCs w:val="24"/>
        </w:rPr>
        <w:t xml:space="preserve">ů je dále zohledňována velikost EVL i počet zde sledovaných </w:t>
      </w:r>
      <w:r w:rsidR="00904322">
        <w:rPr>
          <w:rFonts w:ascii="Times New Roman" w:hAnsi="Times New Roman"/>
          <w:sz w:val="24"/>
          <w:szCs w:val="24"/>
        </w:rPr>
        <w:t>DP</w:t>
      </w:r>
      <w:r w:rsidRPr="00D91823">
        <w:rPr>
          <w:rFonts w:ascii="Times New Roman" w:hAnsi="Times New Roman"/>
          <w:sz w:val="24"/>
          <w:szCs w:val="24"/>
        </w:rPr>
        <w:t>.</w:t>
      </w:r>
    </w:p>
    <w:p w14:paraId="2C3E9E56" w14:textId="5034A044" w:rsidR="00A30BC0" w:rsidRDefault="009E1BB4" w:rsidP="00A30BC0">
      <w:pPr>
        <w:spacing w:after="120" w:line="240" w:lineRule="auto"/>
        <w:jc w:val="both"/>
        <w:rPr>
          <w:rFonts w:ascii="Times New Roman" w:hAnsi="Times New Roman"/>
          <w:sz w:val="24"/>
          <w:szCs w:val="24"/>
        </w:rPr>
      </w:pPr>
      <w:r>
        <w:rPr>
          <w:rFonts w:ascii="Times New Roman" w:hAnsi="Times New Roman"/>
          <w:sz w:val="24"/>
          <w:szCs w:val="24"/>
        </w:rPr>
        <w:t xml:space="preserve">Pro každý druh se vyhodnocují jiné </w:t>
      </w:r>
      <w:r w:rsidR="00043E10">
        <w:rPr>
          <w:rFonts w:ascii="Times New Roman" w:hAnsi="Times New Roman"/>
          <w:sz w:val="24"/>
          <w:szCs w:val="24"/>
        </w:rPr>
        <w:t>indikátor</w:t>
      </w:r>
      <w:r>
        <w:rPr>
          <w:rFonts w:ascii="Times New Roman" w:hAnsi="Times New Roman"/>
          <w:sz w:val="24"/>
          <w:szCs w:val="24"/>
        </w:rPr>
        <w:t xml:space="preserve">y a ty mohou mít i jiné limitní hodnoty. Přehled těchto </w:t>
      </w:r>
      <w:r w:rsidR="00043E10">
        <w:rPr>
          <w:rFonts w:ascii="Times New Roman" w:hAnsi="Times New Roman"/>
          <w:sz w:val="24"/>
          <w:szCs w:val="24"/>
        </w:rPr>
        <w:t>indikátor</w:t>
      </w:r>
      <w:r>
        <w:rPr>
          <w:rFonts w:ascii="Times New Roman" w:hAnsi="Times New Roman"/>
          <w:sz w:val="24"/>
          <w:szCs w:val="24"/>
        </w:rPr>
        <w:t>ů a limitů je uveden v příloze 1.</w:t>
      </w:r>
    </w:p>
    <w:p w14:paraId="18244EB1" w14:textId="77777777" w:rsidR="009E1BB4" w:rsidRDefault="009E1BB4" w:rsidP="00A30BC0">
      <w:pPr>
        <w:spacing w:after="120" w:line="240" w:lineRule="auto"/>
        <w:jc w:val="both"/>
        <w:rPr>
          <w:rFonts w:ascii="Times New Roman" w:hAnsi="Times New Roman"/>
          <w:sz w:val="24"/>
          <w:szCs w:val="24"/>
        </w:rPr>
      </w:pPr>
    </w:p>
    <w:p w14:paraId="1A52D003" w14:textId="2EC90244" w:rsidR="00ED1EFF" w:rsidRDefault="00ED1EFF" w:rsidP="00A30BC0">
      <w:pPr>
        <w:pStyle w:val="Odstavecseseznamem"/>
        <w:numPr>
          <w:ilvl w:val="1"/>
          <w:numId w:val="14"/>
        </w:numPr>
        <w:spacing w:after="120" w:line="240" w:lineRule="auto"/>
        <w:jc w:val="both"/>
        <w:rPr>
          <w:ins w:id="504" w:author="Jonáš Gaigr2" w:date="2026-08-06T00:18:00Z"/>
          <w:rFonts w:ascii="Times New Roman" w:hAnsi="Times New Roman"/>
          <w:b/>
          <w:sz w:val="28"/>
          <w:szCs w:val="28"/>
        </w:rPr>
      </w:pPr>
      <w:r>
        <w:rPr>
          <w:rFonts w:ascii="Times New Roman" w:hAnsi="Times New Roman"/>
          <w:b/>
          <w:sz w:val="28"/>
          <w:szCs w:val="28"/>
        </w:rPr>
        <w:t xml:space="preserve"> </w:t>
      </w:r>
      <w:r w:rsidRPr="00ED1EFF">
        <w:rPr>
          <w:rFonts w:ascii="Times New Roman" w:hAnsi="Times New Roman"/>
          <w:b/>
          <w:sz w:val="28"/>
          <w:szCs w:val="28"/>
        </w:rPr>
        <w:t>Hodnocen</w:t>
      </w:r>
      <w:del w:id="505" w:author="Jonáš Gaigr2" w:date="2026-08-06T00:18:00Z">
        <w:r w:rsidRPr="00ED1EFF" w:rsidDel="00EE586E">
          <w:rPr>
            <w:rFonts w:ascii="Times New Roman" w:hAnsi="Times New Roman"/>
            <w:b/>
            <w:sz w:val="28"/>
            <w:szCs w:val="28"/>
          </w:rPr>
          <w:delText>é</w:delText>
        </w:r>
      </w:del>
      <w:ins w:id="506" w:author="Jonáš Gaigr2" w:date="2026-08-06T00:42:00Z">
        <w:r w:rsidR="00AE45FD" w:rsidRPr="00A30BC0">
          <w:rPr>
            <w:rFonts w:ascii="Times New Roman" w:eastAsia="Times New Roman" w:hAnsi="Times New Roman"/>
            <w:b/>
            <w:sz w:val="28"/>
            <w:szCs w:val="28"/>
            <w:lang w:eastAsia="cs-CZ"/>
          </w:rPr>
          <w:t>stavu druhu na úrovni</w:t>
        </w:r>
        <w:r w:rsidR="00AE45FD">
          <w:rPr>
            <w:rFonts w:ascii="Times New Roman" w:eastAsia="Times New Roman" w:hAnsi="Times New Roman"/>
            <w:b/>
            <w:sz w:val="28"/>
            <w:szCs w:val="28"/>
            <w:lang w:eastAsia="cs-CZ"/>
          </w:rPr>
          <w:t xml:space="preserve"> dí</w:t>
        </w:r>
      </w:ins>
      <w:ins w:id="507" w:author="Jonáš Gaigr2" w:date="2026-08-06T00:43:00Z">
        <w:r w:rsidR="00AE45FD">
          <w:rPr>
            <w:rFonts w:ascii="Times New Roman" w:eastAsia="Times New Roman" w:hAnsi="Times New Roman"/>
            <w:b/>
            <w:sz w:val="28"/>
            <w:szCs w:val="28"/>
            <w:lang w:eastAsia="cs-CZ"/>
          </w:rPr>
          <w:t>lčí plochy</w:t>
        </w:r>
      </w:ins>
      <w:del w:id="508" w:author="Jonáš Gaigr2" w:date="2026-08-06T00:18:00Z">
        <w:r w:rsidRPr="00ED1EFF" w:rsidDel="00EE586E">
          <w:rPr>
            <w:rFonts w:ascii="Times New Roman" w:hAnsi="Times New Roman"/>
            <w:b/>
            <w:sz w:val="28"/>
            <w:szCs w:val="28"/>
          </w:rPr>
          <w:delText xml:space="preserve"> </w:delText>
        </w:r>
        <w:r w:rsidR="00043E10" w:rsidDel="00EE586E">
          <w:rPr>
            <w:rFonts w:ascii="Times New Roman" w:hAnsi="Times New Roman"/>
            <w:b/>
            <w:sz w:val="28"/>
            <w:szCs w:val="28"/>
          </w:rPr>
          <w:delText>indikátor</w:delText>
        </w:r>
        <w:r w:rsidRPr="00ED1EFF" w:rsidDel="00EE586E">
          <w:rPr>
            <w:rFonts w:ascii="Times New Roman" w:hAnsi="Times New Roman"/>
            <w:b/>
            <w:sz w:val="28"/>
            <w:szCs w:val="28"/>
          </w:rPr>
          <w:delText>y</w:delText>
        </w:r>
      </w:del>
    </w:p>
    <w:p w14:paraId="55591C50" w14:textId="6F648B4C" w:rsidR="00D91823" w:rsidRPr="00B0316A" w:rsidRDefault="00D91823" w:rsidP="00D91823">
      <w:pPr>
        <w:spacing w:before="240" w:after="120"/>
        <w:jc w:val="both"/>
        <w:rPr>
          <w:rFonts w:ascii="Times New Roman" w:hAnsi="Times New Roman" w:cs="Times New Roman"/>
          <w:b/>
          <w:sz w:val="24"/>
          <w:szCs w:val="24"/>
        </w:rPr>
      </w:pPr>
      <w:r w:rsidRPr="00B0316A">
        <w:rPr>
          <w:rFonts w:ascii="Times New Roman" w:hAnsi="Times New Roman" w:cs="Times New Roman"/>
          <w:b/>
          <w:sz w:val="24"/>
          <w:szCs w:val="24"/>
        </w:rPr>
        <w:t>Stav populace</w:t>
      </w:r>
      <w:ins w:id="509" w:author="Jonáš Gaigr2" w:date="2026-08-06T00:18:00Z">
        <w:r w:rsidR="00EE586E">
          <w:rPr>
            <w:rFonts w:ascii="Times New Roman" w:hAnsi="Times New Roman" w:cs="Times New Roman"/>
            <w:b/>
            <w:sz w:val="24"/>
            <w:szCs w:val="24"/>
          </w:rPr>
          <w:t xml:space="preserve"> (</w:t>
        </w:r>
      </w:ins>
      <w:ins w:id="510" w:author="Jonáš Gaigr2" w:date="2026-08-06T00:19:00Z">
        <w:r w:rsidR="00EE586E">
          <w:rPr>
            <w:rFonts w:ascii="Times New Roman" w:hAnsi="Times New Roman" w:cs="Times New Roman"/>
            <w:b/>
            <w:sz w:val="24"/>
            <w:szCs w:val="24"/>
          </w:rPr>
          <w:t>klíčové indikátory</w:t>
        </w:r>
      </w:ins>
      <w:ins w:id="511" w:author="Jonáš Gaigr2" w:date="2026-08-06T00:18:00Z">
        <w:r w:rsidR="00EE586E">
          <w:rPr>
            <w:rFonts w:ascii="Times New Roman" w:hAnsi="Times New Roman" w:cs="Times New Roman"/>
            <w:b/>
            <w:sz w:val="24"/>
            <w:szCs w:val="24"/>
          </w:rPr>
          <w:t>)</w:t>
        </w:r>
      </w:ins>
    </w:p>
    <w:p w14:paraId="5445C1F5" w14:textId="3B3EB806" w:rsidR="00D91823" w:rsidRPr="00C811ED" w:rsidRDefault="0090427D" w:rsidP="00AE45FD">
      <w:pPr>
        <w:pStyle w:val="Odstavecseseznamem"/>
        <w:numPr>
          <w:ilvl w:val="0"/>
          <w:numId w:val="17"/>
        </w:numPr>
        <w:spacing w:after="120"/>
        <w:contextualSpacing w:val="0"/>
        <w:jc w:val="both"/>
        <w:rPr>
          <w:rFonts w:ascii="Times New Roman" w:hAnsi="Times New Roman"/>
          <w:b/>
          <w:sz w:val="24"/>
          <w:szCs w:val="24"/>
        </w:rPr>
      </w:pPr>
      <w:r w:rsidRPr="00066E60">
        <w:rPr>
          <w:rFonts w:ascii="Times New Roman" w:hAnsi="Times New Roman"/>
          <w:b/>
          <w:sz w:val="24"/>
          <w:szCs w:val="24"/>
          <w:rPrChange w:id="512" w:author="Jonáš Gaigr2" w:date="2026-08-06T00:21:00Z">
            <w:rPr>
              <w:rFonts w:ascii="Times New Roman" w:hAnsi="Times New Roman"/>
              <w:b/>
              <w:i/>
              <w:sz w:val="24"/>
              <w:szCs w:val="24"/>
            </w:rPr>
          </w:rPrChange>
        </w:rPr>
        <w:t>P</w:t>
      </w:r>
      <w:r w:rsidR="00D91823" w:rsidRPr="00066E60">
        <w:rPr>
          <w:rFonts w:ascii="Times New Roman" w:hAnsi="Times New Roman"/>
          <w:b/>
          <w:sz w:val="24"/>
          <w:szCs w:val="24"/>
          <w:rPrChange w:id="513" w:author="Jonáš Gaigr2" w:date="2026-08-06T00:21:00Z">
            <w:rPr>
              <w:rFonts w:ascii="Times New Roman" w:hAnsi="Times New Roman"/>
              <w:b/>
              <w:i/>
              <w:sz w:val="24"/>
              <w:szCs w:val="24"/>
            </w:rPr>
          </w:rPrChange>
        </w:rPr>
        <w:t>řítomnost</w:t>
      </w:r>
      <w:r w:rsidRPr="00066E60">
        <w:rPr>
          <w:rFonts w:ascii="Times New Roman" w:hAnsi="Times New Roman"/>
          <w:b/>
          <w:sz w:val="24"/>
          <w:szCs w:val="24"/>
          <w:rPrChange w:id="514" w:author="Jonáš Gaigr2" w:date="2026-08-06T00:21:00Z">
            <w:rPr>
              <w:rFonts w:ascii="Times New Roman" w:hAnsi="Times New Roman"/>
              <w:b/>
              <w:i/>
              <w:sz w:val="24"/>
              <w:szCs w:val="24"/>
            </w:rPr>
          </w:rPrChange>
        </w:rPr>
        <w:t xml:space="preserve"> druhu</w:t>
      </w:r>
      <w:r w:rsidR="00C811ED" w:rsidRPr="00066E60">
        <w:rPr>
          <w:rFonts w:ascii="Times New Roman" w:hAnsi="Times New Roman"/>
          <w:b/>
          <w:sz w:val="24"/>
          <w:szCs w:val="24"/>
          <w:rPrChange w:id="515" w:author="Jonáš Gaigr2" w:date="2026-08-06T00:21:00Z">
            <w:rPr>
              <w:rFonts w:ascii="Times New Roman" w:hAnsi="Times New Roman"/>
              <w:b/>
              <w:i/>
              <w:sz w:val="24"/>
              <w:szCs w:val="24"/>
            </w:rPr>
          </w:rPrChange>
        </w:rPr>
        <w:t>.</w:t>
      </w:r>
      <w:r w:rsidR="00C811ED">
        <w:rPr>
          <w:rFonts w:ascii="Times New Roman" w:hAnsi="Times New Roman"/>
          <w:b/>
          <w:i/>
          <w:sz w:val="24"/>
          <w:szCs w:val="24"/>
        </w:rPr>
        <w:t xml:space="preserve"> </w:t>
      </w:r>
      <w:r w:rsidRPr="0090427D">
        <w:rPr>
          <w:rFonts w:ascii="Times New Roman" w:hAnsi="Times New Roman"/>
          <w:sz w:val="24"/>
          <w:szCs w:val="24"/>
        </w:rPr>
        <w:t>P</w:t>
      </w:r>
      <w:r w:rsidR="00D91823" w:rsidRPr="00C811ED">
        <w:rPr>
          <w:rFonts w:ascii="Times New Roman" w:hAnsi="Times New Roman"/>
          <w:sz w:val="24"/>
          <w:szCs w:val="24"/>
        </w:rPr>
        <w:t xml:space="preserve">ředmětem hodnocení je </w:t>
      </w:r>
      <w:del w:id="516" w:author="Jonáš Gaigr2" w:date="2026-08-06T00:17:00Z">
        <w:r w:rsidR="00D91823" w:rsidRPr="00C811ED" w:rsidDel="00EE586E">
          <w:rPr>
            <w:rFonts w:ascii="Times New Roman" w:hAnsi="Times New Roman"/>
            <w:sz w:val="24"/>
            <w:szCs w:val="24"/>
          </w:rPr>
          <w:delText>s </w:delText>
        </w:r>
      </w:del>
      <w:r w:rsidR="00D43015" w:rsidRPr="00C811ED">
        <w:rPr>
          <w:rFonts w:ascii="Times New Roman" w:hAnsi="Times New Roman"/>
          <w:sz w:val="24"/>
          <w:szCs w:val="24"/>
          <w:u w:val="single"/>
        </w:rPr>
        <w:t>přítomnost</w:t>
      </w:r>
      <w:del w:id="517" w:author="Jonáš Gaigr2" w:date="2026-08-06T00:17:00Z">
        <w:r w:rsidR="00D43015" w:rsidRPr="00C811ED" w:rsidDel="00EE586E">
          <w:rPr>
            <w:rFonts w:ascii="Times New Roman" w:hAnsi="Times New Roman"/>
            <w:sz w:val="24"/>
            <w:szCs w:val="24"/>
            <w:u w:val="single"/>
          </w:rPr>
          <w:delText>í</w:delText>
        </w:r>
      </w:del>
      <w:r w:rsidR="00D43015" w:rsidRPr="00C811ED">
        <w:rPr>
          <w:rFonts w:ascii="Times New Roman" w:hAnsi="Times New Roman"/>
          <w:sz w:val="24"/>
          <w:szCs w:val="24"/>
          <w:u w:val="single"/>
        </w:rPr>
        <w:t xml:space="preserve"> </w:t>
      </w:r>
      <w:r w:rsidR="00D91823" w:rsidRPr="00C811ED">
        <w:rPr>
          <w:rFonts w:ascii="Times New Roman" w:hAnsi="Times New Roman"/>
          <w:sz w:val="24"/>
          <w:szCs w:val="24"/>
          <w:u w:val="single"/>
        </w:rPr>
        <w:t>druhu</w:t>
      </w:r>
      <w:r w:rsidR="00D91823" w:rsidRPr="00C811ED">
        <w:rPr>
          <w:rFonts w:ascii="Times New Roman" w:hAnsi="Times New Roman"/>
          <w:sz w:val="24"/>
          <w:szCs w:val="24"/>
        </w:rPr>
        <w:t xml:space="preserve"> v daném roce </w:t>
      </w:r>
      <w:r>
        <w:rPr>
          <w:rFonts w:ascii="Times New Roman" w:hAnsi="Times New Roman"/>
          <w:sz w:val="24"/>
          <w:szCs w:val="24"/>
        </w:rPr>
        <w:t>na sledované DP.</w:t>
      </w:r>
      <w:ins w:id="518" w:author="Jonáš Gaigr2" w:date="2026-08-06T00:32:00Z">
        <w:r w:rsidR="00AE45FD">
          <w:rPr>
            <w:rFonts w:ascii="Times New Roman" w:hAnsi="Times New Roman"/>
            <w:sz w:val="24"/>
            <w:szCs w:val="24"/>
          </w:rPr>
          <w:t xml:space="preserve"> </w:t>
        </w:r>
        <w:r w:rsidR="00AE45FD" w:rsidRPr="00AE45FD">
          <w:rPr>
            <w:rFonts w:ascii="Times New Roman" w:hAnsi="Times New Roman"/>
            <w:sz w:val="24"/>
            <w:szCs w:val="24"/>
          </w:rPr>
          <w:t>Za nepříznivý stav se považuje pouze negativní záznam nebo záznam s počtem 0; DP bez záznamu se nehodnotí.</w:t>
        </w:r>
      </w:ins>
    </w:p>
    <w:p w14:paraId="489AFFE3" w14:textId="018DB816" w:rsidR="002576ED" w:rsidRPr="002576ED" w:rsidRDefault="0090427D" w:rsidP="00066E60">
      <w:pPr>
        <w:pStyle w:val="Odstavecseseznamem"/>
        <w:numPr>
          <w:ilvl w:val="0"/>
          <w:numId w:val="19"/>
        </w:numPr>
        <w:spacing w:after="120"/>
        <w:contextualSpacing w:val="0"/>
        <w:jc w:val="both"/>
        <w:rPr>
          <w:rFonts w:ascii="Times New Roman" w:hAnsi="Times New Roman"/>
          <w:b/>
          <w:sz w:val="24"/>
          <w:szCs w:val="24"/>
        </w:rPr>
      </w:pPr>
      <w:r w:rsidRPr="002576ED">
        <w:rPr>
          <w:rFonts w:ascii="Times New Roman" w:hAnsi="Times New Roman"/>
          <w:b/>
          <w:sz w:val="24"/>
          <w:szCs w:val="24"/>
        </w:rPr>
        <w:t>Změna početnosti druhu</w:t>
      </w:r>
      <w:r w:rsidR="00852626" w:rsidRPr="002576ED">
        <w:rPr>
          <w:rFonts w:ascii="Times New Roman" w:hAnsi="Times New Roman"/>
          <w:sz w:val="20"/>
          <w:szCs w:val="20"/>
        </w:rPr>
        <w:t>.</w:t>
      </w:r>
      <w:r w:rsidR="00D91823" w:rsidRPr="002576ED">
        <w:rPr>
          <w:rFonts w:ascii="Times New Roman" w:hAnsi="Times New Roman"/>
          <w:sz w:val="24"/>
          <w:szCs w:val="24"/>
        </w:rPr>
        <w:t xml:space="preserve"> </w:t>
      </w:r>
      <w:r w:rsidR="00852626" w:rsidRPr="002576ED">
        <w:rPr>
          <w:rFonts w:ascii="Times New Roman" w:hAnsi="Times New Roman"/>
          <w:sz w:val="24"/>
          <w:szCs w:val="24"/>
        </w:rPr>
        <w:t>P</w:t>
      </w:r>
      <w:r w:rsidR="00D91823" w:rsidRPr="002576ED">
        <w:rPr>
          <w:rFonts w:ascii="Times New Roman" w:hAnsi="Times New Roman"/>
          <w:sz w:val="24"/>
          <w:szCs w:val="24"/>
        </w:rPr>
        <w:t xml:space="preserve">ředmětem hodnocení je </w:t>
      </w:r>
      <w:r w:rsidR="00D91823" w:rsidRPr="002576ED">
        <w:rPr>
          <w:rFonts w:ascii="Times New Roman" w:hAnsi="Times New Roman"/>
          <w:sz w:val="24"/>
          <w:szCs w:val="24"/>
          <w:u w:val="single"/>
        </w:rPr>
        <w:t>porovnání odhadované početnosti druhu</w:t>
      </w:r>
      <w:r w:rsidR="00D91823" w:rsidRPr="002576ED">
        <w:rPr>
          <w:rFonts w:ascii="Times New Roman" w:hAnsi="Times New Roman"/>
          <w:sz w:val="24"/>
          <w:szCs w:val="24"/>
        </w:rPr>
        <w:t xml:space="preserve">. Tento </w:t>
      </w:r>
      <w:r w:rsidR="00043E10" w:rsidRPr="002576ED">
        <w:rPr>
          <w:rFonts w:ascii="Times New Roman" w:hAnsi="Times New Roman"/>
          <w:sz w:val="24"/>
          <w:szCs w:val="24"/>
        </w:rPr>
        <w:t>indikátor</w:t>
      </w:r>
      <w:r w:rsidR="00D91823" w:rsidRPr="002576ED">
        <w:rPr>
          <w:rFonts w:ascii="Times New Roman" w:hAnsi="Times New Roman"/>
          <w:sz w:val="24"/>
          <w:szCs w:val="24"/>
        </w:rPr>
        <w:t xml:space="preserve"> je založen na porovnání odhadovaných počtů vokalizujících samců </w:t>
      </w:r>
      <w:r w:rsidR="00ED1EFF" w:rsidRPr="002576ED">
        <w:rPr>
          <w:rFonts w:ascii="Times New Roman" w:hAnsi="Times New Roman"/>
          <w:sz w:val="24"/>
          <w:szCs w:val="24"/>
        </w:rPr>
        <w:t xml:space="preserve">nebo dospělců </w:t>
      </w:r>
      <w:r w:rsidR="00D91823" w:rsidRPr="002576ED">
        <w:rPr>
          <w:rFonts w:ascii="Times New Roman" w:hAnsi="Times New Roman"/>
          <w:sz w:val="24"/>
          <w:szCs w:val="24"/>
        </w:rPr>
        <w:t>v rámci</w:t>
      </w:r>
      <w:r w:rsidR="000A5242" w:rsidRPr="002576ED">
        <w:rPr>
          <w:rFonts w:ascii="Times New Roman" w:hAnsi="Times New Roman"/>
          <w:sz w:val="24"/>
          <w:szCs w:val="24"/>
        </w:rPr>
        <w:t xml:space="preserve"> </w:t>
      </w:r>
      <w:r w:rsidR="00852626" w:rsidRPr="002576ED">
        <w:rPr>
          <w:rFonts w:ascii="Times New Roman" w:hAnsi="Times New Roman"/>
          <w:sz w:val="24"/>
          <w:szCs w:val="24"/>
        </w:rPr>
        <w:t>sledované DP</w:t>
      </w:r>
      <w:r w:rsidR="00D91823" w:rsidRPr="002576ED">
        <w:rPr>
          <w:rFonts w:ascii="Times New Roman" w:hAnsi="Times New Roman"/>
          <w:sz w:val="24"/>
          <w:szCs w:val="24"/>
        </w:rPr>
        <w:t xml:space="preserve">. Početnost je odhadována pro každou </w:t>
      </w:r>
      <w:r w:rsidR="00904322" w:rsidRPr="002576ED">
        <w:rPr>
          <w:rFonts w:ascii="Times New Roman" w:hAnsi="Times New Roman"/>
          <w:sz w:val="24"/>
          <w:szCs w:val="24"/>
        </w:rPr>
        <w:t>DP</w:t>
      </w:r>
      <w:r w:rsidR="00D91823" w:rsidRPr="002576ED">
        <w:rPr>
          <w:rFonts w:ascii="Times New Roman" w:hAnsi="Times New Roman"/>
          <w:sz w:val="24"/>
          <w:szCs w:val="24"/>
        </w:rPr>
        <w:t xml:space="preserve"> na šest</w:t>
      </w:r>
      <w:r w:rsidR="008F6CDD" w:rsidRPr="002576ED">
        <w:rPr>
          <w:rFonts w:ascii="Times New Roman" w:hAnsi="Times New Roman"/>
          <w:sz w:val="24"/>
          <w:szCs w:val="24"/>
        </w:rPr>
        <w:t>i</w:t>
      </w:r>
      <w:r w:rsidR="00D91823" w:rsidRPr="002576ED">
        <w:rPr>
          <w:rFonts w:ascii="Times New Roman" w:hAnsi="Times New Roman"/>
          <w:sz w:val="24"/>
          <w:szCs w:val="24"/>
        </w:rPr>
        <w:t xml:space="preserve">stupňové škále – absence (hodnota 0) x jednotky (1) x nižší desítky (2) x vyšší desítky (3) x stovky </w:t>
      </w:r>
      <w:del w:id="519" w:author="Jonáš Gaigr2" w:date="2026-08-06T00:20:00Z">
        <w:r w:rsidR="00D91823" w:rsidRPr="002576ED" w:rsidDel="00EE586E">
          <w:rPr>
            <w:rFonts w:ascii="Times New Roman" w:hAnsi="Times New Roman"/>
            <w:sz w:val="24"/>
            <w:szCs w:val="24"/>
          </w:rPr>
          <w:delText xml:space="preserve">samců </w:delText>
        </w:r>
      </w:del>
      <w:r w:rsidR="00D91823" w:rsidRPr="002576ED">
        <w:rPr>
          <w:rFonts w:ascii="Times New Roman" w:hAnsi="Times New Roman"/>
          <w:sz w:val="24"/>
          <w:szCs w:val="24"/>
        </w:rPr>
        <w:t xml:space="preserve">(4) x tisíce </w:t>
      </w:r>
      <w:del w:id="520" w:author="Jonáš Gaigr2" w:date="2026-08-06T00:20:00Z">
        <w:r w:rsidR="00D91823" w:rsidRPr="002576ED" w:rsidDel="00EE586E">
          <w:rPr>
            <w:rFonts w:ascii="Times New Roman" w:hAnsi="Times New Roman"/>
            <w:sz w:val="24"/>
            <w:szCs w:val="24"/>
          </w:rPr>
          <w:delText xml:space="preserve">samců </w:delText>
        </w:r>
      </w:del>
      <w:r w:rsidR="00D91823" w:rsidRPr="002576ED">
        <w:rPr>
          <w:rFonts w:ascii="Times New Roman" w:hAnsi="Times New Roman"/>
          <w:sz w:val="24"/>
          <w:szCs w:val="24"/>
        </w:rPr>
        <w:t xml:space="preserve">(5). </w:t>
      </w:r>
      <w:ins w:id="521" w:author="Jonáš Gaigr2" w:date="2026-08-06T00:27:00Z">
        <w:r w:rsidR="00066E60">
          <w:rPr>
            <w:rFonts w:ascii="Times New Roman" w:hAnsi="Times New Roman"/>
            <w:sz w:val="24"/>
            <w:szCs w:val="24"/>
          </w:rPr>
          <w:t>Hodnocenou jednotkou</w:t>
        </w:r>
        <w:r w:rsidR="00066E60" w:rsidRPr="00066E60">
          <w:rPr>
            <w:rFonts w:ascii="Times New Roman" w:hAnsi="Times New Roman"/>
            <w:sz w:val="24"/>
            <w:szCs w:val="24"/>
          </w:rPr>
          <w:t xml:space="preserve"> </w:t>
        </w:r>
        <w:r w:rsidR="00066E60">
          <w:rPr>
            <w:rFonts w:ascii="Times New Roman" w:hAnsi="Times New Roman"/>
            <w:sz w:val="24"/>
            <w:szCs w:val="24"/>
          </w:rPr>
          <w:t>je</w:t>
        </w:r>
        <w:r w:rsidR="00066E60" w:rsidRPr="00066E60">
          <w:rPr>
            <w:rFonts w:ascii="Times New Roman" w:hAnsi="Times New Roman"/>
            <w:sz w:val="24"/>
            <w:szCs w:val="24"/>
          </w:rPr>
          <w:t xml:space="preserve"> poč</w:t>
        </w:r>
        <w:r w:rsidR="00066E60">
          <w:rPr>
            <w:rFonts w:ascii="Times New Roman" w:hAnsi="Times New Roman"/>
            <w:sz w:val="24"/>
            <w:szCs w:val="24"/>
          </w:rPr>
          <w:t>et</w:t>
        </w:r>
        <w:r w:rsidR="00066E60" w:rsidRPr="00066E60">
          <w:rPr>
            <w:rFonts w:ascii="Times New Roman" w:hAnsi="Times New Roman"/>
            <w:sz w:val="24"/>
            <w:szCs w:val="24"/>
          </w:rPr>
          <w:t xml:space="preserve"> vokalizujících samců u </w:t>
        </w:r>
        <w:r w:rsidR="00066E60" w:rsidRPr="00066E60">
          <w:rPr>
            <w:rFonts w:ascii="Times New Roman" w:hAnsi="Times New Roman"/>
            <w:i/>
            <w:sz w:val="24"/>
            <w:szCs w:val="24"/>
            <w:rPrChange w:id="522" w:author="Jonáš Gaigr2" w:date="2026-08-06T00:27:00Z">
              <w:rPr>
                <w:rFonts w:ascii="Times New Roman" w:hAnsi="Times New Roman"/>
                <w:sz w:val="24"/>
                <w:szCs w:val="24"/>
              </w:rPr>
            </w:rPrChange>
          </w:rPr>
          <w:t>Bombina bombina</w:t>
        </w:r>
        <w:r w:rsidR="00066E60">
          <w:rPr>
            <w:rFonts w:ascii="Times New Roman" w:hAnsi="Times New Roman"/>
            <w:sz w:val="24"/>
            <w:szCs w:val="24"/>
          </w:rPr>
          <w:t>, u ostatních druhů</w:t>
        </w:r>
      </w:ins>
      <w:ins w:id="523" w:author="Jonáš Gaigr2" w:date="2026-08-06T00:28:00Z">
        <w:r w:rsidR="00066E60">
          <w:rPr>
            <w:rFonts w:ascii="Times New Roman" w:hAnsi="Times New Roman"/>
            <w:sz w:val="24"/>
            <w:szCs w:val="24"/>
          </w:rPr>
          <w:t xml:space="preserve"> jsou jednotkou</w:t>
        </w:r>
      </w:ins>
      <w:ins w:id="524" w:author="Jonáš Gaigr2" w:date="2026-08-06T00:27:00Z">
        <w:r w:rsidR="00066E60">
          <w:rPr>
            <w:rFonts w:ascii="Times New Roman" w:hAnsi="Times New Roman"/>
            <w:sz w:val="24"/>
            <w:szCs w:val="24"/>
          </w:rPr>
          <w:t xml:space="preserve"> dospělc</w:t>
        </w:r>
      </w:ins>
      <w:ins w:id="525" w:author="Jonáš Gaigr2" w:date="2026-08-06T00:28:00Z">
        <w:r w:rsidR="00066E60">
          <w:rPr>
            <w:rFonts w:ascii="Times New Roman" w:hAnsi="Times New Roman"/>
            <w:sz w:val="24"/>
            <w:szCs w:val="24"/>
          </w:rPr>
          <w:t>i</w:t>
        </w:r>
      </w:ins>
      <w:ins w:id="526" w:author="Jonáš Gaigr2" w:date="2026-08-06T00:27:00Z">
        <w:r w:rsidR="00066E60" w:rsidRPr="00066E60">
          <w:rPr>
            <w:rFonts w:ascii="Times New Roman" w:hAnsi="Times New Roman"/>
            <w:sz w:val="24"/>
            <w:szCs w:val="24"/>
          </w:rPr>
          <w:t>; do hodnocení vstupuje nejvyšší kategorie zjištěná na DP v</w:t>
        </w:r>
      </w:ins>
      <w:ins w:id="527" w:author="Jonáš Gaigr2" w:date="2026-08-06T00:28:00Z">
        <w:r w:rsidR="00066E60">
          <w:rPr>
            <w:rFonts w:ascii="Times New Roman" w:hAnsi="Times New Roman"/>
            <w:sz w:val="24"/>
            <w:szCs w:val="24"/>
          </w:rPr>
          <w:t xml:space="preserve"> dané </w:t>
        </w:r>
      </w:ins>
      <w:ins w:id="528" w:author="Jonáš Gaigr2" w:date="2026-08-06T00:27:00Z">
        <w:r w:rsidR="00066E60" w:rsidRPr="00066E60">
          <w:rPr>
            <w:rFonts w:ascii="Times New Roman" w:hAnsi="Times New Roman"/>
            <w:sz w:val="24"/>
            <w:szCs w:val="24"/>
          </w:rPr>
          <w:t xml:space="preserve">sezóně. Nepříznivým stavem je pokles o více než jednu kategorii oproti referenční hodnotě, kterou je </w:t>
        </w:r>
      </w:ins>
      <w:ins w:id="529" w:author="Jonáš Gaigr2" w:date="2026-08-06T00:32:00Z">
        <w:r w:rsidR="00066E60">
          <w:rPr>
            <w:rFonts w:ascii="Times New Roman" w:hAnsi="Times New Roman"/>
            <w:sz w:val="24"/>
            <w:szCs w:val="24"/>
          </w:rPr>
          <w:t>poslední</w:t>
        </w:r>
      </w:ins>
      <w:ins w:id="530" w:author="Jonáš Gaigr2" w:date="2026-08-06T00:27:00Z">
        <w:r w:rsidR="00066E60">
          <w:rPr>
            <w:rFonts w:ascii="Times New Roman" w:hAnsi="Times New Roman"/>
            <w:sz w:val="24"/>
            <w:szCs w:val="24"/>
          </w:rPr>
          <w:t xml:space="preserve"> předchozí</w:t>
        </w:r>
        <w:r w:rsidR="00066E60" w:rsidRPr="00066E60">
          <w:rPr>
            <w:rFonts w:ascii="Times New Roman" w:hAnsi="Times New Roman"/>
            <w:sz w:val="24"/>
            <w:szCs w:val="24"/>
          </w:rPr>
          <w:t xml:space="preserve"> roku s</w:t>
        </w:r>
      </w:ins>
      <w:ins w:id="531" w:author="Jonáš Gaigr2" w:date="2026-08-06T00:32:00Z">
        <w:r w:rsidR="00066E60">
          <w:rPr>
            <w:rFonts w:ascii="Times New Roman" w:hAnsi="Times New Roman"/>
            <w:sz w:val="24"/>
            <w:szCs w:val="24"/>
          </w:rPr>
          <w:t> </w:t>
        </w:r>
      </w:ins>
      <w:ins w:id="532" w:author="Jonáš Gaigr2" w:date="2026-08-06T00:29:00Z">
        <w:r w:rsidR="00066E60">
          <w:rPr>
            <w:rFonts w:ascii="Times New Roman" w:hAnsi="Times New Roman"/>
            <w:sz w:val="24"/>
            <w:szCs w:val="24"/>
          </w:rPr>
          <w:t>cíleným</w:t>
        </w:r>
      </w:ins>
      <w:ins w:id="533" w:author="Jonáš Gaigr2" w:date="2026-08-06T00:32:00Z">
        <w:r w:rsidR="00066E60">
          <w:rPr>
            <w:rFonts w:ascii="Times New Roman" w:hAnsi="Times New Roman"/>
            <w:sz w:val="24"/>
            <w:szCs w:val="24"/>
          </w:rPr>
          <w:t xml:space="preserve"> </w:t>
        </w:r>
      </w:ins>
      <w:ins w:id="534" w:author="Jonáš Gaigr2" w:date="2026-08-06T00:27:00Z">
        <w:r w:rsidR="00066E60" w:rsidRPr="00066E60">
          <w:rPr>
            <w:rFonts w:ascii="Times New Roman" w:hAnsi="Times New Roman"/>
            <w:sz w:val="24"/>
            <w:szCs w:val="24"/>
          </w:rPr>
          <w:t>monitoringem na téže DP.</w:t>
        </w:r>
      </w:ins>
      <w:del w:id="535" w:author="Jonáš Gaigr2" w:date="2026-08-06T00:27:00Z">
        <w:r w:rsidR="00D91823" w:rsidRPr="002576ED" w:rsidDel="00066E60">
          <w:rPr>
            <w:rFonts w:ascii="Times New Roman" w:hAnsi="Times New Roman"/>
            <w:sz w:val="24"/>
            <w:szCs w:val="24"/>
          </w:rPr>
          <w:delText xml:space="preserve">V rámci jednotlivých </w:delText>
        </w:r>
        <w:r w:rsidR="00904322" w:rsidRPr="002576ED" w:rsidDel="00066E60">
          <w:rPr>
            <w:rFonts w:ascii="Times New Roman" w:hAnsi="Times New Roman"/>
            <w:sz w:val="24"/>
            <w:szCs w:val="24"/>
          </w:rPr>
          <w:delText>DP</w:delText>
        </w:r>
        <w:r w:rsidR="00D91823" w:rsidRPr="002576ED" w:rsidDel="00066E60">
          <w:rPr>
            <w:rFonts w:ascii="Times New Roman" w:hAnsi="Times New Roman"/>
            <w:sz w:val="24"/>
            <w:szCs w:val="24"/>
          </w:rPr>
          <w:delText xml:space="preserve"> se porovnají aktuální hodnoty odhadu početnosti (0–5) s</w:delText>
        </w:r>
        <w:r w:rsidR="00852626" w:rsidRPr="002576ED" w:rsidDel="00066E60">
          <w:rPr>
            <w:rFonts w:ascii="Times New Roman" w:hAnsi="Times New Roman"/>
            <w:sz w:val="24"/>
            <w:szCs w:val="24"/>
          </w:rPr>
          <w:delText> předchozím ročním maximem</w:delText>
        </w:r>
        <w:r w:rsidR="00D91823" w:rsidRPr="002576ED" w:rsidDel="00066E60">
          <w:rPr>
            <w:rFonts w:ascii="Times New Roman" w:hAnsi="Times New Roman"/>
            <w:sz w:val="24"/>
            <w:szCs w:val="24"/>
          </w:rPr>
          <w:delText>.</w:delText>
        </w:r>
      </w:del>
    </w:p>
    <w:p w14:paraId="3993410F" w14:textId="7A19CC0B" w:rsidR="00D91823" w:rsidRPr="002576ED" w:rsidRDefault="0090427D" w:rsidP="00066E60">
      <w:pPr>
        <w:pStyle w:val="Odstavecseseznamem"/>
        <w:numPr>
          <w:ilvl w:val="0"/>
          <w:numId w:val="19"/>
        </w:numPr>
        <w:spacing w:after="120"/>
        <w:contextualSpacing w:val="0"/>
        <w:jc w:val="both"/>
        <w:rPr>
          <w:rFonts w:ascii="Times New Roman" w:hAnsi="Times New Roman"/>
          <w:b/>
          <w:sz w:val="24"/>
          <w:szCs w:val="24"/>
        </w:rPr>
      </w:pPr>
      <w:r w:rsidRPr="00066E60">
        <w:rPr>
          <w:rFonts w:ascii="Times New Roman" w:hAnsi="Times New Roman"/>
          <w:b/>
          <w:sz w:val="24"/>
          <w:szCs w:val="24"/>
          <w:rPrChange w:id="536" w:author="Jonáš Gaigr2" w:date="2026-08-06T00:21:00Z">
            <w:rPr>
              <w:rFonts w:ascii="Times New Roman" w:hAnsi="Times New Roman"/>
              <w:b/>
              <w:i/>
              <w:sz w:val="24"/>
              <w:szCs w:val="24"/>
            </w:rPr>
          </w:rPrChange>
        </w:rPr>
        <w:t>P</w:t>
      </w:r>
      <w:r w:rsidR="00D91823" w:rsidRPr="00066E60">
        <w:rPr>
          <w:rFonts w:ascii="Times New Roman" w:hAnsi="Times New Roman"/>
          <w:b/>
          <w:sz w:val="24"/>
          <w:szCs w:val="24"/>
          <w:rPrChange w:id="537" w:author="Jonáš Gaigr2" w:date="2026-08-06T00:21:00Z">
            <w:rPr>
              <w:rFonts w:ascii="Times New Roman" w:hAnsi="Times New Roman"/>
              <w:b/>
              <w:i/>
              <w:sz w:val="24"/>
              <w:szCs w:val="24"/>
            </w:rPr>
          </w:rPrChange>
        </w:rPr>
        <w:t>rokázan</w:t>
      </w:r>
      <w:r w:rsidR="002576ED" w:rsidRPr="00066E60">
        <w:rPr>
          <w:rFonts w:ascii="Times New Roman" w:hAnsi="Times New Roman"/>
          <w:b/>
          <w:sz w:val="24"/>
          <w:szCs w:val="24"/>
          <w:rPrChange w:id="538" w:author="Jonáš Gaigr2" w:date="2026-08-06T00:21:00Z">
            <w:rPr>
              <w:rFonts w:ascii="Times New Roman" w:hAnsi="Times New Roman"/>
              <w:b/>
              <w:i/>
              <w:sz w:val="24"/>
              <w:szCs w:val="24"/>
            </w:rPr>
          </w:rPrChange>
        </w:rPr>
        <w:t>á</w:t>
      </w:r>
      <w:r w:rsidR="00D91823" w:rsidRPr="00066E60">
        <w:rPr>
          <w:rFonts w:ascii="Times New Roman" w:hAnsi="Times New Roman"/>
          <w:b/>
          <w:sz w:val="24"/>
          <w:szCs w:val="24"/>
          <w:rPrChange w:id="539" w:author="Jonáš Gaigr2" w:date="2026-08-06T00:21:00Z">
            <w:rPr>
              <w:rFonts w:ascii="Times New Roman" w:hAnsi="Times New Roman"/>
              <w:b/>
              <w:i/>
              <w:sz w:val="24"/>
              <w:szCs w:val="24"/>
            </w:rPr>
          </w:rPrChange>
        </w:rPr>
        <w:t xml:space="preserve"> reprodukc</w:t>
      </w:r>
      <w:r w:rsidR="002576ED" w:rsidRPr="00066E60">
        <w:rPr>
          <w:rFonts w:ascii="Times New Roman" w:hAnsi="Times New Roman"/>
          <w:b/>
          <w:sz w:val="24"/>
          <w:szCs w:val="24"/>
          <w:rPrChange w:id="540" w:author="Jonáš Gaigr2" w:date="2026-08-06T00:21:00Z">
            <w:rPr>
              <w:rFonts w:ascii="Times New Roman" w:hAnsi="Times New Roman"/>
              <w:b/>
              <w:i/>
              <w:sz w:val="24"/>
              <w:szCs w:val="24"/>
            </w:rPr>
          </w:rPrChange>
        </w:rPr>
        <w:t>e druhu</w:t>
      </w:r>
      <w:r w:rsidR="00D91823" w:rsidRPr="00066E60">
        <w:rPr>
          <w:rFonts w:ascii="Times New Roman" w:hAnsi="Times New Roman"/>
          <w:b/>
          <w:sz w:val="24"/>
          <w:szCs w:val="24"/>
          <w:rPrChange w:id="541" w:author="Jonáš Gaigr2" w:date="2026-08-06T00:21:00Z">
            <w:rPr>
              <w:rFonts w:ascii="Times New Roman" w:hAnsi="Times New Roman"/>
              <w:b/>
              <w:i/>
              <w:sz w:val="24"/>
              <w:szCs w:val="24"/>
            </w:rPr>
          </w:rPrChange>
        </w:rPr>
        <w:t xml:space="preserve"> – přítomností vývojových stádií</w:t>
      </w:r>
      <w:r w:rsidR="00D91823" w:rsidRPr="00066E60">
        <w:rPr>
          <w:rFonts w:ascii="Times New Roman" w:hAnsi="Times New Roman"/>
          <w:sz w:val="24"/>
          <w:szCs w:val="24"/>
        </w:rPr>
        <w:t>.</w:t>
      </w:r>
      <w:r w:rsidR="002576ED">
        <w:rPr>
          <w:rFonts w:ascii="Times New Roman" w:hAnsi="Times New Roman"/>
          <w:sz w:val="24"/>
          <w:szCs w:val="24"/>
        </w:rPr>
        <w:t xml:space="preserve"> </w:t>
      </w:r>
      <w:r w:rsidR="00D91823" w:rsidRPr="002576ED">
        <w:rPr>
          <w:rFonts w:ascii="Times New Roman" w:hAnsi="Times New Roman"/>
          <w:sz w:val="24"/>
          <w:szCs w:val="24"/>
        </w:rPr>
        <w:t>Předmětem hodnocení je prokázaný výskyt snůšek, pulců</w:t>
      </w:r>
      <w:r w:rsidR="00ED1EFF" w:rsidRPr="002576ED">
        <w:rPr>
          <w:rFonts w:ascii="Times New Roman" w:hAnsi="Times New Roman"/>
          <w:sz w:val="24"/>
          <w:szCs w:val="24"/>
        </w:rPr>
        <w:t>, larev</w:t>
      </w:r>
      <w:r w:rsidR="00D91823" w:rsidRPr="002576ED">
        <w:rPr>
          <w:rFonts w:ascii="Times New Roman" w:hAnsi="Times New Roman"/>
          <w:sz w:val="24"/>
          <w:szCs w:val="24"/>
        </w:rPr>
        <w:t xml:space="preserve"> či juvenilních jedinců</w:t>
      </w:r>
      <w:del w:id="542" w:author="Jonáš Gaigr2" w:date="2026-08-06T00:20:00Z">
        <w:r w:rsidR="00D91823" w:rsidRPr="002576ED" w:rsidDel="00066E60">
          <w:rPr>
            <w:rFonts w:ascii="Times New Roman" w:hAnsi="Times New Roman"/>
            <w:sz w:val="24"/>
            <w:szCs w:val="24"/>
          </w:rPr>
          <w:delText xml:space="preserve"> </w:delText>
        </w:r>
      </w:del>
      <w:r w:rsidR="00D91823" w:rsidRPr="002576ED">
        <w:rPr>
          <w:rFonts w:ascii="Times New Roman" w:hAnsi="Times New Roman"/>
          <w:sz w:val="24"/>
          <w:szCs w:val="24"/>
        </w:rPr>
        <w:t xml:space="preserve"> v rámci </w:t>
      </w:r>
      <w:r w:rsidR="00852626" w:rsidRPr="002576ED">
        <w:rPr>
          <w:rFonts w:ascii="Times New Roman" w:hAnsi="Times New Roman"/>
          <w:sz w:val="24"/>
          <w:szCs w:val="24"/>
        </w:rPr>
        <w:t>DP</w:t>
      </w:r>
      <w:r w:rsidR="00D91823" w:rsidRPr="002576ED">
        <w:rPr>
          <w:rFonts w:ascii="Times New Roman" w:hAnsi="Times New Roman"/>
          <w:sz w:val="24"/>
          <w:szCs w:val="24"/>
        </w:rPr>
        <w:t xml:space="preserve">. </w:t>
      </w:r>
      <w:ins w:id="543" w:author="Jonáš Gaigr2" w:date="2026-08-06T00:26:00Z">
        <w:r w:rsidR="00066E60" w:rsidRPr="00066E60">
          <w:rPr>
            <w:rFonts w:ascii="Times New Roman" w:hAnsi="Times New Roman"/>
            <w:sz w:val="24"/>
            <w:szCs w:val="24"/>
          </w:rPr>
          <w:t>Nepříznivým stavem je, není-li reprodukce doložena ani jednou ze tří posledních sezón s monitoringem dané DP.</w:t>
        </w:r>
        <w:r w:rsidR="00066E60">
          <w:rPr>
            <w:rFonts w:ascii="Times New Roman" w:hAnsi="Times New Roman"/>
            <w:sz w:val="24"/>
            <w:szCs w:val="24"/>
          </w:rPr>
          <w:t xml:space="preserve"> </w:t>
        </w:r>
      </w:ins>
      <w:r w:rsidR="002576ED" w:rsidRPr="002576ED">
        <w:rPr>
          <w:rFonts w:ascii="Times New Roman" w:hAnsi="Times New Roman"/>
          <w:sz w:val="24"/>
          <w:szCs w:val="24"/>
        </w:rPr>
        <w:t>Pro kuňku obecnou (</w:t>
      </w:r>
      <w:r w:rsidR="002576ED" w:rsidRPr="002576ED">
        <w:rPr>
          <w:rFonts w:ascii="Times New Roman" w:hAnsi="Times New Roman"/>
          <w:i/>
          <w:sz w:val="24"/>
          <w:szCs w:val="24"/>
        </w:rPr>
        <w:t>Bombina bombina</w:t>
      </w:r>
      <w:r w:rsidR="002576ED" w:rsidRPr="002576ED">
        <w:rPr>
          <w:rFonts w:ascii="Times New Roman" w:hAnsi="Times New Roman"/>
          <w:sz w:val="24"/>
          <w:szCs w:val="24"/>
        </w:rPr>
        <w:t>) jde o doplňkový indikátor, zaznamenáván jen dobrovolně.</w:t>
      </w:r>
    </w:p>
    <w:p w14:paraId="179A49EB" w14:textId="44CF2457" w:rsidR="00D91823" w:rsidRPr="00B0316A" w:rsidRDefault="00D91823" w:rsidP="00D91823">
      <w:pPr>
        <w:spacing w:before="240" w:after="120"/>
        <w:jc w:val="both"/>
        <w:rPr>
          <w:rFonts w:ascii="Times New Roman" w:hAnsi="Times New Roman" w:cs="Times New Roman"/>
          <w:b/>
          <w:sz w:val="24"/>
          <w:szCs w:val="24"/>
        </w:rPr>
      </w:pPr>
      <w:r w:rsidRPr="00B0316A">
        <w:rPr>
          <w:rFonts w:ascii="Times New Roman" w:hAnsi="Times New Roman" w:cs="Times New Roman"/>
          <w:b/>
          <w:sz w:val="24"/>
          <w:szCs w:val="24"/>
        </w:rPr>
        <w:t xml:space="preserve">Stav </w:t>
      </w:r>
      <w:del w:id="544" w:author="Jonáš Gaigr2" w:date="2026-08-06T00:19:00Z">
        <w:r w:rsidRPr="00B0316A" w:rsidDel="00EE586E">
          <w:rPr>
            <w:rFonts w:ascii="Times New Roman" w:hAnsi="Times New Roman" w:cs="Times New Roman"/>
            <w:b/>
            <w:sz w:val="24"/>
            <w:szCs w:val="24"/>
          </w:rPr>
          <w:delText>habitatu</w:delText>
        </w:r>
      </w:del>
      <w:ins w:id="545" w:author="Jonáš Gaigr2" w:date="2026-08-06T00:19:00Z">
        <w:r w:rsidR="00EE586E">
          <w:rPr>
            <w:rFonts w:ascii="Times New Roman" w:hAnsi="Times New Roman" w:cs="Times New Roman"/>
            <w:b/>
            <w:sz w:val="24"/>
            <w:szCs w:val="24"/>
          </w:rPr>
          <w:t>stanoviště druhu</w:t>
        </w:r>
      </w:ins>
    </w:p>
    <w:p w14:paraId="15128DD2" w14:textId="3BA65DCB" w:rsidR="00D91823" w:rsidRPr="00B0316A" w:rsidDel="00066E60" w:rsidRDefault="00D91823" w:rsidP="00D91823">
      <w:pPr>
        <w:pStyle w:val="Odstavecseseznamem"/>
        <w:numPr>
          <w:ilvl w:val="0"/>
          <w:numId w:val="17"/>
        </w:numPr>
        <w:spacing w:after="120"/>
        <w:ind w:left="357" w:hanging="357"/>
        <w:contextualSpacing w:val="0"/>
        <w:jc w:val="both"/>
        <w:rPr>
          <w:del w:id="546" w:author="Jonáš Gaigr2" w:date="2026-08-06T00:23:00Z"/>
          <w:rFonts w:ascii="Times New Roman" w:hAnsi="Times New Roman"/>
          <w:b/>
          <w:sz w:val="24"/>
          <w:szCs w:val="24"/>
        </w:rPr>
      </w:pPr>
      <w:commentRangeStart w:id="547"/>
      <w:del w:id="548" w:author="Jonáš Gaigr2" w:date="2026-08-06T00:23:00Z">
        <w:r w:rsidRPr="00B0316A" w:rsidDel="00066E60">
          <w:rPr>
            <w:rFonts w:ascii="Times New Roman" w:hAnsi="Times New Roman"/>
            <w:b/>
            <w:i/>
            <w:sz w:val="24"/>
            <w:szCs w:val="24"/>
          </w:rPr>
          <w:delText xml:space="preserve">Podíl zaniknuvších </w:delText>
        </w:r>
        <w:r w:rsidR="00904322" w:rsidDel="00066E60">
          <w:rPr>
            <w:rFonts w:ascii="Times New Roman" w:hAnsi="Times New Roman"/>
            <w:b/>
            <w:i/>
            <w:sz w:val="24"/>
            <w:szCs w:val="24"/>
          </w:rPr>
          <w:delText>DP</w:delText>
        </w:r>
        <w:r w:rsidRPr="009B2710" w:rsidDel="00066E60">
          <w:rPr>
            <w:rFonts w:ascii="Times New Roman" w:hAnsi="Times New Roman"/>
            <w:b/>
            <w:i/>
            <w:sz w:val="24"/>
            <w:szCs w:val="24"/>
          </w:rPr>
          <w:delText>.</w:delText>
        </w:r>
        <w:r w:rsidRPr="00B0316A" w:rsidDel="00066E60">
          <w:rPr>
            <w:rFonts w:ascii="Times New Roman" w:hAnsi="Times New Roman"/>
            <w:i/>
            <w:sz w:val="24"/>
            <w:szCs w:val="24"/>
          </w:rPr>
          <w:delText xml:space="preserve"> </w:delText>
        </w:r>
        <w:r w:rsidR="00043E10" w:rsidDel="00066E60">
          <w:rPr>
            <w:rFonts w:ascii="Times New Roman" w:hAnsi="Times New Roman"/>
            <w:sz w:val="24"/>
            <w:szCs w:val="24"/>
          </w:rPr>
          <w:delText>Indikátor</w:delText>
        </w:r>
        <w:r w:rsidRPr="00F608E8" w:rsidDel="00066E60">
          <w:rPr>
            <w:rFonts w:ascii="Times New Roman" w:hAnsi="Times New Roman"/>
            <w:sz w:val="24"/>
            <w:szCs w:val="24"/>
          </w:rPr>
          <w:delText xml:space="preserve"> </w:delText>
        </w:r>
        <w:r w:rsidRPr="00B0316A" w:rsidDel="00066E60">
          <w:rPr>
            <w:rFonts w:ascii="Times New Roman" w:hAnsi="Times New Roman"/>
            <w:sz w:val="24"/>
            <w:szCs w:val="24"/>
          </w:rPr>
          <w:delText xml:space="preserve">je vyjádřen jako podíl celkového aktuálního počtu takto dotčených </w:delText>
        </w:r>
        <w:r w:rsidR="00904322" w:rsidDel="00066E60">
          <w:rPr>
            <w:rFonts w:ascii="Times New Roman" w:hAnsi="Times New Roman"/>
            <w:sz w:val="24"/>
            <w:szCs w:val="24"/>
          </w:rPr>
          <w:delText>DP</w:delText>
        </w:r>
        <w:r w:rsidDel="00066E60">
          <w:rPr>
            <w:rFonts w:ascii="Times New Roman" w:hAnsi="Times New Roman"/>
            <w:sz w:val="24"/>
            <w:szCs w:val="24"/>
          </w:rPr>
          <w:delText>,</w:delText>
        </w:r>
        <w:r w:rsidRPr="00B0316A" w:rsidDel="00066E60">
          <w:rPr>
            <w:rFonts w:ascii="Times New Roman" w:hAnsi="Times New Roman"/>
            <w:sz w:val="24"/>
            <w:szCs w:val="24"/>
          </w:rPr>
          <w:delText xml:space="preserve"> tedy </w:delText>
        </w:r>
        <w:r w:rsidR="00904322" w:rsidDel="00066E60">
          <w:rPr>
            <w:rFonts w:ascii="Times New Roman" w:hAnsi="Times New Roman"/>
            <w:sz w:val="24"/>
            <w:szCs w:val="24"/>
          </w:rPr>
          <w:delText>DP</w:delText>
        </w:r>
        <w:r w:rsidRPr="00B0316A" w:rsidDel="00066E60">
          <w:rPr>
            <w:rFonts w:ascii="Times New Roman" w:hAnsi="Times New Roman"/>
            <w:sz w:val="24"/>
            <w:szCs w:val="24"/>
          </w:rPr>
          <w:delText xml:space="preserve"> zaniklých v daném roce i v předchozím období, pokud tyto nebyly obnoveny</w:delText>
        </w:r>
        <w:r w:rsidDel="00066E60">
          <w:rPr>
            <w:rFonts w:ascii="Times New Roman" w:hAnsi="Times New Roman"/>
            <w:sz w:val="24"/>
            <w:szCs w:val="24"/>
          </w:rPr>
          <w:delText>,</w:delText>
        </w:r>
        <w:r w:rsidRPr="00B0316A" w:rsidDel="00066E60">
          <w:rPr>
            <w:rFonts w:ascii="Times New Roman" w:hAnsi="Times New Roman"/>
            <w:sz w:val="24"/>
            <w:szCs w:val="24"/>
          </w:rPr>
          <w:delText xml:space="preserve"> k celkovému počtu sledovaných </w:delText>
        </w:r>
        <w:r w:rsidR="00904322" w:rsidDel="00066E60">
          <w:rPr>
            <w:rFonts w:ascii="Times New Roman" w:hAnsi="Times New Roman"/>
            <w:sz w:val="24"/>
            <w:szCs w:val="24"/>
          </w:rPr>
          <w:delText>DP</w:delText>
        </w:r>
        <w:r w:rsidRPr="00B0316A" w:rsidDel="00066E60">
          <w:rPr>
            <w:rFonts w:ascii="Times New Roman" w:hAnsi="Times New Roman"/>
            <w:sz w:val="24"/>
            <w:szCs w:val="24"/>
          </w:rPr>
          <w:delText xml:space="preserve"> v rámci </w:delText>
        </w:r>
        <w:r w:rsidR="00492727" w:rsidDel="00066E60">
          <w:rPr>
            <w:rFonts w:ascii="Times New Roman" w:hAnsi="Times New Roman"/>
            <w:sz w:val="24"/>
            <w:szCs w:val="24"/>
          </w:rPr>
          <w:delText>sledovaného území</w:delText>
        </w:r>
        <w:r w:rsidRPr="00B0316A" w:rsidDel="00066E60">
          <w:rPr>
            <w:rFonts w:ascii="Times New Roman" w:hAnsi="Times New Roman"/>
            <w:sz w:val="24"/>
            <w:szCs w:val="24"/>
          </w:rPr>
          <w:delText xml:space="preserve">. </w:delText>
        </w:r>
        <w:commentRangeEnd w:id="547"/>
        <w:r w:rsidR="00EE586E" w:rsidDel="00066E60">
          <w:rPr>
            <w:rStyle w:val="Odkaznakoment"/>
            <w:rFonts w:asciiTheme="minorHAnsi" w:eastAsia="Batang" w:hAnsiTheme="minorHAnsi" w:cstheme="minorBidi"/>
          </w:rPr>
          <w:commentReference w:id="547"/>
        </w:r>
      </w:del>
    </w:p>
    <w:p w14:paraId="022E3B27" w14:textId="77777777" w:rsidR="00066E60" w:rsidRPr="00066E60" w:rsidRDefault="00D91823" w:rsidP="00D91823">
      <w:pPr>
        <w:pStyle w:val="Odstavecseseznamem"/>
        <w:numPr>
          <w:ilvl w:val="0"/>
          <w:numId w:val="17"/>
        </w:numPr>
        <w:spacing w:after="120" w:line="240" w:lineRule="auto"/>
        <w:ind w:left="357" w:hanging="357"/>
        <w:contextualSpacing w:val="0"/>
        <w:jc w:val="both"/>
        <w:rPr>
          <w:ins w:id="549" w:author="Jonáš Gaigr2" w:date="2026-08-06T00:21:00Z"/>
          <w:rFonts w:ascii="Times New Roman" w:hAnsi="Times New Roman"/>
          <w:sz w:val="24"/>
          <w:szCs w:val="24"/>
          <w:rPrChange w:id="550" w:author="Jonáš Gaigr2" w:date="2026-08-06T00:21:00Z">
            <w:rPr>
              <w:ins w:id="551" w:author="Jonáš Gaigr2" w:date="2026-08-06T00:21:00Z"/>
              <w:rFonts w:ascii="Times New Roman" w:hAnsi="Times New Roman"/>
              <w:b/>
              <w:sz w:val="24"/>
              <w:szCs w:val="24"/>
            </w:rPr>
          </w:rPrChange>
        </w:rPr>
      </w:pPr>
      <w:del w:id="552" w:author="Jonáš Gaigr2" w:date="2026-08-06T00:20:00Z">
        <w:r w:rsidRPr="00A72A56" w:rsidDel="00066E60">
          <w:rPr>
            <w:rFonts w:ascii="Times New Roman" w:hAnsi="Times New Roman"/>
            <w:b/>
            <w:i/>
            <w:sz w:val="24"/>
            <w:szCs w:val="24"/>
          </w:rPr>
          <w:delText xml:space="preserve">Podíl </w:delText>
        </w:r>
        <w:r w:rsidR="00904322" w:rsidDel="00066E60">
          <w:rPr>
            <w:rFonts w:ascii="Times New Roman" w:hAnsi="Times New Roman"/>
            <w:b/>
            <w:i/>
            <w:sz w:val="24"/>
            <w:szCs w:val="24"/>
          </w:rPr>
          <w:delText>DP</w:delText>
        </w:r>
        <w:r w:rsidRPr="00A72A56" w:rsidDel="00066E60">
          <w:rPr>
            <w:rFonts w:ascii="Times New Roman" w:hAnsi="Times New Roman"/>
            <w:b/>
            <w:i/>
            <w:sz w:val="24"/>
            <w:szCs w:val="24"/>
          </w:rPr>
          <w:delText xml:space="preserve"> ohrožených zásadními negativními faktory (</w:delText>
        </w:r>
      </w:del>
      <w:del w:id="553" w:author="Jonáš Gaigr2" w:date="2026-08-06T00:21:00Z">
        <w:r w:rsidRPr="00066E60" w:rsidDel="00066E60">
          <w:rPr>
            <w:rFonts w:ascii="Times New Roman" w:hAnsi="Times New Roman"/>
            <w:b/>
            <w:sz w:val="24"/>
            <w:szCs w:val="24"/>
            <w:rPrChange w:id="554" w:author="Jonáš Gaigr2" w:date="2026-08-06T00:21:00Z">
              <w:rPr>
                <w:rFonts w:ascii="Times New Roman" w:hAnsi="Times New Roman"/>
                <w:b/>
                <w:i/>
                <w:sz w:val="24"/>
                <w:szCs w:val="24"/>
              </w:rPr>
            </w:rPrChange>
          </w:rPr>
          <w:delText>p</w:delText>
        </w:r>
      </w:del>
      <w:ins w:id="555" w:author="Jonáš Gaigr2" w:date="2026-08-06T00:21:00Z">
        <w:r w:rsidR="00066E60">
          <w:rPr>
            <w:rFonts w:ascii="Times New Roman" w:hAnsi="Times New Roman"/>
            <w:b/>
            <w:sz w:val="24"/>
            <w:szCs w:val="24"/>
          </w:rPr>
          <w:t>P</w:t>
        </w:r>
      </w:ins>
      <w:r w:rsidRPr="00066E60">
        <w:rPr>
          <w:rFonts w:ascii="Times New Roman" w:hAnsi="Times New Roman"/>
          <w:b/>
          <w:sz w:val="24"/>
          <w:szCs w:val="24"/>
          <w:rPrChange w:id="556" w:author="Jonáš Gaigr2" w:date="2026-08-06T00:21:00Z">
            <w:rPr>
              <w:rFonts w:ascii="Times New Roman" w:hAnsi="Times New Roman"/>
              <w:b/>
              <w:i/>
              <w:sz w:val="24"/>
              <w:szCs w:val="24"/>
            </w:rPr>
          </w:rPrChange>
        </w:rPr>
        <w:t>řítomnost nadměrného tlaku ryb</w:t>
      </w:r>
    </w:p>
    <w:p w14:paraId="3974B9A2" w14:textId="77777777" w:rsidR="00066E60" w:rsidRPr="00066E60" w:rsidRDefault="00D91823" w:rsidP="00D91823">
      <w:pPr>
        <w:pStyle w:val="Odstavecseseznamem"/>
        <w:numPr>
          <w:ilvl w:val="0"/>
          <w:numId w:val="17"/>
        </w:numPr>
        <w:spacing w:after="120" w:line="240" w:lineRule="auto"/>
        <w:ind w:left="357" w:hanging="357"/>
        <w:contextualSpacing w:val="0"/>
        <w:jc w:val="both"/>
        <w:rPr>
          <w:ins w:id="557" w:author="Jonáš Gaigr2" w:date="2026-08-06T00:21:00Z"/>
          <w:rFonts w:ascii="Times New Roman" w:hAnsi="Times New Roman"/>
          <w:sz w:val="24"/>
          <w:szCs w:val="24"/>
          <w:rPrChange w:id="558" w:author="Jonáš Gaigr2" w:date="2026-08-06T00:21:00Z">
            <w:rPr>
              <w:ins w:id="559" w:author="Jonáš Gaigr2" w:date="2026-08-06T00:21:00Z"/>
              <w:rFonts w:ascii="Times New Roman" w:hAnsi="Times New Roman"/>
              <w:b/>
              <w:sz w:val="24"/>
              <w:szCs w:val="24"/>
            </w:rPr>
          </w:rPrChange>
        </w:rPr>
      </w:pPr>
      <w:del w:id="560" w:author="Jonáš Gaigr2" w:date="2026-08-06T00:21:00Z">
        <w:r w:rsidRPr="00066E60" w:rsidDel="00066E60">
          <w:rPr>
            <w:rFonts w:ascii="Times New Roman" w:hAnsi="Times New Roman"/>
            <w:b/>
            <w:sz w:val="24"/>
            <w:szCs w:val="24"/>
            <w:rPrChange w:id="561" w:author="Jonáš Gaigr2" w:date="2026-08-06T00:21:00Z">
              <w:rPr>
                <w:rFonts w:ascii="Times New Roman" w:hAnsi="Times New Roman"/>
                <w:b/>
                <w:i/>
                <w:sz w:val="24"/>
                <w:szCs w:val="24"/>
              </w:rPr>
            </w:rPrChange>
          </w:rPr>
          <w:delText>, m</w:delText>
        </w:r>
      </w:del>
      <w:ins w:id="562" w:author="Jonáš Gaigr2" w:date="2026-08-06T00:21:00Z">
        <w:r w:rsidR="00066E60">
          <w:rPr>
            <w:rFonts w:ascii="Times New Roman" w:hAnsi="Times New Roman"/>
            <w:b/>
            <w:sz w:val="24"/>
            <w:szCs w:val="24"/>
          </w:rPr>
          <w:t>M</w:t>
        </w:r>
      </w:ins>
      <w:r w:rsidRPr="00066E60">
        <w:rPr>
          <w:rFonts w:ascii="Times New Roman" w:hAnsi="Times New Roman"/>
          <w:b/>
          <w:sz w:val="24"/>
          <w:szCs w:val="24"/>
          <w:rPrChange w:id="563" w:author="Jonáš Gaigr2" w:date="2026-08-06T00:21:00Z">
            <w:rPr>
              <w:rFonts w:ascii="Times New Roman" w:hAnsi="Times New Roman"/>
              <w:b/>
              <w:i/>
              <w:sz w:val="24"/>
              <w:szCs w:val="24"/>
            </w:rPr>
          </w:rPrChange>
        </w:rPr>
        <w:t>anipulace s vodní hladinou</w:t>
      </w:r>
      <w:del w:id="564" w:author="Jonáš Gaigr2" w:date="2026-08-06T00:21:00Z">
        <w:r w:rsidRPr="00066E60" w:rsidDel="00066E60">
          <w:rPr>
            <w:rFonts w:ascii="Times New Roman" w:hAnsi="Times New Roman"/>
            <w:b/>
            <w:sz w:val="24"/>
            <w:szCs w:val="24"/>
            <w:rPrChange w:id="565" w:author="Jonáš Gaigr2" w:date="2026-08-06T00:21:00Z">
              <w:rPr>
                <w:rFonts w:ascii="Times New Roman" w:hAnsi="Times New Roman"/>
                <w:b/>
                <w:i/>
                <w:sz w:val="24"/>
                <w:szCs w:val="24"/>
              </w:rPr>
            </w:rPrChange>
          </w:rPr>
          <w:delText xml:space="preserve">, </w:delText>
        </w:r>
      </w:del>
    </w:p>
    <w:p w14:paraId="24ABEDDA" w14:textId="77777777" w:rsidR="00066E60" w:rsidRPr="00066E60" w:rsidRDefault="00D91823" w:rsidP="00D91823">
      <w:pPr>
        <w:pStyle w:val="Odstavecseseznamem"/>
        <w:numPr>
          <w:ilvl w:val="0"/>
          <w:numId w:val="17"/>
        </w:numPr>
        <w:spacing w:after="120" w:line="240" w:lineRule="auto"/>
        <w:ind w:left="357" w:hanging="357"/>
        <w:contextualSpacing w:val="0"/>
        <w:jc w:val="both"/>
        <w:rPr>
          <w:ins w:id="566" w:author="Jonáš Gaigr2" w:date="2026-08-06T00:21:00Z"/>
          <w:rFonts w:ascii="Times New Roman" w:hAnsi="Times New Roman"/>
          <w:sz w:val="24"/>
          <w:szCs w:val="24"/>
          <w:rPrChange w:id="567" w:author="Jonáš Gaigr2" w:date="2026-08-06T00:21:00Z">
            <w:rPr>
              <w:ins w:id="568" w:author="Jonáš Gaigr2" w:date="2026-08-06T00:21:00Z"/>
              <w:rFonts w:ascii="Times New Roman" w:hAnsi="Times New Roman"/>
              <w:b/>
              <w:sz w:val="24"/>
              <w:szCs w:val="24"/>
            </w:rPr>
          </w:rPrChange>
        </w:rPr>
      </w:pPr>
      <w:del w:id="569" w:author="Jonáš Gaigr2" w:date="2026-08-06T00:21:00Z">
        <w:r w:rsidRPr="00066E60" w:rsidDel="00066E60">
          <w:rPr>
            <w:rFonts w:ascii="Times New Roman" w:hAnsi="Times New Roman"/>
            <w:b/>
            <w:sz w:val="24"/>
            <w:szCs w:val="24"/>
            <w:rPrChange w:id="570" w:author="Jonáš Gaigr2" w:date="2026-08-06T00:21:00Z">
              <w:rPr>
                <w:rFonts w:ascii="Times New Roman" w:hAnsi="Times New Roman"/>
                <w:b/>
                <w:i/>
                <w:sz w:val="24"/>
                <w:szCs w:val="24"/>
              </w:rPr>
            </w:rPrChange>
          </w:rPr>
          <w:delText>p</w:delText>
        </w:r>
      </w:del>
      <w:ins w:id="571" w:author="Jonáš Gaigr2" w:date="2026-08-06T00:21:00Z">
        <w:r w:rsidR="00066E60">
          <w:rPr>
            <w:rFonts w:ascii="Times New Roman" w:hAnsi="Times New Roman"/>
            <w:b/>
            <w:sz w:val="24"/>
            <w:szCs w:val="24"/>
          </w:rPr>
          <w:t>P</w:t>
        </w:r>
      </w:ins>
      <w:r w:rsidRPr="00066E60">
        <w:rPr>
          <w:rFonts w:ascii="Times New Roman" w:hAnsi="Times New Roman"/>
          <w:b/>
          <w:sz w:val="24"/>
          <w:szCs w:val="24"/>
          <w:rPrChange w:id="572" w:author="Jonáš Gaigr2" w:date="2026-08-06T00:21:00Z">
            <w:rPr>
              <w:rFonts w:ascii="Times New Roman" w:hAnsi="Times New Roman"/>
              <w:b/>
              <w:i/>
              <w:sz w:val="24"/>
              <w:szCs w:val="24"/>
            </w:rPr>
          </w:rPrChange>
        </w:rPr>
        <w:t>ravidelné vysychání vodních ploch</w:t>
      </w:r>
    </w:p>
    <w:p w14:paraId="1CB140B1" w14:textId="77777777" w:rsidR="00066E60" w:rsidRPr="00066E60" w:rsidRDefault="00D91823" w:rsidP="00D91823">
      <w:pPr>
        <w:pStyle w:val="Odstavecseseznamem"/>
        <w:numPr>
          <w:ilvl w:val="0"/>
          <w:numId w:val="17"/>
        </w:numPr>
        <w:spacing w:after="120" w:line="240" w:lineRule="auto"/>
        <w:ind w:left="357" w:hanging="357"/>
        <w:contextualSpacing w:val="0"/>
        <w:jc w:val="both"/>
        <w:rPr>
          <w:ins w:id="573" w:author="Jonáš Gaigr2" w:date="2026-08-06T00:22:00Z"/>
          <w:rFonts w:ascii="Times New Roman" w:hAnsi="Times New Roman"/>
          <w:sz w:val="24"/>
          <w:szCs w:val="24"/>
          <w:rPrChange w:id="574" w:author="Jonáš Gaigr2" w:date="2026-08-06T00:22:00Z">
            <w:rPr>
              <w:ins w:id="575" w:author="Jonáš Gaigr2" w:date="2026-08-06T00:22:00Z"/>
              <w:rFonts w:ascii="Times New Roman" w:hAnsi="Times New Roman"/>
              <w:b/>
              <w:sz w:val="24"/>
              <w:szCs w:val="24"/>
            </w:rPr>
          </w:rPrChange>
        </w:rPr>
      </w:pPr>
      <w:del w:id="576" w:author="Jonáš Gaigr2" w:date="2026-08-06T00:21:00Z">
        <w:r w:rsidRPr="00066E60" w:rsidDel="00066E60">
          <w:rPr>
            <w:rFonts w:ascii="Times New Roman" w:hAnsi="Times New Roman"/>
            <w:b/>
            <w:sz w:val="24"/>
            <w:szCs w:val="24"/>
            <w:rPrChange w:id="577" w:author="Jonáš Gaigr2" w:date="2026-08-06T00:21:00Z">
              <w:rPr>
                <w:rFonts w:ascii="Times New Roman" w:hAnsi="Times New Roman"/>
                <w:b/>
                <w:i/>
                <w:sz w:val="24"/>
                <w:szCs w:val="24"/>
              </w:rPr>
            </w:rPrChange>
          </w:rPr>
          <w:delText>,</w:delText>
        </w:r>
        <w:r w:rsidR="00ED1EFF" w:rsidRPr="00066E60" w:rsidDel="00066E60">
          <w:rPr>
            <w:rFonts w:ascii="Times New Roman" w:hAnsi="Times New Roman"/>
            <w:b/>
            <w:sz w:val="24"/>
            <w:szCs w:val="24"/>
            <w:rPrChange w:id="578" w:author="Jonáš Gaigr2" w:date="2026-08-06T00:21:00Z">
              <w:rPr>
                <w:rFonts w:ascii="Times New Roman" w:hAnsi="Times New Roman"/>
                <w:b/>
                <w:i/>
                <w:sz w:val="24"/>
                <w:szCs w:val="24"/>
              </w:rPr>
            </w:rPrChange>
          </w:rPr>
          <w:delText xml:space="preserve"> z</w:delText>
        </w:r>
      </w:del>
      <w:ins w:id="579" w:author="Jonáš Gaigr2" w:date="2026-08-06T00:21:00Z">
        <w:r w:rsidR="00066E60">
          <w:rPr>
            <w:rFonts w:ascii="Times New Roman" w:hAnsi="Times New Roman"/>
            <w:b/>
            <w:sz w:val="24"/>
            <w:szCs w:val="24"/>
          </w:rPr>
          <w:t>Z</w:t>
        </w:r>
      </w:ins>
      <w:r w:rsidR="00ED1EFF" w:rsidRPr="00066E60">
        <w:rPr>
          <w:rFonts w:ascii="Times New Roman" w:hAnsi="Times New Roman"/>
          <w:b/>
          <w:sz w:val="24"/>
          <w:szCs w:val="24"/>
          <w:rPrChange w:id="580" w:author="Jonáš Gaigr2" w:date="2026-08-06T00:21:00Z">
            <w:rPr>
              <w:rFonts w:ascii="Times New Roman" w:hAnsi="Times New Roman"/>
              <w:b/>
              <w:i/>
              <w:sz w:val="24"/>
              <w:szCs w:val="24"/>
            </w:rPr>
          </w:rPrChange>
        </w:rPr>
        <w:t>astoupení vodní vegetace</w:t>
      </w:r>
      <w:del w:id="581" w:author="Jonáš Gaigr2" w:date="2026-08-06T00:22:00Z">
        <w:r w:rsidR="00ED1EFF" w:rsidRPr="00066E60" w:rsidDel="00066E60">
          <w:rPr>
            <w:rFonts w:ascii="Times New Roman" w:hAnsi="Times New Roman"/>
            <w:sz w:val="24"/>
            <w:szCs w:val="24"/>
          </w:rPr>
          <w:delText xml:space="preserve"> </w:delText>
        </w:r>
        <w:r w:rsidR="00ED1EFF" w:rsidRPr="00066E60" w:rsidDel="00066E60">
          <w:rPr>
            <w:rFonts w:ascii="Times New Roman" w:hAnsi="Times New Roman"/>
            <w:b/>
            <w:sz w:val="24"/>
            <w:szCs w:val="24"/>
            <w:rPrChange w:id="582" w:author="Jonáš Gaigr2" w:date="2026-08-06T00:21:00Z">
              <w:rPr>
                <w:rFonts w:ascii="Times New Roman" w:hAnsi="Times New Roman"/>
                <w:b/>
                <w:i/>
                <w:sz w:val="24"/>
                <w:szCs w:val="24"/>
              </w:rPr>
            </w:rPrChange>
          </w:rPr>
          <w:delText>,</w:delText>
        </w:r>
        <w:r w:rsidR="00ED1EFF" w:rsidRPr="00066E60" w:rsidDel="00066E60">
          <w:rPr>
            <w:rFonts w:ascii="Times New Roman" w:hAnsi="Times New Roman"/>
            <w:sz w:val="24"/>
            <w:szCs w:val="24"/>
          </w:rPr>
          <w:delText xml:space="preserve"> </w:delText>
        </w:r>
        <w:r w:rsidRPr="00066E60" w:rsidDel="00066E60">
          <w:rPr>
            <w:rFonts w:ascii="Times New Roman" w:hAnsi="Times New Roman"/>
            <w:b/>
            <w:sz w:val="24"/>
            <w:szCs w:val="24"/>
            <w:rPrChange w:id="583" w:author="Jonáš Gaigr2" w:date="2026-08-06T00:21:00Z">
              <w:rPr>
                <w:rFonts w:ascii="Times New Roman" w:hAnsi="Times New Roman"/>
                <w:b/>
                <w:i/>
                <w:sz w:val="24"/>
                <w:szCs w:val="24"/>
              </w:rPr>
            </w:rPrChange>
          </w:rPr>
          <w:delText>p</w:delText>
        </w:r>
      </w:del>
    </w:p>
    <w:p w14:paraId="1F84E9DC" w14:textId="77777777" w:rsidR="00066E60" w:rsidRPr="00066E60" w:rsidRDefault="00066E60" w:rsidP="00D91823">
      <w:pPr>
        <w:pStyle w:val="Odstavecseseznamem"/>
        <w:numPr>
          <w:ilvl w:val="0"/>
          <w:numId w:val="17"/>
        </w:numPr>
        <w:spacing w:after="120" w:line="240" w:lineRule="auto"/>
        <w:ind w:left="357" w:hanging="357"/>
        <w:contextualSpacing w:val="0"/>
        <w:jc w:val="both"/>
        <w:rPr>
          <w:ins w:id="584" w:author="Jonáš Gaigr2" w:date="2026-08-06T00:22:00Z"/>
          <w:rFonts w:ascii="Times New Roman" w:hAnsi="Times New Roman"/>
          <w:sz w:val="24"/>
          <w:szCs w:val="24"/>
          <w:rPrChange w:id="585" w:author="Jonáš Gaigr2" w:date="2026-08-06T00:22:00Z">
            <w:rPr>
              <w:ins w:id="586" w:author="Jonáš Gaigr2" w:date="2026-08-06T00:22:00Z"/>
              <w:rFonts w:ascii="Times New Roman" w:hAnsi="Times New Roman"/>
              <w:b/>
              <w:sz w:val="24"/>
              <w:szCs w:val="24"/>
            </w:rPr>
          </w:rPrChange>
        </w:rPr>
      </w:pPr>
      <w:ins w:id="587" w:author="Jonáš Gaigr2" w:date="2026-08-06T00:22:00Z">
        <w:r>
          <w:rPr>
            <w:rFonts w:ascii="Times New Roman" w:hAnsi="Times New Roman"/>
            <w:b/>
            <w:sz w:val="24"/>
            <w:szCs w:val="24"/>
          </w:rPr>
          <w:t>P</w:t>
        </w:r>
      </w:ins>
      <w:r w:rsidR="00D91823" w:rsidRPr="00066E60">
        <w:rPr>
          <w:rFonts w:ascii="Times New Roman" w:hAnsi="Times New Roman"/>
          <w:b/>
          <w:sz w:val="24"/>
          <w:szCs w:val="24"/>
          <w:rPrChange w:id="588" w:author="Jonáš Gaigr2" w:date="2026-08-06T00:21:00Z">
            <w:rPr>
              <w:rFonts w:ascii="Times New Roman" w:hAnsi="Times New Roman"/>
              <w:b/>
              <w:i/>
              <w:sz w:val="24"/>
              <w:szCs w:val="24"/>
            </w:rPr>
          </w:rPrChange>
        </w:rPr>
        <w:t>růhlednost vody</w:t>
      </w:r>
    </w:p>
    <w:p w14:paraId="6E39A6E2" w14:textId="4F21CFE4" w:rsidR="00066E60" w:rsidRPr="00066E60" w:rsidRDefault="00D91823" w:rsidP="00D91823">
      <w:pPr>
        <w:pStyle w:val="Odstavecseseznamem"/>
        <w:numPr>
          <w:ilvl w:val="0"/>
          <w:numId w:val="17"/>
        </w:numPr>
        <w:spacing w:after="120" w:line="240" w:lineRule="auto"/>
        <w:ind w:left="357" w:hanging="357"/>
        <w:contextualSpacing w:val="0"/>
        <w:jc w:val="both"/>
        <w:rPr>
          <w:ins w:id="589" w:author="Jonáš Gaigr2" w:date="2026-08-06T00:22:00Z"/>
          <w:rFonts w:ascii="Times New Roman" w:hAnsi="Times New Roman"/>
          <w:sz w:val="24"/>
          <w:szCs w:val="24"/>
          <w:rPrChange w:id="590" w:author="Jonáš Gaigr2" w:date="2026-08-06T00:22:00Z">
            <w:rPr>
              <w:ins w:id="591" w:author="Jonáš Gaigr2" w:date="2026-08-06T00:22:00Z"/>
              <w:rFonts w:ascii="Times New Roman" w:hAnsi="Times New Roman"/>
              <w:b/>
              <w:sz w:val="24"/>
              <w:szCs w:val="24"/>
            </w:rPr>
          </w:rPrChange>
        </w:rPr>
      </w:pPr>
      <w:del w:id="592" w:author="Jonáš Gaigr2" w:date="2026-08-06T00:22:00Z">
        <w:r w:rsidRPr="00066E60" w:rsidDel="00066E60">
          <w:rPr>
            <w:rFonts w:ascii="Times New Roman" w:hAnsi="Times New Roman"/>
            <w:b/>
            <w:sz w:val="24"/>
            <w:szCs w:val="24"/>
            <w:rPrChange w:id="593" w:author="Jonáš Gaigr2" w:date="2026-08-06T00:21:00Z">
              <w:rPr>
                <w:rFonts w:ascii="Times New Roman" w:hAnsi="Times New Roman"/>
                <w:b/>
                <w:i/>
                <w:sz w:val="24"/>
                <w:szCs w:val="24"/>
              </w:rPr>
            </w:rPrChange>
          </w:rPr>
          <w:delText xml:space="preserve"> , z</w:delText>
        </w:r>
      </w:del>
      <w:ins w:id="594" w:author="Jonáš Gaigr2" w:date="2026-08-06T00:22:00Z">
        <w:r w:rsidR="00066E60">
          <w:rPr>
            <w:rFonts w:ascii="Times New Roman" w:hAnsi="Times New Roman"/>
            <w:b/>
            <w:sz w:val="24"/>
            <w:szCs w:val="24"/>
          </w:rPr>
          <w:t>Z</w:t>
        </w:r>
      </w:ins>
      <w:r w:rsidRPr="00066E60">
        <w:rPr>
          <w:rFonts w:ascii="Times New Roman" w:hAnsi="Times New Roman"/>
          <w:b/>
          <w:sz w:val="24"/>
          <w:szCs w:val="24"/>
          <w:rPrChange w:id="595" w:author="Jonáš Gaigr2" w:date="2026-08-06T00:21:00Z">
            <w:rPr>
              <w:rFonts w:ascii="Times New Roman" w:hAnsi="Times New Roman"/>
              <w:b/>
              <w:i/>
              <w:sz w:val="24"/>
              <w:szCs w:val="24"/>
            </w:rPr>
          </w:rPrChange>
        </w:rPr>
        <w:t xml:space="preserve">astínění </w:t>
      </w:r>
      <w:del w:id="596" w:author="Jonáš Gaigr2" w:date="2026-08-06T00:22:00Z">
        <w:r w:rsidRPr="00066E60" w:rsidDel="00066E60">
          <w:rPr>
            <w:rFonts w:ascii="Times New Roman" w:hAnsi="Times New Roman"/>
            <w:b/>
            <w:sz w:val="24"/>
            <w:szCs w:val="24"/>
            <w:rPrChange w:id="597" w:author="Jonáš Gaigr2" w:date="2026-08-06T00:21:00Z">
              <w:rPr>
                <w:rFonts w:ascii="Times New Roman" w:hAnsi="Times New Roman"/>
                <w:b/>
                <w:i/>
                <w:sz w:val="24"/>
                <w:szCs w:val="24"/>
              </w:rPr>
            </w:rPrChange>
          </w:rPr>
          <w:delText xml:space="preserve">vodní </w:delText>
        </w:r>
      </w:del>
      <w:r w:rsidRPr="00066E60">
        <w:rPr>
          <w:rFonts w:ascii="Times New Roman" w:hAnsi="Times New Roman"/>
          <w:b/>
          <w:sz w:val="24"/>
          <w:szCs w:val="24"/>
          <w:rPrChange w:id="598" w:author="Jonáš Gaigr2" w:date="2026-08-06T00:21:00Z">
            <w:rPr>
              <w:rFonts w:ascii="Times New Roman" w:hAnsi="Times New Roman"/>
              <w:b/>
              <w:i/>
              <w:sz w:val="24"/>
              <w:szCs w:val="24"/>
            </w:rPr>
          </w:rPrChange>
        </w:rPr>
        <w:t xml:space="preserve">hladiny </w:t>
      </w:r>
      <w:ins w:id="599" w:author="Jonáš Gaigr2" w:date="2026-08-06T00:34:00Z">
        <w:r w:rsidR="00AE45FD">
          <w:rPr>
            <w:rFonts w:ascii="Times New Roman" w:hAnsi="Times New Roman"/>
            <w:b/>
            <w:sz w:val="24"/>
            <w:szCs w:val="24"/>
          </w:rPr>
          <w:t>(</w:t>
        </w:r>
      </w:ins>
      <w:ins w:id="600" w:author="Jonáš Gaigr2" w:date="2026-08-06T00:23:00Z">
        <w:r w:rsidR="00066E60">
          <w:rPr>
            <w:rFonts w:ascii="Times New Roman" w:hAnsi="Times New Roman"/>
            <w:b/>
            <w:sz w:val="24"/>
            <w:szCs w:val="24"/>
          </w:rPr>
          <w:t>litorálu</w:t>
        </w:r>
      </w:ins>
      <w:ins w:id="601" w:author="Jonáš Gaigr2" w:date="2026-08-06T00:34:00Z">
        <w:r w:rsidR="00AE45FD">
          <w:rPr>
            <w:rFonts w:ascii="Times New Roman" w:hAnsi="Times New Roman"/>
            <w:b/>
            <w:sz w:val="24"/>
            <w:szCs w:val="24"/>
          </w:rPr>
          <w:t>)</w:t>
        </w:r>
      </w:ins>
      <w:ins w:id="602" w:author="Jonáš Gaigr2" w:date="2026-08-06T00:23:00Z">
        <w:r w:rsidR="00066E60">
          <w:rPr>
            <w:rFonts w:ascii="Times New Roman" w:hAnsi="Times New Roman"/>
            <w:b/>
            <w:sz w:val="24"/>
            <w:szCs w:val="24"/>
          </w:rPr>
          <w:t xml:space="preserve"> </w:t>
        </w:r>
      </w:ins>
      <w:r w:rsidRPr="00066E60">
        <w:rPr>
          <w:rFonts w:ascii="Times New Roman" w:hAnsi="Times New Roman"/>
          <w:b/>
          <w:sz w:val="24"/>
          <w:szCs w:val="24"/>
          <w:rPrChange w:id="603" w:author="Jonáš Gaigr2" w:date="2026-08-06T00:21:00Z">
            <w:rPr>
              <w:rFonts w:ascii="Times New Roman" w:hAnsi="Times New Roman"/>
              <w:b/>
              <w:i/>
              <w:sz w:val="24"/>
              <w:szCs w:val="24"/>
            </w:rPr>
          </w:rPrChange>
        </w:rPr>
        <w:t>okolní vegetací</w:t>
      </w:r>
    </w:p>
    <w:p w14:paraId="0F6E0683" w14:textId="77777777" w:rsidR="00066E60" w:rsidRPr="00066E60" w:rsidRDefault="00BB6A78" w:rsidP="00D91823">
      <w:pPr>
        <w:pStyle w:val="Odstavecseseznamem"/>
        <w:numPr>
          <w:ilvl w:val="0"/>
          <w:numId w:val="17"/>
        </w:numPr>
        <w:spacing w:after="120" w:line="240" w:lineRule="auto"/>
        <w:ind w:left="357" w:hanging="357"/>
        <w:contextualSpacing w:val="0"/>
        <w:jc w:val="both"/>
        <w:rPr>
          <w:ins w:id="604" w:author="Jonáš Gaigr2" w:date="2026-08-06T00:23:00Z"/>
          <w:rFonts w:ascii="Times New Roman" w:hAnsi="Times New Roman"/>
          <w:sz w:val="24"/>
          <w:szCs w:val="24"/>
          <w:rPrChange w:id="605" w:author="Jonáš Gaigr2" w:date="2026-08-06T00:23:00Z">
            <w:rPr>
              <w:ins w:id="606" w:author="Jonáš Gaigr2" w:date="2026-08-06T00:23:00Z"/>
              <w:rFonts w:ascii="Times New Roman" w:hAnsi="Times New Roman"/>
              <w:b/>
              <w:sz w:val="24"/>
              <w:szCs w:val="24"/>
            </w:rPr>
          </w:rPrChange>
        </w:rPr>
      </w:pPr>
      <w:del w:id="607" w:author="Jonáš Gaigr2" w:date="2026-08-06T00:22:00Z">
        <w:r w:rsidRPr="00066E60" w:rsidDel="00066E60">
          <w:rPr>
            <w:rFonts w:ascii="Times New Roman" w:hAnsi="Times New Roman"/>
            <w:b/>
            <w:sz w:val="24"/>
            <w:szCs w:val="24"/>
            <w:rPrChange w:id="608" w:author="Jonáš Gaigr2" w:date="2026-08-06T00:21:00Z">
              <w:rPr>
                <w:rFonts w:ascii="Times New Roman" w:hAnsi="Times New Roman"/>
                <w:b/>
                <w:i/>
                <w:sz w:val="24"/>
                <w:szCs w:val="24"/>
              </w:rPr>
            </w:rPrChange>
          </w:rPr>
          <w:delText xml:space="preserve"> p</w:delText>
        </w:r>
      </w:del>
      <w:ins w:id="609" w:author="Jonáš Gaigr2" w:date="2026-08-06T00:22:00Z">
        <w:r w:rsidR="00066E60">
          <w:rPr>
            <w:rFonts w:ascii="Times New Roman" w:hAnsi="Times New Roman"/>
            <w:b/>
            <w:sz w:val="24"/>
            <w:szCs w:val="24"/>
          </w:rPr>
          <w:t>P</w:t>
        </w:r>
      </w:ins>
      <w:r w:rsidRPr="00066E60">
        <w:rPr>
          <w:rFonts w:ascii="Times New Roman" w:hAnsi="Times New Roman"/>
          <w:b/>
          <w:sz w:val="24"/>
          <w:szCs w:val="24"/>
          <w:rPrChange w:id="610" w:author="Jonáš Gaigr2" w:date="2026-08-06T00:21:00Z">
            <w:rPr>
              <w:rFonts w:ascii="Times New Roman" w:hAnsi="Times New Roman"/>
              <w:b/>
              <w:i/>
              <w:sz w:val="24"/>
              <w:szCs w:val="24"/>
            </w:rPr>
          </w:rPrChange>
        </w:rPr>
        <w:t xml:space="preserve">locha s hloubkou menší než </w:t>
      </w:r>
      <w:r w:rsidRPr="00066E60">
        <w:rPr>
          <w:rFonts w:ascii="Times New Roman" w:hAnsi="Times New Roman"/>
          <w:b/>
          <w:sz w:val="24"/>
          <w:szCs w:val="24"/>
          <w:highlight w:val="yellow"/>
          <w:rPrChange w:id="611" w:author="Jonáš Gaigr2" w:date="2026-08-06T00:21:00Z">
            <w:rPr>
              <w:rFonts w:ascii="Times New Roman" w:hAnsi="Times New Roman"/>
              <w:b/>
              <w:i/>
              <w:sz w:val="24"/>
              <w:szCs w:val="24"/>
              <w:highlight w:val="yellow"/>
            </w:rPr>
          </w:rPrChange>
        </w:rPr>
        <w:t>20</w:t>
      </w:r>
      <w:r w:rsidRPr="00066E60">
        <w:rPr>
          <w:rFonts w:ascii="Times New Roman" w:hAnsi="Times New Roman"/>
          <w:b/>
          <w:sz w:val="24"/>
          <w:szCs w:val="24"/>
          <w:rPrChange w:id="612" w:author="Jonáš Gaigr2" w:date="2026-08-06T00:21:00Z">
            <w:rPr>
              <w:rFonts w:ascii="Times New Roman" w:hAnsi="Times New Roman"/>
              <w:b/>
              <w:i/>
              <w:sz w:val="24"/>
              <w:szCs w:val="24"/>
            </w:rPr>
          </w:rPrChange>
        </w:rPr>
        <w:t xml:space="preserve"> cm</w:t>
      </w:r>
    </w:p>
    <w:p w14:paraId="03D775C7" w14:textId="26164713" w:rsidR="00D91823" w:rsidRDefault="00D91823" w:rsidP="00D91823">
      <w:pPr>
        <w:pStyle w:val="Odstavecseseznamem"/>
        <w:numPr>
          <w:ilvl w:val="0"/>
          <w:numId w:val="17"/>
        </w:numPr>
        <w:spacing w:after="120" w:line="240" w:lineRule="auto"/>
        <w:ind w:left="357" w:hanging="357"/>
        <w:contextualSpacing w:val="0"/>
        <w:jc w:val="both"/>
        <w:rPr>
          <w:rFonts w:ascii="Times New Roman" w:hAnsi="Times New Roman"/>
          <w:sz w:val="24"/>
          <w:szCs w:val="24"/>
        </w:rPr>
      </w:pPr>
      <w:del w:id="613" w:author="Jonáš Gaigr2" w:date="2026-08-06T00:23:00Z">
        <w:r w:rsidRPr="00066E60" w:rsidDel="00066E60">
          <w:rPr>
            <w:rFonts w:ascii="Times New Roman" w:hAnsi="Times New Roman"/>
            <w:b/>
            <w:sz w:val="24"/>
            <w:szCs w:val="24"/>
            <w:rPrChange w:id="614" w:author="Jonáš Gaigr2" w:date="2026-08-06T00:21:00Z">
              <w:rPr>
                <w:rFonts w:ascii="Times New Roman" w:hAnsi="Times New Roman"/>
                <w:b/>
                <w:i/>
                <w:sz w:val="24"/>
                <w:szCs w:val="24"/>
              </w:rPr>
            </w:rPrChange>
          </w:rPr>
          <w:delText>, n</w:delText>
        </w:r>
      </w:del>
      <w:ins w:id="615" w:author="Jonáš Gaigr2" w:date="2026-08-06T00:23:00Z">
        <w:r w:rsidR="00066E60">
          <w:rPr>
            <w:rFonts w:ascii="Times New Roman" w:hAnsi="Times New Roman"/>
            <w:b/>
            <w:sz w:val="24"/>
            <w:szCs w:val="24"/>
          </w:rPr>
          <w:t>N</w:t>
        </w:r>
      </w:ins>
      <w:r w:rsidRPr="00066E60">
        <w:rPr>
          <w:rFonts w:ascii="Times New Roman" w:hAnsi="Times New Roman"/>
          <w:b/>
          <w:sz w:val="24"/>
          <w:szCs w:val="24"/>
          <w:rPrChange w:id="616" w:author="Jonáš Gaigr2" w:date="2026-08-06T00:21:00Z">
            <w:rPr>
              <w:rFonts w:ascii="Times New Roman" w:hAnsi="Times New Roman"/>
              <w:b/>
              <w:i/>
              <w:sz w:val="24"/>
              <w:szCs w:val="24"/>
            </w:rPr>
          </w:rPrChange>
        </w:rPr>
        <w:t>evysvětlitelné úhyny většího počtu jedinců obojživelníků</w:t>
      </w:r>
      <w:del w:id="617" w:author="Jonáš Gaigr2" w:date="2026-08-06T00:21:00Z">
        <w:r w:rsidRPr="00A72A56" w:rsidDel="00066E60">
          <w:rPr>
            <w:rFonts w:ascii="Times New Roman" w:hAnsi="Times New Roman"/>
            <w:b/>
            <w:i/>
            <w:sz w:val="24"/>
            <w:szCs w:val="24"/>
          </w:rPr>
          <w:delText xml:space="preserve">). </w:delText>
        </w:r>
        <w:r w:rsidRPr="00A72A56" w:rsidDel="00066E60">
          <w:rPr>
            <w:rFonts w:ascii="Times New Roman" w:hAnsi="Times New Roman"/>
            <w:sz w:val="24"/>
            <w:szCs w:val="24"/>
          </w:rPr>
          <w:delText xml:space="preserve">Předmětem hodnocení je podíl počtu </w:delText>
        </w:r>
        <w:r w:rsidR="00904322" w:rsidDel="00066E60">
          <w:rPr>
            <w:rFonts w:ascii="Times New Roman" w:hAnsi="Times New Roman"/>
            <w:sz w:val="24"/>
            <w:szCs w:val="24"/>
          </w:rPr>
          <w:delText>DP</w:delText>
        </w:r>
        <w:r w:rsidRPr="00A72A56" w:rsidDel="00066E60">
          <w:rPr>
            <w:rFonts w:ascii="Times New Roman" w:hAnsi="Times New Roman"/>
            <w:sz w:val="24"/>
            <w:szCs w:val="24"/>
          </w:rPr>
          <w:delText xml:space="preserve"> s prokázaným výskytem jakéhokoli z ohrožujících faktorů, který v rámci každé </w:delText>
        </w:r>
        <w:r w:rsidR="00904322" w:rsidDel="00066E60">
          <w:rPr>
            <w:rFonts w:ascii="Times New Roman" w:hAnsi="Times New Roman"/>
            <w:sz w:val="24"/>
            <w:szCs w:val="24"/>
          </w:rPr>
          <w:delText>DP</w:delText>
        </w:r>
        <w:r w:rsidRPr="00A72A56" w:rsidDel="00066E60">
          <w:rPr>
            <w:rFonts w:ascii="Times New Roman" w:hAnsi="Times New Roman"/>
            <w:sz w:val="24"/>
            <w:szCs w:val="24"/>
          </w:rPr>
          <w:delText xml:space="preserve"> přesahuje limitní hodnotu.</w:delText>
        </w:r>
      </w:del>
    </w:p>
    <w:p w14:paraId="5CA9A543" w14:textId="187744AD" w:rsidR="00ED1EFF" w:rsidRDefault="00AE45FD" w:rsidP="00ED1EFF">
      <w:pPr>
        <w:pStyle w:val="Odstavecseseznamem"/>
        <w:spacing w:after="120" w:line="240" w:lineRule="auto"/>
        <w:ind w:left="357" w:firstLine="0"/>
        <w:contextualSpacing w:val="0"/>
        <w:jc w:val="both"/>
        <w:rPr>
          <w:ins w:id="618" w:author="Jonáš Gaigr2" w:date="2026-08-06T00:37:00Z"/>
          <w:rFonts w:ascii="Times New Roman" w:hAnsi="Times New Roman"/>
          <w:sz w:val="24"/>
          <w:szCs w:val="24"/>
        </w:rPr>
      </w:pPr>
      <w:ins w:id="619" w:author="Jonáš Gaigr2" w:date="2026-08-06T00:34:00Z">
        <w:r>
          <w:rPr>
            <w:rFonts w:ascii="Times New Roman" w:hAnsi="Times New Roman"/>
            <w:sz w:val="24"/>
            <w:szCs w:val="24"/>
          </w:rPr>
          <w:t>Limitní hodnoty jsou popsány v</w:t>
        </w:r>
      </w:ins>
      <w:ins w:id="620" w:author="Jonáš Gaigr2" w:date="2026-08-06T00:35:00Z">
        <w:r>
          <w:rPr>
            <w:rFonts w:ascii="Times New Roman" w:hAnsi="Times New Roman"/>
            <w:sz w:val="24"/>
            <w:szCs w:val="24"/>
          </w:rPr>
          <w:t> </w:t>
        </w:r>
      </w:ins>
      <w:ins w:id="621" w:author="Jonáš Gaigr2" w:date="2026-08-06T00:34:00Z">
        <w:r>
          <w:rPr>
            <w:rFonts w:ascii="Times New Roman" w:hAnsi="Times New Roman"/>
            <w:sz w:val="24"/>
            <w:szCs w:val="24"/>
          </w:rPr>
          <w:t>tabulce</w:t>
        </w:r>
      </w:ins>
      <w:ins w:id="622" w:author="Jonáš Gaigr2" w:date="2026-08-06T00:35:00Z">
        <w:r>
          <w:rPr>
            <w:rFonts w:ascii="Times New Roman" w:hAnsi="Times New Roman"/>
            <w:sz w:val="24"/>
            <w:szCs w:val="24"/>
          </w:rPr>
          <w:t xml:space="preserve"> Přílohy 1.</w:t>
        </w:r>
      </w:ins>
    </w:p>
    <w:p w14:paraId="4365F90C" w14:textId="3FF88BBC" w:rsidR="00AE45FD" w:rsidRDefault="00AE45FD" w:rsidP="00AE45FD">
      <w:pPr>
        <w:spacing w:before="100" w:beforeAutospacing="1" w:after="100" w:afterAutospacing="1" w:line="240" w:lineRule="auto"/>
        <w:jc w:val="both"/>
        <w:rPr>
          <w:ins w:id="623" w:author="Jonáš Gaigr2" w:date="2026-08-06T00:37:00Z"/>
          <w:rFonts w:ascii="Times New Roman" w:eastAsia="Times New Roman" w:hAnsi="Times New Roman"/>
          <w:sz w:val="24"/>
          <w:szCs w:val="24"/>
          <w:lang w:eastAsia="cs-CZ"/>
        </w:rPr>
      </w:pPr>
      <w:moveToRangeStart w:id="624" w:author="Jonáš Gaigr2" w:date="2026-08-06T00:37:00Z" w:name="move236869049"/>
      <w:moveTo w:id="625" w:author="Jonáš Gaigr2" w:date="2026-08-06T00:37:00Z">
        <w:r w:rsidRPr="00A30BC0">
          <w:rPr>
            <w:rFonts w:ascii="Times New Roman" w:eastAsia="Times New Roman" w:hAnsi="Times New Roman"/>
            <w:sz w:val="24"/>
            <w:szCs w:val="24"/>
            <w:lang w:eastAsia="cs-CZ"/>
          </w:rPr>
          <w:t xml:space="preserve">Způsob hodnocení je zřejmý z Tab. </w:t>
        </w:r>
        <w:del w:id="626" w:author="Jonáš Gaigr2" w:date="2026-08-06T00:37:00Z">
          <w:r w:rsidRPr="00A30BC0" w:rsidDel="00AE45FD">
            <w:rPr>
              <w:rFonts w:ascii="Times New Roman" w:eastAsia="Times New Roman" w:hAnsi="Times New Roman"/>
              <w:sz w:val="24"/>
              <w:szCs w:val="24"/>
              <w:lang w:eastAsia="cs-CZ"/>
            </w:rPr>
            <w:delText>1a a 1b</w:delText>
          </w:r>
        </w:del>
      </w:moveTo>
      <w:ins w:id="627" w:author="Jonáš Gaigr2" w:date="2026-08-06T00:37:00Z">
        <w:r>
          <w:rPr>
            <w:rFonts w:ascii="Times New Roman" w:eastAsia="Times New Roman" w:hAnsi="Times New Roman"/>
            <w:sz w:val="24"/>
            <w:szCs w:val="24"/>
            <w:lang w:eastAsia="cs-CZ"/>
          </w:rPr>
          <w:t>1</w:t>
        </w:r>
      </w:ins>
      <w:moveTo w:id="628" w:author="Jonáš Gaigr2" w:date="2026-08-06T00:37:00Z">
        <w:r w:rsidRPr="00A30BC0">
          <w:rPr>
            <w:rFonts w:ascii="Times New Roman" w:eastAsia="Times New Roman" w:hAnsi="Times New Roman"/>
            <w:sz w:val="24"/>
            <w:szCs w:val="24"/>
            <w:lang w:eastAsia="cs-CZ"/>
          </w:rPr>
          <w:t xml:space="preserve">. Pokud je jeden klíčový </w:t>
        </w:r>
        <w:r>
          <w:rPr>
            <w:rFonts w:ascii="Times New Roman" w:eastAsia="Times New Roman" w:hAnsi="Times New Roman"/>
            <w:sz w:val="24"/>
            <w:szCs w:val="24"/>
            <w:lang w:eastAsia="cs-CZ"/>
          </w:rPr>
          <w:t>populační indikátor</w:t>
        </w:r>
        <w:r w:rsidRPr="00A30BC0">
          <w:rPr>
            <w:rFonts w:ascii="Times New Roman" w:eastAsia="Times New Roman" w:hAnsi="Times New Roman"/>
            <w:sz w:val="24"/>
            <w:szCs w:val="24"/>
            <w:lang w:eastAsia="cs-CZ"/>
          </w:rPr>
          <w:t xml:space="preserve"> </w:t>
        </w:r>
        <w:del w:id="629" w:author="Jonáš Gaigr2" w:date="2026-08-06T00:38:00Z">
          <w:r w:rsidRPr="00A30BC0" w:rsidDel="00AE45FD">
            <w:rPr>
              <w:rFonts w:ascii="Times New Roman" w:eastAsia="Times New Roman" w:hAnsi="Times New Roman"/>
              <w:sz w:val="24"/>
              <w:szCs w:val="24"/>
              <w:lang w:eastAsia="cs-CZ"/>
            </w:rPr>
            <w:delText>(přítomnostdruhu, porovnání relativní početnosti a záznam rozmnožování)</w:delText>
          </w:r>
        </w:del>
        <w:r w:rsidRPr="00A30BC0">
          <w:rPr>
            <w:rFonts w:ascii="Times New Roman" w:eastAsia="Times New Roman" w:hAnsi="Times New Roman"/>
            <w:sz w:val="24"/>
            <w:szCs w:val="24"/>
            <w:lang w:eastAsia="cs-CZ"/>
          </w:rPr>
          <w:t xml:space="preserve"> hodnocen v nepříznivém stavu </w:t>
        </w:r>
        <w:commentRangeStart w:id="630"/>
        <w:del w:id="631" w:author="Jonáš Gaigr2" w:date="2026-08-06T00:39:00Z">
          <w:r w:rsidRPr="00A30BC0" w:rsidDel="00AE45FD">
            <w:rPr>
              <w:rFonts w:ascii="Times New Roman" w:eastAsia="Times New Roman" w:hAnsi="Times New Roman"/>
              <w:sz w:val="24"/>
              <w:szCs w:val="24"/>
              <w:lang w:eastAsia="cs-CZ"/>
            </w:rPr>
            <w:delText xml:space="preserve">nebo jsou v nepříznivém stavu alespoň </w:delText>
          </w:r>
        </w:del>
        <w:del w:id="632" w:author="Jonáš Gaigr2" w:date="2026-08-06T00:38:00Z">
          <w:r w:rsidRPr="00A30BC0" w:rsidDel="00AE45FD">
            <w:rPr>
              <w:rFonts w:ascii="Times New Roman" w:eastAsia="Times New Roman" w:hAnsi="Times New Roman"/>
              <w:sz w:val="24"/>
              <w:szCs w:val="24"/>
              <w:lang w:eastAsia="cs-CZ"/>
            </w:rPr>
            <w:delText>4</w:delText>
          </w:r>
        </w:del>
        <w:del w:id="633" w:author="Jonáš Gaigr2" w:date="2026-08-06T00:39:00Z">
          <w:r w:rsidRPr="00A30BC0" w:rsidDel="00AE45FD">
            <w:rPr>
              <w:rFonts w:ascii="Times New Roman" w:eastAsia="Times New Roman" w:hAnsi="Times New Roman"/>
              <w:sz w:val="24"/>
              <w:szCs w:val="24"/>
              <w:lang w:eastAsia="cs-CZ"/>
            </w:rPr>
            <w:delText xml:space="preserve"> jiné </w:delText>
          </w:r>
          <w:r w:rsidDel="00AE45FD">
            <w:rPr>
              <w:rFonts w:ascii="Times New Roman" w:eastAsia="Times New Roman" w:hAnsi="Times New Roman"/>
              <w:sz w:val="24"/>
              <w:szCs w:val="24"/>
              <w:lang w:eastAsia="cs-CZ"/>
            </w:rPr>
            <w:delText>indikátor</w:delText>
          </w:r>
          <w:r w:rsidRPr="00A30BC0" w:rsidDel="00AE45FD">
            <w:rPr>
              <w:rFonts w:ascii="Times New Roman" w:eastAsia="Times New Roman" w:hAnsi="Times New Roman"/>
              <w:sz w:val="24"/>
              <w:szCs w:val="24"/>
              <w:lang w:eastAsia="cs-CZ"/>
            </w:rPr>
            <w:delText>y hodnocení</w:delText>
          </w:r>
        </w:del>
      </w:moveTo>
      <w:commentRangeEnd w:id="630"/>
      <w:r>
        <w:rPr>
          <w:rStyle w:val="Odkaznakoment"/>
          <w:rFonts w:eastAsia="Batang"/>
        </w:rPr>
        <w:commentReference w:id="630"/>
      </w:r>
      <w:moveTo w:id="634" w:author="Jonáš Gaigr2" w:date="2026-08-06T00:37:00Z">
        <w:r w:rsidRPr="00A30BC0">
          <w:rPr>
            <w:rFonts w:ascii="Times New Roman" w:eastAsia="Times New Roman" w:hAnsi="Times New Roman"/>
            <w:sz w:val="24"/>
            <w:szCs w:val="24"/>
            <w:lang w:eastAsia="cs-CZ"/>
          </w:rPr>
          <w:t>, je i druh v </w:t>
        </w:r>
        <w:del w:id="635" w:author="Jonáš Gaigr2" w:date="2026-08-06T00:40:00Z">
          <w:r w:rsidRPr="00A30BC0" w:rsidDel="00AE45FD">
            <w:rPr>
              <w:rFonts w:ascii="Times New Roman" w:eastAsia="Times New Roman" w:hAnsi="Times New Roman"/>
              <w:sz w:val="24"/>
              <w:szCs w:val="24"/>
              <w:lang w:eastAsia="cs-CZ"/>
            </w:rPr>
            <w:delText xml:space="preserve">celé </w:delText>
          </w:r>
          <w:r w:rsidDel="00AE45FD">
            <w:rPr>
              <w:rFonts w:ascii="Times New Roman" w:hAnsi="Times New Roman" w:cs="Times New Roman"/>
              <w:sz w:val="20"/>
              <w:szCs w:val="20"/>
            </w:rPr>
            <w:delText>území</w:delText>
          </w:r>
        </w:del>
      </w:moveTo>
      <w:ins w:id="636" w:author="Jonáš Gaigr2" w:date="2026-08-06T00:40:00Z">
        <w:r>
          <w:rPr>
            <w:rFonts w:ascii="Times New Roman" w:eastAsia="Times New Roman" w:hAnsi="Times New Roman"/>
            <w:sz w:val="24"/>
            <w:szCs w:val="24"/>
            <w:lang w:eastAsia="cs-CZ"/>
          </w:rPr>
          <w:t>rámci DP</w:t>
        </w:r>
      </w:ins>
      <w:moveTo w:id="637" w:author="Jonáš Gaigr2" w:date="2026-08-06T00:37:00Z">
        <w:r w:rsidRPr="00B0316A">
          <w:rPr>
            <w:rFonts w:ascii="Times New Roman" w:hAnsi="Times New Roman" w:cs="Times New Roman"/>
            <w:sz w:val="20"/>
            <w:szCs w:val="20"/>
          </w:rPr>
          <w:t xml:space="preserve"> </w:t>
        </w:r>
        <w:r w:rsidRPr="00A30BC0">
          <w:rPr>
            <w:rFonts w:ascii="Times New Roman" w:eastAsia="Times New Roman" w:hAnsi="Times New Roman"/>
            <w:sz w:val="24"/>
            <w:szCs w:val="24"/>
            <w:lang w:eastAsia="cs-CZ"/>
          </w:rPr>
          <w:t>hodnocen ve špatném stavu. Pokud jsou klíčové (</w:t>
        </w:r>
        <w:r>
          <w:rPr>
            <w:rFonts w:ascii="Times New Roman" w:eastAsia="Times New Roman" w:hAnsi="Times New Roman"/>
            <w:sz w:val="24"/>
            <w:szCs w:val="24"/>
            <w:lang w:eastAsia="cs-CZ"/>
          </w:rPr>
          <w:t>populační</w:t>
        </w:r>
        <w:r w:rsidRPr="00A30BC0">
          <w:rPr>
            <w:rFonts w:ascii="Times New Roman" w:eastAsia="Times New Roman" w:hAnsi="Times New Roman"/>
            <w:sz w:val="24"/>
            <w:szCs w:val="24"/>
            <w:lang w:eastAsia="cs-CZ"/>
          </w:rPr>
          <w:t xml:space="preserve">) </w:t>
        </w:r>
        <w:r>
          <w:rPr>
            <w:rFonts w:ascii="Times New Roman" w:eastAsia="Times New Roman" w:hAnsi="Times New Roman"/>
            <w:sz w:val="24"/>
            <w:szCs w:val="24"/>
            <w:lang w:eastAsia="cs-CZ"/>
          </w:rPr>
          <w:t>indikátor</w:t>
        </w:r>
        <w:r w:rsidRPr="00A30BC0">
          <w:rPr>
            <w:rFonts w:ascii="Times New Roman" w:eastAsia="Times New Roman" w:hAnsi="Times New Roman"/>
            <w:sz w:val="24"/>
            <w:szCs w:val="24"/>
            <w:lang w:eastAsia="cs-CZ"/>
          </w:rPr>
          <w:t>y hodnoceny dobře, ale hodnocení</w:t>
        </w:r>
      </w:moveTo>
      <w:ins w:id="638" w:author="Jonáš Gaigr2" w:date="2026-08-06T00:40:00Z">
        <w:r>
          <w:rPr>
            <w:rFonts w:ascii="Times New Roman" w:eastAsia="Times New Roman" w:hAnsi="Times New Roman"/>
            <w:sz w:val="24"/>
            <w:szCs w:val="24"/>
            <w:lang w:eastAsia="cs-CZ"/>
          </w:rPr>
          <w:t xml:space="preserve"> alespoň</w:t>
        </w:r>
      </w:ins>
      <w:moveTo w:id="639" w:author="Jonáš Gaigr2" w:date="2026-08-06T00:37:00Z">
        <w:r w:rsidRPr="00A30BC0">
          <w:rPr>
            <w:rFonts w:ascii="Times New Roman" w:eastAsia="Times New Roman" w:hAnsi="Times New Roman"/>
            <w:sz w:val="24"/>
            <w:szCs w:val="24"/>
            <w:lang w:eastAsia="cs-CZ"/>
          </w:rPr>
          <w:t xml:space="preserve"> 2</w:t>
        </w:r>
        <w:del w:id="640" w:author="Jonáš Gaigr2" w:date="2026-08-06T00:40:00Z">
          <w:r w:rsidRPr="00A30BC0" w:rsidDel="00AE45FD">
            <w:rPr>
              <w:rFonts w:ascii="Times New Roman" w:hAnsi="Times New Roman"/>
              <w:sz w:val="20"/>
              <w:szCs w:val="20"/>
            </w:rPr>
            <w:delText>–</w:delText>
          </w:r>
          <w:r w:rsidRPr="00A30BC0" w:rsidDel="00AE45FD">
            <w:rPr>
              <w:rFonts w:ascii="Times New Roman" w:eastAsia="Times New Roman" w:hAnsi="Times New Roman"/>
              <w:sz w:val="24"/>
              <w:szCs w:val="24"/>
              <w:lang w:eastAsia="cs-CZ"/>
            </w:rPr>
            <w:delText>3</w:delText>
          </w:r>
        </w:del>
        <w:r w:rsidRPr="00A30BC0">
          <w:rPr>
            <w:rFonts w:ascii="Times New Roman" w:eastAsia="Times New Roman" w:hAnsi="Times New Roman"/>
            <w:sz w:val="24"/>
            <w:szCs w:val="24"/>
            <w:lang w:eastAsia="cs-CZ"/>
          </w:rPr>
          <w:t xml:space="preserve"> </w:t>
        </w:r>
      </w:moveTo>
      <w:ins w:id="641" w:author="Jonáš Gaigr2" w:date="2026-08-06T00:41:00Z">
        <w:r>
          <w:rPr>
            <w:rFonts w:ascii="Times New Roman" w:eastAsia="Times New Roman" w:hAnsi="Times New Roman"/>
            <w:sz w:val="24"/>
            <w:szCs w:val="24"/>
            <w:lang w:eastAsia="cs-CZ"/>
          </w:rPr>
          <w:t>stanovištních</w:t>
        </w:r>
      </w:ins>
      <w:moveTo w:id="642" w:author="Jonáš Gaigr2" w:date="2026-08-06T00:37:00Z">
        <w:del w:id="643" w:author="Jonáš Gaigr2" w:date="2026-08-06T00:41:00Z">
          <w:r w:rsidRPr="00A30BC0" w:rsidDel="00AE45FD">
            <w:rPr>
              <w:rFonts w:ascii="Times New Roman" w:eastAsia="Times New Roman" w:hAnsi="Times New Roman"/>
              <w:sz w:val="24"/>
              <w:szCs w:val="24"/>
              <w:lang w:eastAsia="cs-CZ"/>
            </w:rPr>
            <w:delText>ostatních</w:delText>
          </w:r>
        </w:del>
        <w:r w:rsidRPr="00A30BC0">
          <w:rPr>
            <w:rFonts w:ascii="Times New Roman" w:eastAsia="Times New Roman" w:hAnsi="Times New Roman"/>
            <w:sz w:val="24"/>
            <w:szCs w:val="24"/>
            <w:lang w:eastAsia="cs-CZ"/>
          </w:rPr>
          <w:t xml:space="preserve"> </w:t>
        </w:r>
        <w:r>
          <w:rPr>
            <w:rFonts w:ascii="Times New Roman" w:eastAsia="Times New Roman" w:hAnsi="Times New Roman"/>
            <w:sz w:val="24"/>
            <w:szCs w:val="24"/>
            <w:lang w:eastAsia="cs-CZ"/>
          </w:rPr>
          <w:t>indikátor</w:t>
        </w:r>
        <w:r w:rsidRPr="00A30BC0">
          <w:rPr>
            <w:rFonts w:ascii="Times New Roman" w:eastAsia="Times New Roman" w:hAnsi="Times New Roman"/>
            <w:sz w:val="24"/>
            <w:szCs w:val="24"/>
            <w:lang w:eastAsia="cs-CZ"/>
          </w:rPr>
          <w:t xml:space="preserve">ů je negativní, je celkové hodnocení označeno jako zhoršené. Dobrý stav lokality nastává, pokud jsou klíčové </w:t>
        </w:r>
        <w:r>
          <w:rPr>
            <w:rFonts w:ascii="Times New Roman" w:eastAsia="Times New Roman" w:hAnsi="Times New Roman"/>
            <w:sz w:val="24"/>
            <w:szCs w:val="24"/>
            <w:lang w:eastAsia="cs-CZ"/>
          </w:rPr>
          <w:t>indikátor</w:t>
        </w:r>
        <w:r w:rsidRPr="00A30BC0">
          <w:rPr>
            <w:rFonts w:ascii="Times New Roman" w:eastAsia="Times New Roman" w:hAnsi="Times New Roman"/>
            <w:sz w:val="24"/>
            <w:szCs w:val="24"/>
            <w:lang w:eastAsia="cs-CZ"/>
          </w:rPr>
          <w:t xml:space="preserve">y hodnoceny příznivě a nepříznivý je maximálně 1 </w:t>
        </w:r>
        <w:del w:id="644" w:author="Jonáš Gaigr2" w:date="2026-08-06T00:41:00Z">
          <w:r w:rsidRPr="00A30BC0" w:rsidDel="00AE45FD">
            <w:rPr>
              <w:rFonts w:ascii="Times New Roman" w:eastAsia="Times New Roman" w:hAnsi="Times New Roman"/>
              <w:sz w:val="24"/>
              <w:szCs w:val="24"/>
              <w:lang w:eastAsia="cs-CZ"/>
            </w:rPr>
            <w:delText xml:space="preserve">jiný </w:delText>
          </w:r>
        </w:del>
        <w:r>
          <w:rPr>
            <w:rFonts w:ascii="Times New Roman" w:eastAsia="Times New Roman" w:hAnsi="Times New Roman"/>
            <w:sz w:val="24"/>
            <w:szCs w:val="24"/>
            <w:lang w:eastAsia="cs-CZ"/>
          </w:rPr>
          <w:t>indikátor</w:t>
        </w:r>
        <w:r w:rsidRPr="00A30BC0">
          <w:rPr>
            <w:rFonts w:ascii="Times New Roman" w:eastAsia="Times New Roman" w:hAnsi="Times New Roman"/>
            <w:sz w:val="24"/>
            <w:szCs w:val="24"/>
            <w:lang w:eastAsia="cs-CZ"/>
          </w:rPr>
          <w:t xml:space="preserve"> </w:t>
        </w:r>
      </w:moveTo>
      <w:ins w:id="645" w:author="Jonáš Gaigr2" w:date="2026-08-06T00:41:00Z">
        <w:r>
          <w:rPr>
            <w:rFonts w:ascii="Times New Roman" w:eastAsia="Times New Roman" w:hAnsi="Times New Roman"/>
            <w:sz w:val="24"/>
            <w:szCs w:val="24"/>
            <w:lang w:eastAsia="cs-CZ"/>
          </w:rPr>
          <w:t>stanoviště druhu</w:t>
        </w:r>
      </w:ins>
      <w:moveTo w:id="646" w:author="Jonáš Gaigr2" w:date="2026-08-06T00:37:00Z">
        <w:del w:id="647" w:author="Jonáš Gaigr2" w:date="2026-08-06T00:41:00Z">
          <w:r w:rsidRPr="00A30BC0" w:rsidDel="00AE45FD">
            <w:rPr>
              <w:rFonts w:ascii="Times New Roman" w:eastAsia="Times New Roman" w:hAnsi="Times New Roman"/>
              <w:sz w:val="24"/>
              <w:szCs w:val="24"/>
              <w:lang w:eastAsia="cs-CZ"/>
            </w:rPr>
            <w:delText>hodnocení</w:delText>
          </w:r>
        </w:del>
        <w:r w:rsidRPr="00A30BC0">
          <w:rPr>
            <w:rFonts w:ascii="Times New Roman" w:eastAsia="Times New Roman" w:hAnsi="Times New Roman"/>
            <w:sz w:val="24"/>
            <w:szCs w:val="24"/>
            <w:lang w:eastAsia="cs-CZ"/>
          </w:rPr>
          <w:t xml:space="preserve">. </w:t>
        </w:r>
        <w:r>
          <w:rPr>
            <w:rFonts w:ascii="Times New Roman" w:eastAsia="Times New Roman" w:hAnsi="Times New Roman"/>
            <w:sz w:val="24"/>
            <w:szCs w:val="24"/>
            <w:lang w:eastAsia="cs-CZ"/>
          </w:rPr>
          <w:t>Indikátor</w:t>
        </w:r>
        <w:r w:rsidRPr="00A30BC0">
          <w:rPr>
            <w:rFonts w:ascii="Times New Roman" w:eastAsia="Times New Roman" w:hAnsi="Times New Roman"/>
            <w:sz w:val="24"/>
            <w:szCs w:val="24"/>
            <w:lang w:eastAsia="cs-CZ"/>
          </w:rPr>
          <w:t xml:space="preserve"> se hodnotí pouze, jsou</w:t>
        </w:r>
        <w:r w:rsidRPr="00A30BC0">
          <w:rPr>
            <w:rFonts w:ascii="Times New Roman" w:hAnsi="Times New Roman"/>
            <w:sz w:val="20"/>
            <w:szCs w:val="20"/>
          </w:rPr>
          <w:t>–</w:t>
        </w:r>
        <w:r w:rsidRPr="00A30BC0">
          <w:rPr>
            <w:rFonts w:ascii="Times New Roman" w:eastAsia="Times New Roman" w:hAnsi="Times New Roman"/>
            <w:sz w:val="24"/>
            <w:szCs w:val="24"/>
            <w:lang w:eastAsia="cs-CZ"/>
          </w:rPr>
          <w:t>li dostupné informace k jeho hodnocení.</w:t>
        </w:r>
        <w:r>
          <w:rPr>
            <w:rStyle w:val="Odkaznakoment"/>
            <w:rFonts w:eastAsia="Batang"/>
          </w:rPr>
          <w:commentReference w:id="648"/>
        </w:r>
      </w:moveTo>
      <w:ins w:id="649" w:author="Jonáš Gaigr2" w:date="2026-08-06T00:41:00Z">
        <w:r>
          <w:rPr>
            <w:rFonts w:ascii="Times New Roman" w:eastAsia="Times New Roman" w:hAnsi="Times New Roman"/>
            <w:sz w:val="24"/>
            <w:szCs w:val="24"/>
            <w:lang w:eastAsia="cs-CZ"/>
          </w:rPr>
          <w:t xml:space="preserve"> Pokud je alespoň jeden z indikátorů hodnocen jako neznámý, je celkový stav DP neznámý.</w:t>
        </w:r>
      </w:ins>
    </w:p>
    <w:p w14:paraId="12A47A24" w14:textId="2546BF2F" w:rsidR="00AE45FD" w:rsidRDefault="00AE45FD" w:rsidP="00AE45FD">
      <w:pPr>
        <w:spacing w:before="100" w:beforeAutospacing="1" w:after="100" w:afterAutospacing="1" w:line="240" w:lineRule="auto"/>
        <w:jc w:val="both"/>
        <w:rPr>
          <w:moveTo w:id="650" w:author="Jonáš Gaigr2" w:date="2026-08-06T00:37:00Z"/>
          <w:rFonts w:ascii="Times New Roman" w:eastAsia="Times New Roman" w:hAnsi="Times New Roman"/>
          <w:sz w:val="24"/>
          <w:szCs w:val="24"/>
          <w:lang w:eastAsia="cs-CZ"/>
        </w:rPr>
      </w:pPr>
      <w:ins w:id="651" w:author="Jonáš Gaigr2" w:date="2026-08-06T00:38:00Z">
        <w:r>
          <w:rPr>
            <w:rFonts w:ascii="Times New Roman" w:eastAsia="Times New Roman" w:hAnsi="Times New Roman"/>
            <w:sz w:val="24"/>
            <w:szCs w:val="24"/>
            <w:lang w:eastAsia="cs-CZ"/>
          </w:rPr>
          <w:t>Tabulka 1:</w:t>
        </w:r>
      </w:ins>
    </w:p>
    <w:tbl>
      <w:tblPr>
        <w:tblW w:w="0" w:type="dxa"/>
        <w:tblCellMar>
          <w:left w:w="0" w:type="dxa"/>
          <w:right w:w="0" w:type="dxa"/>
        </w:tblCellMar>
        <w:tblLook w:val="04A0" w:firstRow="1" w:lastRow="0" w:firstColumn="1" w:lastColumn="0" w:noHBand="0" w:noVBand="1"/>
      </w:tblPr>
      <w:tblGrid>
        <w:gridCol w:w="3883"/>
        <w:gridCol w:w="3955"/>
        <w:gridCol w:w="1218"/>
      </w:tblGrid>
      <w:tr w:rsidR="00AE45FD" w:rsidRPr="00AE45FD" w14:paraId="31FCDA7E" w14:textId="77777777" w:rsidTr="00AE45FD">
        <w:trPr>
          <w:trHeight w:val="315"/>
          <w:ins w:id="652" w:author="Jonáš Gaigr2" w:date="2026-08-06T00:37:00Z"/>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moveToRangeEnd w:id="624"/>
          <w:p w14:paraId="711D9397" w14:textId="77777777" w:rsidR="00AE45FD" w:rsidRPr="00AE45FD" w:rsidRDefault="00AE45FD" w:rsidP="00AE45FD">
            <w:pPr>
              <w:spacing w:after="0" w:line="240" w:lineRule="auto"/>
              <w:rPr>
                <w:ins w:id="653" w:author="Jonáš Gaigr2" w:date="2026-08-06T00:37:00Z"/>
                <w:rFonts w:ascii="Arial" w:eastAsia="Times New Roman" w:hAnsi="Arial" w:cs="Arial"/>
                <w:sz w:val="20"/>
                <w:szCs w:val="20"/>
                <w:lang w:val="en-GB" w:eastAsia="en-GB"/>
              </w:rPr>
            </w:pPr>
            <w:ins w:id="654" w:author="Jonáš Gaigr2" w:date="2026-08-06T00:37:00Z">
              <w:r w:rsidRPr="00AE45FD">
                <w:rPr>
                  <w:rFonts w:ascii="Arial" w:eastAsia="Times New Roman" w:hAnsi="Arial" w:cs="Arial"/>
                  <w:sz w:val="20"/>
                  <w:szCs w:val="20"/>
                  <w:lang w:val="en-GB" w:eastAsia="en-GB"/>
                </w:rPr>
                <w:t>počet špatně hodnocených populačních indikátorů</w:t>
              </w:r>
            </w:ins>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40B82" w14:textId="77777777" w:rsidR="00AE45FD" w:rsidRPr="00AE45FD" w:rsidRDefault="00AE45FD" w:rsidP="00AE45FD">
            <w:pPr>
              <w:spacing w:after="0" w:line="240" w:lineRule="auto"/>
              <w:rPr>
                <w:ins w:id="655" w:author="Jonáš Gaigr2" w:date="2026-08-06T00:37:00Z"/>
                <w:rFonts w:ascii="Arial" w:eastAsia="Times New Roman" w:hAnsi="Arial" w:cs="Arial"/>
                <w:sz w:val="20"/>
                <w:szCs w:val="20"/>
                <w:lang w:val="en-GB" w:eastAsia="en-GB"/>
              </w:rPr>
            </w:pPr>
            <w:ins w:id="656" w:author="Jonáš Gaigr2" w:date="2026-08-06T00:37:00Z">
              <w:r w:rsidRPr="00AE45FD">
                <w:rPr>
                  <w:rFonts w:ascii="Arial" w:eastAsia="Times New Roman" w:hAnsi="Arial" w:cs="Arial"/>
                  <w:sz w:val="20"/>
                  <w:szCs w:val="20"/>
                  <w:lang w:val="en-GB" w:eastAsia="en-GB"/>
                </w:rPr>
                <w:t>počet špatně hodnocených stanovištních indikátorů</w:t>
              </w:r>
            </w:ins>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A3340" w14:textId="77777777" w:rsidR="00AE45FD" w:rsidRPr="00AE45FD" w:rsidRDefault="00AE45FD" w:rsidP="00AE45FD">
            <w:pPr>
              <w:spacing w:after="0" w:line="240" w:lineRule="auto"/>
              <w:rPr>
                <w:ins w:id="657" w:author="Jonáš Gaigr2" w:date="2026-08-06T00:37:00Z"/>
                <w:rFonts w:ascii="Arial" w:eastAsia="Times New Roman" w:hAnsi="Arial" w:cs="Arial"/>
                <w:b/>
                <w:bCs/>
                <w:sz w:val="20"/>
                <w:szCs w:val="20"/>
                <w:lang w:val="en-GB" w:eastAsia="en-GB"/>
              </w:rPr>
            </w:pPr>
            <w:ins w:id="658" w:author="Jonáš Gaigr2" w:date="2026-08-06T00:37:00Z">
              <w:r w:rsidRPr="00AE45FD">
                <w:rPr>
                  <w:rFonts w:ascii="Arial" w:eastAsia="Times New Roman" w:hAnsi="Arial" w:cs="Arial"/>
                  <w:b/>
                  <w:bCs/>
                  <w:sz w:val="20"/>
                  <w:szCs w:val="20"/>
                  <w:lang w:val="en-GB" w:eastAsia="en-GB"/>
                </w:rPr>
                <w:t>celkový stav</w:t>
              </w:r>
            </w:ins>
          </w:p>
        </w:tc>
      </w:tr>
      <w:tr w:rsidR="00AE45FD" w:rsidRPr="00AE45FD" w14:paraId="33DFCBB9" w14:textId="77777777" w:rsidTr="00AE45FD">
        <w:trPr>
          <w:trHeight w:val="315"/>
          <w:ins w:id="659" w:author="Jonáš Gaigr2" w:date="2026-08-06T00:37:00Z"/>
        </w:trPr>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4C56EF1C" w14:textId="77777777" w:rsidR="00AE45FD" w:rsidRPr="00AE45FD" w:rsidRDefault="00AE45FD" w:rsidP="00AE45FD">
            <w:pPr>
              <w:spacing w:after="0" w:line="240" w:lineRule="auto"/>
              <w:rPr>
                <w:ins w:id="660" w:author="Jonáš Gaigr2" w:date="2026-08-06T00:37:00Z"/>
                <w:rFonts w:ascii="Arial" w:eastAsia="Times New Roman" w:hAnsi="Arial" w:cs="Arial"/>
                <w:sz w:val="20"/>
                <w:szCs w:val="20"/>
                <w:lang w:val="en-GB" w:eastAsia="en-GB"/>
              </w:rPr>
            </w:pPr>
            <w:ins w:id="661" w:author="Jonáš Gaigr2" w:date="2026-08-06T00:37:00Z">
              <w:r w:rsidRPr="00AE45FD">
                <w:rPr>
                  <w:rFonts w:ascii="Arial" w:eastAsia="Times New Roman" w:hAnsi="Arial" w:cs="Arial"/>
                  <w:sz w:val="20"/>
                  <w:szCs w:val="20"/>
                  <w:lang w:val="en-GB" w:eastAsia="en-GB"/>
                </w:rPr>
                <w:t>max 0</w:t>
              </w:r>
            </w:ins>
          </w:p>
        </w:tc>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3E1FEF1F" w14:textId="77777777" w:rsidR="00AE45FD" w:rsidRPr="00AE45FD" w:rsidRDefault="00AE45FD" w:rsidP="00AE45FD">
            <w:pPr>
              <w:spacing w:after="0" w:line="240" w:lineRule="auto"/>
              <w:rPr>
                <w:ins w:id="662" w:author="Jonáš Gaigr2" w:date="2026-08-06T00:37:00Z"/>
                <w:rFonts w:ascii="Arial" w:eastAsia="Times New Roman" w:hAnsi="Arial" w:cs="Arial"/>
                <w:sz w:val="20"/>
                <w:szCs w:val="20"/>
                <w:lang w:val="en-GB" w:eastAsia="en-GB"/>
              </w:rPr>
            </w:pPr>
            <w:ins w:id="663" w:author="Jonáš Gaigr2" w:date="2026-08-06T00:37:00Z">
              <w:r w:rsidRPr="00AE45FD">
                <w:rPr>
                  <w:rFonts w:ascii="Arial" w:eastAsia="Times New Roman" w:hAnsi="Arial" w:cs="Arial"/>
                  <w:sz w:val="20"/>
                  <w:szCs w:val="20"/>
                  <w:lang w:val="en-GB" w:eastAsia="en-GB"/>
                </w:rPr>
                <w:t>0 - 1</w:t>
              </w:r>
            </w:ins>
          </w:p>
        </w:tc>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6A254BF4" w14:textId="77777777" w:rsidR="00AE45FD" w:rsidRPr="00AE45FD" w:rsidRDefault="00AE45FD" w:rsidP="00AE45FD">
            <w:pPr>
              <w:spacing w:after="0" w:line="240" w:lineRule="auto"/>
              <w:rPr>
                <w:ins w:id="664" w:author="Jonáš Gaigr2" w:date="2026-08-06T00:37:00Z"/>
                <w:rFonts w:ascii="Arial" w:eastAsia="Times New Roman" w:hAnsi="Arial" w:cs="Arial"/>
                <w:b/>
                <w:bCs/>
                <w:sz w:val="20"/>
                <w:szCs w:val="20"/>
                <w:lang w:val="en-GB" w:eastAsia="en-GB"/>
              </w:rPr>
            </w:pPr>
            <w:ins w:id="665" w:author="Jonáš Gaigr2" w:date="2026-08-06T00:37:00Z">
              <w:r w:rsidRPr="00AE45FD">
                <w:rPr>
                  <w:rFonts w:ascii="Arial" w:eastAsia="Times New Roman" w:hAnsi="Arial" w:cs="Arial"/>
                  <w:b/>
                  <w:bCs/>
                  <w:sz w:val="20"/>
                  <w:szCs w:val="20"/>
                  <w:lang w:val="en-GB" w:eastAsia="en-GB"/>
                </w:rPr>
                <w:t>dobrý</w:t>
              </w:r>
            </w:ins>
          </w:p>
        </w:tc>
      </w:tr>
      <w:tr w:rsidR="00AE45FD" w:rsidRPr="00AE45FD" w14:paraId="411EA0BF" w14:textId="77777777" w:rsidTr="00AE45FD">
        <w:trPr>
          <w:trHeight w:val="315"/>
          <w:ins w:id="666" w:author="Jonáš Gaigr2" w:date="2026-08-06T00:37:00Z"/>
        </w:trPr>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2B974A41" w14:textId="77777777" w:rsidR="00AE45FD" w:rsidRPr="00AE45FD" w:rsidRDefault="00AE45FD" w:rsidP="00AE45FD">
            <w:pPr>
              <w:spacing w:after="0" w:line="240" w:lineRule="auto"/>
              <w:rPr>
                <w:ins w:id="667" w:author="Jonáš Gaigr2" w:date="2026-08-06T00:37:00Z"/>
                <w:rFonts w:ascii="Arial" w:eastAsia="Times New Roman" w:hAnsi="Arial" w:cs="Arial"/>
                <w:sz w:val="20"/>
                <w:szCs w:val="20"/>
                <w:lang w:val="en-GB" w:eastAsia="en-GB"/>
              </w:rPr>
            </w:pPr>
            <w:ins w:id="668" w:author="Jonáš Gaigr2" w:date="2026-08-06T00:37:00Z">
              <w:r w:rsidRPr="00AE45FD">
                <w:rPr>
                  <w:rFonts w:ascii="Arial" w:eastAsia="Times New Roman" w:hAnsi="Arial" w:cs="Arial"/>
                  <w:sz w:val="20"/>
                  <w:szCs w:val="20"/>
                  <w:lang w:val="en-GB" w:eastAsia="en-GB"/>
                </w:rPr>
                <w:t>max 0</w:t>
              </w:r>
            </w:ins>
          </w:p>
        </w:tc>
        <w:tc>
          <w:tcPr>
            <w:tcW w:w="0" w:type="auto"/>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hideMark/>
          </w:tcPr>
          <w:p w14:paraId="6608757B" w14:textId="77777777" w:rsidR="00AE45FD" w:rsidRPr="00AE45FD" w:rsidRDefault="00AE45FD" w:rsidP="00AE45FD">
            <w:pPr>
              <w:spacing w:after="0" w:line="240" w:lineRule="auto"/>
              <w:rPr>
                <w:ins w:id="669" w:author="Jonáš Gaigr2" w:date="2026-08-06T00:37:00Z"/>
                <w:rFonts w:ascii="Arial" w:eastAsia="Times New Roman" w:hAnsi="Arial" w:cs="Arial"/>
                <w:sz w:val="20"/>
                <w:szCs w:val="20"/>
                <w:lang w:val="en-GB" w:eastAsia="en-GB"/>
              </w:rPr>
            </w:pPr>
            <w:ins w:id="670" w:author="Jonáš Gaigr2" w:date="2026-08-06T00:37:00Z">
              <w:r w:rsidRPr="00AE45FD">
                <w:rPr>
                  <w:rFonts w:ascii="Arial" w:eastAsia="Times New Roman" w:hAnsi="Arial" w:cs="Arial"/>
                  <w:sz w:val="20"/>
                  <w:szCs w:val="20"/>
                  <w:lang w:val="en-GB" w:eastAsia="en-GB"/>
                </w:rPr>
                <w:t>min 2</w:t>
              </w:r>
            </w:ins>
          </w:p>
        </w:tc>
        <w:tc>
          <w:tcPr>
            <w:tcW w:w="0" w:type="auto"/>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hideMark/>
          </w:tcPr>
          <w:p w14:paraId="6D8FCFAA" w14:textId="77777777" w:rsidR="00AE45FD" w:rsidRPr="00AE45FD" w:rsidRDefault="00AE45FD" w:rsidP="00AE45FD">
            <w:pPr>
              <w:spacing w:after="0" w:line="240" w:lineRule="auto"/>
              <w:rPr>
                <w:ins w:id="671" w:author="Jonáš Gaigr2" w:date="2026-08-06T00:37:00Z"/>
                <w:rFonts w:ascii="Arial" w:eastAsia="Times New Roman" w:hAnsi="Arial" w:cs="Arial"/>
                <w:b/>
                <w:bCs/>
                <w:sz w:val="20"/>
                <w:szCs w:val="20"/>
                <w:lang w:val="en-GB" w:eastAsia="en-GB"/>
              </w:rPr>
            </w:pPr>
            <w:ins w:id="672" w:author="Jonáš Gaigr2" w:date="2026-08-06T00:37:00Z">
              <w:r w:rsidRPr="00AE45FD">
                <w:rPr>
                  <w:rFonts w:ascii="Arial" w:eastAsia="Times New Roman" w:hAnsi="Arial" w:cs="Arial"/>
                  <w:b/>
                  <w:bCs/>
                  <w:sz w:val="20"/>
                  <w:szCs w:val="20"/>
                  <w:lang w:val="en-GB" w:eastAsia="en-GB"/>
                </w:rPr>
                <w:t>zhoršený</w:t>
              </w:r>
            </w:ins>
          </w:p>
        </w:tc>
      </w:tr>
      <w:tr w:rsidR="00AE45FD" w:rsidRPr="00AE45FD" w14:paraId="134D5C64" w14:textId="77777777" w:rsidTr="00AE45FD">
        <w:trPr>
          <w:trHeight w:val="315"/>
          <w:ins w:id="673" w:author="Jonáš Gaigr2" w:date="2026-08-06T00:37:00Z"/>
        </w:trPr>
        <w:tc>
          <w:tcPr>
            <w:tcW w:w="0" w:type="auto"/>
            <w:tcBorders>
              <w:top w:val="single" w:sz="6" w:space="0" w:color="CCCCCC"/>
              <w:left w:val="single" w:sz="6" w:space="0" w:color="CCCCCC"/>
              <w:bottom w:val="single" w:sz="6" w:space="0" w:color="CCCCCC"/>
              <w:right w:val="single" w:sz="6" w:space="0" w:color="CCCCCC"/>
            </w:tcBorders>
            <w:shd w:val="clear" w:color="auto" w:fill="FF0000"/>
            <w:tcMar>
              <w:top w:w="30" w:type="dxa"/>
              <w:left w:w="45" w:type="dxa"/>
              <w:bottom w:w="30" w:type="dxa"/>
              <w:right w:w="45" w:type="dxa"/>
            </w:tcMar>
            <w:vAlign w:val="bottom"/>
            <w:hideMark/>
          </w:tcPr>
          <w:p w14:paraId="4F09A01E" w14:textId="77777777" w:rsidR="00AE45FD" w:rsidRPr="00AE45FD" w:rsidRDefault="00AE45FD" w:rsidP="00AE45FD">
            <w:pPr>
              <w:spacing w:after="0" w:line="240" w:lineRule="auto"/>
              <w:rPr>
                <w:ins w:id="674" w:author="Jonáš Gaigr2" w:date="2026-08-06T00:37:00Z"/>
                <w:rFonts w:ascii="Arial" w:eastAsia="Times New Roman" w:hAnsi="Arial" w:cs="Arial"/>
                <w:sz w:val="20"/>
                <w:szCs w:val="20"/>
                <w:lang w:val="en-GB" w:eastAsia="en-GB"/>
              </w:rPr>
            </w:pPr>
            <w:ins w:id="675" w:author="Jonáš Gaigr2" w:date="2026-08-06T00:37:00Z">
              <w:r w:rsidRPr="00AE45FD">
                <w:rPr>
                  <w:rFonts w:ascii="Arial" w:eastAsia="Times New Roman" w:hAnsi="Arial" w:cs="Arial"/>
                  <w:sz w:val="20"/>
                  <w:szCs w:val="20"/>
                  <w:lang w:val="en-GB" w:eastAsia="en-GB"/>
                </w:rPr>
                <w:t>min 1</w:t>
              </w:r>
            </w:ins>
          </w:p>
        </w:tc>
        <w:tc>
          <w:tcPr>
            <w:tcW w:w="0" w:type="auto"/>
            <w:tcBorders>
              <w:top w:val="single" w:sz="6" w:space="0" w:color="CCCCCC"/>
              <w:left w:val="single" w:sz="6" w:space="0" w:color="CCCCCC"/>
              <w:bottom w:val="single" w:sz="6" w:space="0" w:color="CCCCCC"/>
              <w:right w:val="single" w:sz="6" w:space="0" w:color="CCCCCC"/>
            </w:tcBorders>
            <w:shd w:val="clear" w:color="auto" w:fill="FF0000"/>
            <w:tcMar>
              <w:top w:w="30" w:type="dxa"/>
              <w:left w:w="45" w:type="dxa"/>
              <w:bottom w:w="30" w:type="dxa"/>
              <w:right w:w="45" w:type="dxa"/>
            </w:tcMar>
            <w:vAlign w:val="bottom"/>
            <w:hideMark/>
          </w:tcPr>
          <w:p w14:paraId="3F508BD8" w14:textId="77777777" w:rsidR="00AE45FD" w:rsidRPr="00AE45FD" w:rsidRDefault="00AE45FD" w:rsidP="00AE45FD">
            <w:pPr>
              <w:spacing w:after="0" w:line="240" w:lineRule="auto"/>
              <w:rPr>
                <w:ins w:id="676" w:author="Jonáš Gaigr2" w:date="2026-08-06T00:37:00Z"/>
                <w:rFonts w:ascii="Arial" w:eastAsia="Times New Roman" w:hAnsi="Arial" w:cs="Arial"/>
                <w:sz w:val="20"/>
                <w:szCs w:val="20"/>
                <w:lang w:val="en-GB" w:eastAsia="en-GB"/>
              </w:rPr>
            </w:pPr>
            <w:ins w:id="677" w:author="Jonáš Gaigr2" w:date="2026-08-06T00:37:00Z">
              <w:r w:rsidRPr="00AE45FD">
                <w:rPr>
                  <w:rFonts w:ascii="Arial" w:eastAsia="Times New Roman" w:hAnsi="Arial" w:cs="Arial"/>
                  <w:sz w:val="20"/>
                  <w:szCs w:val="20"/>
                  <w:lang w:val="en-GB" w:eastAsia="en-GB"/>
                </w:rPr>
                <w:t>-</w:t>
              </w:r>
            </w:ins>
          </w:p>
        </w:tc>
        <w:tc>
          <w:tcPr>
            <w:tcW w:w="0" w:type="auto"/>
            <w:tcBorders>
              <w:top w:val="single" w:sz="6" w:space="0" w:color="CCCCCC"/>
              <w:left w:val="single" w:sz="6" w:space="0" w:color="CCCCCC"/>
              <w:bottom w:val="single" w:sz="6" w:space="0" w:color="CCCCCC"/>
              <w:right w:val="single" w:sz="6" w:space="0" w:color="CCCCCC"/>
            </w:tcBorders>
            <w:shd w:val="clear" w:color="auto" w:fill="FF0000"/>
            <w:tcMar>
              <w:top w:w="30" w:type="dxa"/>
              <w:left w:w="45" w:type="dxa"/>
              <w:bottom w:w="30" w:type="dxa"/>
              <w:right w:w="45" w:type="dxa"/>
            </w:tcMar>
            <w:vAlign w:val="bottom"/>
            <w:hideMark/>
          </w:tcPr>
          <w:p w14:paraId="1011BB5B" w14:textId="77777777" w:rsidR="00AE45FD" w:rsidRPr="00AE45FD" w:rsidRDefault="00AE45FD" w:rsidP="00AE45FD">
            <w:pPr>
              <w:spacing w:after="0" w:line="240" w:lineRule="auto"/>
              <w:rPr>
                <w:ins w:id="678" w:author="Jonáš Gaigr2" w:date="2026-08-06T00:37:00Z"/>
                <w:rFonts w:ascii="Arial" w:eastAsia="Times New Roman" w:hAnsi="Arial" w:cs="Arial"/>
                <w:b/>
                <w:bCs/>
                <w:sz w:val="20"/>
                <w:szCs w:val="20"/>
                <w:lang w:val="en-GB" w:eastAsia="en-GB"/>
              </w:rPr>
            </w:pPr>
            <w:ins w:id="679" w:author="Jonáš Gaigr2" w:date="2026-08-06T00:37:00Z">
              <w:r w:rsidRPr="00AE45FD">
                <w:rPr>
                  <w:rFonts w:ascii="Arial" w:eastAsia="Times New Roman" w:hAnsi="Arial" w:cs="Arial"/>
                  <w:b/>
                  <w:bCs/>
                  <w:sz w:val="20"/>
                  <w:szCs w:val="20"/>
                  <w:lang w:val="en-GB" w:eastAsia="en-GB"/>
                </w:rPr>
                <w:t>špatný</w:t>
              </w:r>
            </w:ins>
          </w:p>
        </w:tc>
      </w:tr>
      <w:tr w:rsidR="00AE45FD" w:rsidRPr="00AE45FD" w14:paraId="2CA4CA2A" w14:textId="77777777" w:rsidTr="00AE45FD">
        <w:trPr>
          <w:trHeight w:val="315"/>
          <w:ins w:id="680" w:author="Jonáš Gaigr2" w:date="2026-08-06T00:37:00Z"/>
        </w:trPr>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19DE2300" w14:textId="77777777" w:rsidR="00AE45FD" w:rsidRPr="00AE45FD" w:rsidRDefault="00AE45FD" w:rsidP="00AE45FD">
            <w:pPr>
              <w:spacing w:after="0" w:line="240" w:lineRule="auto"/>
              <w:rPr>
                <w:ins w:id="681" w:author="Jonáš Gaigr2" w:date="2026-08-06T00:37:00Z"/>
                <w:rFonts w:ascii="Arial" w:eastAsia="Times New Roman" w:hAnsi="Arial" w:cs="Arial"/>
                <w:sz w:val="20"/>
                <w:szCs w:val="20"/>
                <w:lang w:val="en-GB" w:eastAsia="en-GB"/>
              </w:rPr>
            </w:pPr>
            <w:ins w:id="682" w:author="Jonáš Gaigr2" w:date="2026-08-06T00:37:00Z">
              <w:r w:rsidRPr="00AE45FD">
                <w:rPr>
                  <w:rFonts w:ascii="Arial" w:eastAsia="Times New Roman" w:hAnsi="Arial" w:cs="Arial"/>
                  <w:sz w:val="20"/>
                  <w:szCs w:val="20"/>
                  <w:lang w:val="en-GB" w:eastAsia="en-GB"/>
                </w:rPr>
                <w:t>min 1 neznámý</w:t>
              </w:r>
            </w:ins>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79F17317" w14:textId="77777777" w:rsidR="00AE45FD" w:rsidRPr="00AE45FD" w:rsidRDefault="00AE45FD" w:rsidP="00AE45FD">
            <w:pPr>
              <w:spacing w:after="0" w:line="240" w:lineRule="auto"/>
              <w:rPr>
                <w:ins w:id="683" w:author="Jonáš Gaigr2" w:date="2026-08-06T00:37:00Z"/>
                <w:rFonts w:ascii="Arial" w:eastAsia="Times New Roman" w:hAnsi="Arial" w:cs="Arial"/>
                <w:sz w:val="20"/>
                <w:szCs w:val="20"/>
                <w:lang w:val="en-GB" w:eastAsia="en-GB"/>
              </w:rPr>
            </w:pPr>
            <w:ins w:id="684" w:author="Jonáš Gaigr2" w:date="2026-08-06T00:37:00Z">
              <w:r w:rsidRPr="00AE45FD">
                <w:rPr>
                  <w:rFonts w:ascii="Arial" w:eastAsia="Times New Roman" w:hAnsi="Arial" w:cs="Arial"/>
                  <w:sz w:val="20"/>
                  <w:szCs w:val="20"/>
                  <w:lang w:val="en-GB" w:eastAsia="en-GB"/>
                </w:rPr>
                <w:t>min 1 neznámý</w:t>
              </w:r>
            </w:ins>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3ED92D1F" w14:textId="77777777" w:rsidR="00AE45FD" w:rsidRPr="00AE45FD" w:rsidRDefault="00AE45FD" w:rsidP="00AE45FD">
            <w:pPr>
              <w:spacing w:after="0" w:line="240" w:lineRule="auto"/>
              <w:rPr>
                <w:ins w:id="685" w:author="Jonáš Gaigr2" w:date="2026-08-06T00:37:00Z"/>
                <w:rFonts w:ascii="Arial" w:eastAsia="Times New Roman" w:hAnsi="Arial" w:cs="Arial"/>
                <w:b/>
                <w:bCs/>
                <w:sz w:val="20"/>
                <w:szCs w:val="20"/>
                <w:lang w:val="en-GB" w:eastAsia="en-GB"/>
              </w:rPr>
            </w:pPr>
            <w:ins w:id="686" w:author="Jonáš Gaigr2" w:date="2026-08-06T00:37:00Z">
              <w:r w:rsidRPr="00AE45FD">
                <w:rPr>
                  <w:rFonts w:ascii="Arial" w:eastAsia="Times New Roman" w:hAnsi="Arial" w:cs="Arial"/>
                  <w:b/>
                  <w:bCs/>
                  <w:sz w:val="20"/>
                  <w:szCs w:val="20"/>
                  <w:lang w:val="en-GB" w:eastAsia="en-GB"/>
                </w:rPr>
                <w:t>neznámý</w:t>
              </w:r>
            </w:ins>
          </w:p>
        </w:tc>
      </w:tr>
    </w:tbl>
    <w:p w14:paraId="329267E1" w14:textId="7D10B8FD" w:rsidR="00AE45FD" w:rsidRDefault="00AE45FD" w:rsidP="00ED1EFF">
      <w:pPr>
        <w:pStyle w:val="Odstavecseseznamem"/>
        <w:spacing w:after="120" w:line="240" w:lineRule="auto"/>
        <w:ind w:left="357" w:firstLine="0"/>
        <w:contextualSpacing w:val="0"/>
        <w:jc w:val="both"/>
        <w:rPr>
          <w:ins w:id="687" w:author="Jonáš Gaigr2" w:date="2026-08-06T00:57:00Z"/>
          <w:rFonts w:ascii="Times New Roman" w:hAnsi="Times New Roman"/>
          <w:sz w:val="24"/>
          <w:szCs w:val="24"/>
        </w:rPr>
      </w:pPr>
    </w:p>
    <w:p w14:paraId="0595C676" w14:textId="71CF0F48" w:rsidR="002F350E" w:rsidRDefault="002F350E" w:rsidP="00ED1EFF">
      <w:pPr>
        <w:pStyle w:val="Odstavecseseznamem"/>
        <w:spacing w:after="120" w:line="240" w:lineRule="auto"/>
        <w:ind w:left="357" w:firstLine="0"/>
        <w:contextualSpacing w:val="0"/>
        <w:jc w:val="both"/>
        <w:rPr>
          <w:ins w:id="688" w:author="Jonáš Gaigr2" w:date="2026-08-06T00:57:00Z"/>
          <w:rFonts w:ascii="Times New Roman" w:hAnsi="Times New Roman"/>
          <w:sz w:val="24"/>
          <w:szCs w:val="24"/>
        </w:rPr>
      </w:pPr>
      <w:ins w:id="689" w:author="Jonáš Gaigr2" w:date="2026-08-06T00:57:00Z">
        <w:r>
          <w:rPr>
            <w:rFonts w:ascii="Arial" w:eastAsia="Times New Roman" w:hAnsi="Arial" w:cs="Arial"/>
            <w:noProof/>
            <w:sz w:val="20"/>
            <w:szCs w:val="20"/>
            <w:lang w:val="en-GB" w:eastAsia="en-GB"/>
          </w:rPr>
          <w:drawing>
            <wp:inline distT="0" distB="0" distL="0" distR="0" wp14:anchorId="2F8A33EB" wp14:editId="63F69476">
              <wp:extent cx="5759450" cy="1333500"/>
              <wp:effectExtent l="0" t="0" r="0" b="0"/>
              <wp:docPr id="1" name="Obrázek 1" descr="C:\Users\jonas.gaigr\AppData\Local\Microsoft\Windows\INetCache\Content.Word\strom_obojzivelnici_lok_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nas.gaigr\AppData\Local\Microsoft\Windows\INetCache\Content.Word\strom_obojzivelnici_lok_lon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1333500"/>
                      </a:xfrm>
                      <a:prstGeom prst="rect">
                        <a:avLst/>
                      </a:prstGeom>
                      <a:noFill/>
                      <a:ln>
                        <a:noFill/>
                      </a:ln>
                    </pic:spPr>
                  </pic:pic>
                </a:graphicData>
              </a:graphic>
            </wp:inline>
          </w:drawing>
        </w:r>
      </w:ins>
    </w:p>
    <w:p w14:paraId="51E2799F" w14:textId="77777777" w:rsidR="002F350E" w:rsidRDefault="002F350E" w:rsidP="00ED1EFF">
      <w:pPr>
        <w:pStyle w:val="Odstavecseseznamem"/>
        <w:spacing w:after="120" w:line="240" w:lineRule="auto"/>
        <w:ind w:left="357" w:firstLine="0"/>
        <w:contextualSpacing w:val="0"/>
        <w:jc w:val="both"/>
        <w:rPr>
          <w:rFonts w:ascii="Times New Roman" w:hAnsi="Times New Roman"/>
          <w:sz w:val="24"/>
          <w:szCs w:val="24"/>
        </w:rPr>
      </w:pPr>
    </w:p>
    <w:p w14:paraId="05B11097" w14:textId="2EEF7DC6" w:rsidR="00ED1EFF" w:rsidRPr="00AE45FD" w:rsidDel="00AE45FD" w:rsidRDefault="00ED1EFF">
      <w:pPr>
        <w:spacing w:after="120" w:line="240" w:lineRule="auto"/>
        <w:ind w:left="720"/>
        <w:jc w:val="both"/>
        <w:rPr>
          <w:del w:id="690" w:author="Jonáš Gaigr2" w:date="2026-08-06T00:36:00Z"/>
          <w:rFonts w:ascii="Times New Roman" w:hAnsi="Times New Roman"/>
          <w:b/>
          <w:sz w:val="28"/>
          <w:szCs w:val="28"/>
          <w:rPrChange w:id="691" w:author="Jonáš Gaigr2" w:date="2026-08-06T00:35:00Z">
            <w:rPr>
              <w:del w:id="692" w:author="Jonáš Gaigr2" w:date="2026-08-06T00:36:00Z"/>
            </w:rPr>
          </w:rPrChange>
        </w:rPr>
        <w:pPrChange w:id="693" w:author="Jonáš Gaigr2" w:date="2026-08-06T00:35:00Z">
          <w:pPr>
            <w:pStyle w:val="Odstavecseseznamem"/>
            <w:numPr>
              <w:ilvl w:val="1"/>
              <w:numId w:val="14"/>
            </w:numPr>
            <w:spacing w:after="120" w:line="240" w:lineRule="auto"/>
            <w:ind w:hanging="360"/>
            <w:jc w:val="both"/>
          </w:pPr>
        </w:pPrChange>
      </w:pPr>
      <w:del w:id="694" w:author="Jonáš Gaigr2" w:date="2026-08-06T00:36:00Z">
        <w:r w:rsidRPr="00AE45FD" w:rsidDel="00AE45FD">
          <w:rPr>
            <w:rFonts w:ascii="Times New Roman" w:hAnsi="Times New Roman"/>
            <w:b/>
            <w:sz w:val="28"/>
            <w:szCs w:val="28"/>
            <w:rPrChange w:id="695" w:author="Jonáš Gaigr2" w:date="2026-08-06T00:35:00Z">
              <w:rPr/>
            </w:rPrChange>
          </w:rPr>
          <w:delText xml:space="preserve"> Hodnocení stavu druhu na </w:delText>
        </w:r>
        <w:commentRangeStart w:id="696"/>
        <w:r w:rsidRPr="00AE45FD" w:rsidDel="00AE45FD">
          <w:rPr>
            <w:rFonts w:ascii="Times New Roman" w:hAnsi="Times New Roman"/>
            <w:b/>
            <w:sz w:val="28"/>
            <w:szCs w:val="28"/>
            <w:rPrChange w:id="697" w:author="Jonáš Gaigr2" w:date="2026-08-06T00:35:00Z">
              <w:rPr/>
            </w:rPrChange>
          </w:rPr>
          <w:delText xml:space="preserve">lokalitě na úrovni dílčích </w:delText>
        </w:r>
        <w:r w:rsidR="00043E10" w:rsidRPr="00AE45FD" w:rsidDel="00AE45FD">
          <w:rPr>
            <w:rFonts w:ascii="Times New Roman" w:hAnsi="Times New Roman"/>
            <w:b/>
            <w:sz w:val="28"/>
            <w:szCs w:val="28"/>
            <w:rPrChange w:id="698" w:author="Jonáš Gaigr2" w:date="2026-08-06T00:35:00Z">
              <w:rPr/>
            </w:rPrChange>
          </w:rPr>
          <w:delText>indikátor</w:delText>
        </w:r>
        <w:r w:rsidRPr="00AE45FD" w:rsidDel="00AE45FD">
          <w:rPr>
            <w:rFonts w:ascii="Times New Roman" w:hAnsi="Times New Roman"/>
            <w:b/>
            <w:sz w:val="28"/>
            <w:szCs w:val="28"/>
            <w:rPrChange w:id="699" w:author="Jonáš Gaigr2" w:date="2026-08-06T00:35:00Z">
              <w:rPr/>
            </w:rPrChange>
          </w:rPr>
          <w:delText>ů</w:delText>
        </w:r>
        <w:commentRangeEnd w:id="696"/>
        <w:r w:rsidR="00EB5BD5" w:rsidDel="00AE45FD">
          <w:rPr>
            <w:rStyle w:val="Odkaznakoment"/>
            <w:rFonts w:eastAsia="Batang"/>
          </w:rPr>
          <w:commentReference w:id="696"/>
        </w:r>
      </w:del>
    </w:p>
    <w:p w14:paraId="58420B45" w14:textId="1B38C9DF" w:rsidR="00ED1EFF" w:rsidRPr="00ED1EFF" w:rsidDel="00AE45FD" w:rsidRDefault="00ED1EFF" w:rsidP="00ED1EFF">
      <w:pPr>
        <w:spacing w:after="120"/>
        <w:jc w:val="both"/>
        <w:rPr>
          <w:del w:id="700" w:author="Jonáš Gaigr2" w:date="2026-08-06T00:36:00Z"/>
          <w:rFonts w:ascii="Times New Roman" w:hAnsi="Times New Roman"/>
          <w:sz w:val="24"/>
          <w:szCs w:val="24"/>
        </w:rPr>
      </w:pPr>
      <w:del w:id="701" w:author="Jonáš Gaigr2" w:date="2026-08-06T00:36:00Z">
        <w:r w:rsidRPr="00ED1EFF" w:rsidDel="00AE45FD">
          <w:rPr>
            <w:rFonts w:ascii="Times New Roman" w:hAnsi="Times New Roman"/>
            <w:sz w:val="24"/>
            <w:szCs w:val="24"/>
          </w:rPr>
          <w:delText xml:space="preserve">Přehled limitních hodnot sledovaných </w:delText>
        </w:r>
        <w:r w:rsidR="00043E10" w:rsidDel="00AE45FD">
          <w:rPr>
            <w:rFonts w:ascii="Times New Roman" w:hAnsi="Times New Roman"/>
            <w:sz w:val="24"/>
            <w:szCs w:val="24"/>
          </w:rPr>
          <w:delText>indikátor</w:delText>
        </w:r>
        <w:r w:rsidRPr="00ED1EFF" w:rsidDel="00AE45FD">
          <w:rPr>
            <w:rFonts w:ascii="Times New Roman" w:hAnsi="Times New Roman"/>
            <w:sz w:val="24"/>
            <w:szCs w:val="24"/>
          </w:rPr>
          <w:delText xml:space="preserve">ů pro hodnocení stavu je uveden v Tab. 1a (stav populace) a Tab. 1b (stav habitatu). Všechny </w:delText>
        </w:r>
        <w:r w:rsidR="00043E10" w:rsidDel="00AE45FD">
          <w:rPr>
            <w:rFonts w:ascii="Times New Roman" w:hAnsi="Times New Roman"/>
            <w:sz w:val="24"/>
            <w:szCs w:val="24"/>
          </w:rPr>
          <w:delText>indikátor</w:delText>
        </w:r>
        <w:r w:rsidRPr="00ED1EFF" w:rsidDel="00AE45FD">
          <w:rPr>
            <w:rFonts w:ascii="Times New Roman" w:hAnsi="Times New Roman"/>
            <w:sz w:val="24"/>
            <w:szCs w:val="24"/>
          </w:rPr>
          <w:delText>y se vyhodnocují na úrovni celé</w:delText>
        </w:r>
        <w:r w:rsidR="00492727" w:rsidDel="00AE45FD">
          <w:rPr>
            <w:rFonts w:ascii="Times New Roman" w:hAnsi="Times New Roman"/>
            <w:sz w:val="24"/>
            <w:szCs w:val="24"/>
          </w:rPr>
          <w:delText>ho</w:delText>
        </w:r>
        <w:r w:rsidRPr="00ED1EFF" w:rsidDel="00AE45FD">
          <w:rPr>
            <w:rFonts w:ascii="Times New Roman" w:hAnsi="Times New Roman"/>
            <w:sz w:val="24"/>
            <w:szCs w:val="24"/>
          </w:rPr>
          <w:delText xml:space="preserve"> </w:delText>
        </w:r>
        <w:r w:rsidR="00492727" w:rsidDel="00AE45FD">
          <w:rPr>
            <w:rFonts w:ascii="Times New Roman" w:hAnsi="Times New Roman"/>
            <w:sz w:val="24"/>
            <w:szCs w:val="24"/>
          </w:rPr>
          <w:delText>sledovaného území</w:delText>
        </w:r>
        <w:r w:rsidRPr="00ED1EFF" w:rsidDel="00AE45FD">
          <w:rPr>
            <w:rFonts w:ascii="Times New Roman" w:hAnsi="Times New Roman"/>
            <w:sz w:val="24"/>
            <w:szCs w:val="24"/>
          </w:rPr>
          <w:delText xml:space="preserve">. Navrhované limitní hodnoty pro určení příznivého a nepříznivého stavu populací druhu v rámci </w:delText>
        </w:r>
        <w:r w:rsidR="00492727" w:rsidDel="00AE45FD">
          <w:rPr>
            <w:rFonts w:ascii="Times New Roman" w:hAnsi="Times New Roman"/>
            <w:sz w:val="24"/>
            <w:szCs w:val="24"/>
          </w:rPr>
          <w:delText>sledovaného území</w:delText>
        </w:r>
        <w:r w:rsidRPr="00ED1EFF" w:rsidDel="00AE45FD">
          <w:rPr>
            <w:rFonts w:ascii="Times New Roman" w:hAnsi="Times New Roman"/>
            <w:sz w:val="24"/>
            <w:szCs w:val="24"/>
          </w:rPr>
          <w:delText xml:space="preserve">zahrnují pravděpodobně všechny důležité aspekty populací a stanovišť, přičemž pro stanovení nezpochybnitelné limitní hodnoty některých z těchto </w:delText>
        </w:r>
        <w:r w:rsidR="00043E10" w:rsidDel="00AE45FD">
          <w:rPr>
            <w:rFonts w:ascii="Times New Roman" w:hAnsi="Times New Roman"/>
            <w:sz w:val="24"/>
            <w:szCs w:val="24"/>
          </w:rPr>
          <w:delText>indikátor</w:delText>
        </w:r>
        <w:r w:rsidRPr="00ED1EFF" w:rsidDel="00AE45FD">
          <w:rPr>
            <w:rFonts w:ascii="Times New Roman" w:hAnsi="Times New Roman"/>
            <w:sz w:val="24"/>
            <w:szCs w:val="24"/>
          </w:rPr>
          <w:delText xml:space="preserve">ů jsou naše znalosti o biologii a ekologii druhu nedostatečné. Všechny uvedené limitní hodnoty jsou expertními odhady. </w:delText>
        </w:r>
      </w:del>
    </w:p>
    <w:p w14:paraId="78B74914" w14:textId="5AC0A089" w:rsidR="00ED1EFF" w:rsidRPr="00A30BC0" w:rsidDel="00AE45FD" w:rsidRDefault="00ED1EFF" w:rsidP="00A30BC0">
      <w:pPr>
        <w:spacing w:after="120"/>
        <w:jc w:val="both"/>
        <w:rPr>
          <w:del w:id="702" w:author="Jonáš Gaigr2" w:date="2026-08-06T00:36:00Z"/>
          <w:rFonts w:ascii="Times New Roman" w:hAnsi="Times New Roman"/>
          <w:sz w:val="20"/>
          <w:szCs w:val="24"/>
        </w:rPr>
      </w:pPr>
      <w:del w:id="703" w:author="Jonáš Gaigr2" w:date="2026-08-06T00:36:00Z">
        <w:r w:rsidRPr="00A30BC0" w:rsidDel="00AE45FD">
          <w:rPr>
            <w:rFonts w:ascii="Times New Roman" w:hAnsi="Times New Roman"/>
            <w:b/>
            <w:sz w:val="20"/>
            <w:szCs w:val="24"/>
          </w:rPr>
          <w:delText xml:space="preserve">Tab. 1a. Přehled populačních </w:delText>
        </w:r>
        <w:r w:rsidR="00043E10" w:rsidDel="00AE45FD">
          <w:rPr>
            <w:rFonts w:ascii="Times New Roman" w:hAnsi="Times New Roman"/>
            <w:b/>
            <w:sz w:val="20"/>
            <w:szCs w:val="24"/>
          </w:rPr>
          <w:delText>indikátor</w:delText>
        </w:r>
        <w:r w:rsidRPr="00A30BC0" w:rsidDel="00AE45FD">
          <w:rPr>
            <w:rFonts w:ascii="Times New Roman" w:hAnsi="Times New Roman"/>
            <w:b/>
            <w:sz w:val="20"/>
            <w:szCs w:val="24"/>
          </w:rPr>
          <w:delText xml:space="preserve">ů, jejich limitních hodnot a způsobu vyhodnocení stavu </w:delText>
        </w:r>
        <w:r w:rsidR="00492727" w:rsidRPr="00492727" w:rsidDel="00AE45FD">
          <w:rPr>
            <w:rFonts w:ascii="Times New Roman" w:hAnsi="Times New Roman"/>
            <w:b/>
            <w:sz w:val="20"/>
            <w:szCs w:val="24"/>
          </w:rPr>
          <w:delText>s</w:delText>
        </w:r>
        <w:r w:rsidR="00492727" w:rsidRPr="00EB5BD5" w:rsidDel="00AE45FD">
          <w:rPr>
            <w:rFonts w:ascii="Times New Roman" w:hAnsi="Times New Roman"/>
            <w:b/>
            <w:sz w:val="20"/>
            <w:szCs w:val="24"/>
          </w:rPr>
          <w:delText>ledovaného území</w:delText>
        </w:r>
        <w:r w:rsidRPr="00A30BC0" w:rsidDel="00AE45FD">
          <w:rPr>
            <w:rFonts w:ascii="Times New Roman" w:hAnsi="Times New Roman"/>
            <w:b/>
            <w:sz w:val="20"/>
            <w:szCs w:val="24"/>
          </w:rPr>
          <w:delText xml:space="preserve">. LHPS </w:delText>
        </w:r>
        <w:r w:rsidRPr="00A30BC0" w:rsidDel="00AE45FD">
          <w:rPr>
            <w:rFonts w:ascii="Times New Roman" w:hAnsi="Times New Roman"/>
            <w:sz w:val="20"/>
            <w:szCs w:val="24"/>
          </w:rPr>
          <w:delText xml:space="preserve">= limitní hodnota příznivého stavu; </w:delText>
        </w:r>
        <w:r w:rsidRPr="00A30BC0" w:rsidDel="00AE45FD">
          <w:rPr>
            <w:rFonts w:ascii="Times New Roman" w:hAnsi="Times New Roman"/>
            <w:b/>
            <w:sz w:val="20"/>
            <w:szCs w:val="24"/>
          </w:rPr>
          <w:delText>Zdroj dat</w:delText>
        </w:r>
        <w:r w:rsidRPr="00A30BC0" w:rsidDel="00AE45FD">
          <w:rPr>
            <w:rFonts w:ascii="Times New Roman" w:hAnsi="Times New Roman"/>
            <w:sz w:val="20"/>
            <w:szCs w:val="24"/>
          </w:rPr>
          <w:delText xml:space="preserve"> = zdroj dat pro hodnocení; </w:delText>
        </w:r>
        <w:r w:rsidR="00904322" w:rsidDel="00AE45FD">
          <w:rPr>
            <w:rFonts w:ascii="Times New Roman" w:hAnsi="Times New Roman"/>
            <w:b/>
            <w:sz w:val="20"/>
            <w:szCs w:val="24"/>
          </w:rPr>
          <w:delText>DP</w:delText>
        </w:r>
        <w:r w:rsidRPr="00A30BC0" w:rsidDel="00AE45FD">
          <w:rPr>
            <w:rFonts w:ascii="Times New Roman" w:hAnsi="Times New Roman"/>
            <w:sz w:val="20"/>
            <w:szCs w:val="24"/>
          </w:rPr>
          <w:delText xml:space="preserve"> = vodní plochy (dílčí plochy)</w:delText>
        </w:r>
      </w:del>
    </w:p>
    <w:tbl>
      <w:tblPr>
        <w:tblStyle w:val="Mkatabulky"/>
        <w:tblW w:w="9072" w:type="dxa"/>
        <w:tblInd w:w="108" w:type="dxa"/>
        <w:tblLayout w:type="fixed"/>
        <w:tblLook w:val="04A0" w:firstRow="1" w:lastRow="0" w:firstColumn="1" w:lastColumn="0" w:noHBand="0" w:noVBand="1"/>
      </w:tblPr>
      <w:tblGrid>
        <w:gridCol w:w="2268"/>
        <w:gridCol w:w="1134"/>
        <w:gridCol w:w="4253"/>
        <w:gridCol w:w="1417"/>
      </w:tblGrid>
      <w:tr w:rsidR="00ED1EFF" w:rsidRPr="00B0316A" w:rsidDel="00AE45FD" w14:paraId="2AA21FD5" w14:textId="33F62482" w:rsidTr="00D93A14">
        <w:trPr>
          <w:del w:id="704" w:author="Jonáš Gaigr2" w:date="2026-08-06T00:36:00Z"/>
        </w:trPr>
        <w:tc>
          <w:tcPr>
            <w:tcW w:w="2268" w:type="dxa"/>
            <w:shd w:val="clear" w:color="auto" w:fill="D9D9D9" w:themeFill="background1" w:themeFillShade="D9"/>
          </w:tcPr>
          <w:p w14:paraId="2A7B7D80" w14:textId="41DA116A" w:rsidR="00ED1EFF" w:rsidRPr="00B0316A" w:rsidDel="00AE45FD" w:rsidRDefault="00043E10" w:rsidP="00D93A14">
            <w:pPr>
              <w:spacing w:before="120" w:after="120"/>
              <w:jc w:val="both"/>
              <w:rPr>
                <w:del w:id="705" w:author="Jonáš Gaigr2" w:date="2026-08-06T00:36:00Z"/>
                <w:rFonts w:ascii="Times New Roman" w:hAnsi="Times New Roman" w:cs="Times New Roman"/>
                <w:b/>
                <w:sz w:val="20"/>
                <w:szCs w:val="20"/>
              </w:rPr>
            </w:pPr>
            <w:del w:id="706" w:author="Jonáš Gaigr2" w:date="2026-08-06T00:36:00Z">
              <w:r w:rsidDel="00AE45FD">
                <w:rPr>
                  <w:rFonts w:ascii="Times New Roman" w:hAnsi="Times New Roman" w:cs="Times New Roman"/>
                  <w:b/>
                  <w:sz w:val="20"/>
                  <w:szCs w:val="20"/>
                </w:rPr>
                <w:delText>Indikátor</w:delText>
              </w:r>
              <w:r w:rsidR="00ED1EFF" w:rsidRPr="00B0316A" w:rsidDel="00AE45FD">
                <w:rPr>
                  <w:rFonts w:ascii="Times New Roman" w:hAnsi="Times New Roman" w:cs="Times New Roman"/>
                  <w:b/>
                  <w:sz w:val="20"/>
                  <w:szCs w:val="20"/>
                </w:rPr>
                <w:delText xml:space="preserve"> </w:delText>
              </w:r>
            </w:del>
          </w:p>
        </w:tc>
        <w:tc>
          <w:tcPr>
            <w:tcW w:w="1134" w:type="dxa"/>
            <w:shd w:val="clear" w:color="auto" w:fill="D9D9D9" w:themeFill="background1" w:themeFillShade="D9"/>
          </w:tcPr>
          <w:p w14:paraId="5E8A6D71" w14:textId="65DADE1B" w:rsidR="00ED1EFF" w:rsidRPr="00B0316A" w:rsidDel="00AE45FD" w:rsidRDefault="00ED1EFF" w:rsidP="00D93A14">
            <w:pPr>
              <w:spacing w:before="120" w:after="120"/>
              <w:jc w:val="center"/>
              <w:rPr>
                <w:del w:id="707" w:author="Jonáš Gaigr2" w:date="2026-08-06T00:36:00Z"/>
                <w:rFonts w:ascii="Times New Roman" w:hAnsi="Times New Roman" w:cs="Times New Roman"/>
                <w:b/>
                <w:sz w:val="20"/>
                <w:szCs w:val="20"/>
              </w:rPr>
            </w:pPr>
            <w:del w:id="708" w:author="Jonáš Gaigr2" w:date="2026-08-06T00:36:00Z">
              <w:r w:rsidRPr="00B0316A" w:rsidDel="00AE45FD">
                <w:rPr>
                  <w:rFonts w:ascii="Times New Roman" w:hAnsi="Times New Roman" w:cs="Times New Roman"/>
                  <w:b/>
                  <w:sz w:val="20"/>
                  <w:szCs w:val="20"/>
                </w:rPr>
                <w:delText>LHPS</w:delText>
              </w:r>
            </w:del>
          </w:p>
        </w:tc>
        <w:tc>
          <w:tcPr>
            <w:tcW w:w="4253" w:type="dxa"/>
            <w:shd w:val="clear" w:color="auto" w:fill="D9D9D9" w:themeFill="background1" w:themeFillShade="D9"/>
          </w:tcPr>
          <w:p w14:paraId="7F956F00" w14:textId="6B6553EC" w:rsidR="00ED1EFF" w:rsidRPr="00B0316A" w:rsidDel="00AE45FD" w:rsidRDefault="00ED1EFF" w:rsidP="00D93A14">
            <w:pPr>
              <w:spacing w:before="120" w:after="120"/>
              <w:jc w:val="center"/>
              <w:rPr>
                <w:del w:id="709" w:author="Jonáš Gaigr2" w:date="2026-08-06T00:36:00Z"/>
                <w:rFonts w:ascii="Times New Roman" w:hAnsi="Times New Roman" w:cs="Times New Roman"/>
                <w:b/>
                <w:sz w:val="20"/>
                <w:szCs w:val="20"/>
              </w:rPr>
            </w:pPr>
            <w:del w:id="710" w:author="Jonáš Gaigr2" w:date="2026-08-06T00:36:00Z">
              <w:r w:rsidRPr="00B0316A" w:rsidDel="00AE45FD">
                <w:rPr>
                  <w:rFonts w:ascii="Times New Roman" w:hAnsi="Times New Roman" w:cs="Times New Roman"/>
                  <w:b/>
                  <w:sz w:val="20"/>
                  <w:szCs w:val="20"/>
                </w:rPr>
                <w:delText xml:space="preserve">Způsob hodnocení </w:delText>
              </w:r>
              <w:r w:rsidR="00043E10" w:rsidDel="00AE45FD">
                <w:rPr>
                  <w:rFonts w:ascii="Times New Roman" w:hAnsi="Times New Roman" w:cs="Times New Roman"/>
                  <w:b/>
                  <w:sz w:val="20"/>
                  <w:szCs w:val="20"/>
                </w:rPr>
                <w:delText>indikátor</w:delText>
              </w:r>
              <w:r w:rsidRPr="00B0316A" w:rsidDel="00AE45FD">
                <w:rPr>
                  <w:rFonts w:ascii="Times New Roman" w:hAnsi="Times New Roman" w:cs="Times New Roman"/>
                  <w:b/>
                  <w:sz w:val="20"/>
                  <w:szCs w:val="20"/>
                </w:rPr>
                <w:delText xml:space="preserve">u </w:delText>
              </w:r>
            </w:del>
          </w:p>
        </w:tc>
        <w:tc>
          <w:tcPr>
            <w:tcW w:w="1417" w:type="dxa"/>
            <w:shd w:val="clear" w:color="auto" w:fill="D9D9D9" w:themeFill="background1" w:themeFillShade="D9"/>
          </w:tcPr>
          <w:p w14:paraId="22D042DF" w14:textId="29516E03" w:rsidR="00ED1EFF" w:rsidRPr="00B0316A" w:rsidDel="00AE45FD" w:rsidRDefault="00ED1EFF" w:rsidP="00D93A14">
            <w:pPr>
              <w:spacing w:before="120" w:after="120"/>
              <w:jc w:val="center"/>
              <w:rPr>
                <w:del w:id="711" w:author="Jonáš Gaigr2" w:date="2026-08-06T00:36:00Z"/>
                <w:rFonts w:ascii="Times New Roman" w:hAnsi="Times New Roman" w:cs="Times New Roman"/>
                <w:b/>
                <w:sz w:val="20"/>
                <w:szCs w:val="20"/>
              </w:rPr>
            </w:pPr>
            <w:del w:id="712" w:author="Jonáš Gaigr2" w:date="2026-08-06T00:36:00Z">
              <w:r w:rsidRPr="00B0316A" w:rsidDel="00AE45FD">
                <w:rPr>
                  <w:rFonts w:ascii="Times New Roman" w:hAnsi="Times New Roman" w:cs="Times New Roman"/>
                  <w:b/>
                  <w:sz w:val="20"/>
                  <w:szCs w:val="20"/>
                </w:rPr>
                <w:delText xml:space="preserve">Zdroj dat </w:delText>
              </w:r>
            </w:del>
          </w:p>
        </w:tc>
      </w:tr>
      <w:tr w:rsidR="00ED1EFF" w:rsidRPr="00B0316A" w:rsidDel="00AE45FD" w14:paraId="6865994D" w14:textId="42F92531" w:rsidTr="00D93A14">
        <w:trPr>
          <w:trHeight w:val="397"/>
          <w:del w:id="713" w:author="Jonáš Gaigr2" w:date="2026-08-06T00:36:00Z"/>
        </w:trPr>
        <w:tc>
          <w:tcPr>
            <w:tcW w:w="9072" w:type="dxa"/>
            <w:gridSpan w:val="4"/>
            <w:vAlign w:val="center"/>
          </w:tcPr>
          <w:p w14:paraId="28ABF869" w14:textId="556947ED" w:rsidR="00ED1EFF" w:rsidRPr="00B0316A" w:rsidDel="00AE45FD" w:rsidRDefault="00ED1EFF" w:rsidP="00BB6A78">
            <w:pPr>
              <w:spacing w:before="60" w:after="60"/>
              <w:rPr>
                <w:del w:id="714" w:author="Jonáš Gaigr2" w:date="2026-08-06T00:36:00Z"/>
                <w:rFonts w:ascii="Times New Roman" w:hAnsi="Times New Roman" w:cs="Times New Roman"/>
                <w:b/>
                <w:i/>
                <w:sz w:val="20"/>
                <w:szCs w:val="20"/>
              </w:rPr>
            </w:pPr>
            <w:del w:id="715" w:author="Jonáš Gaigr2" w:date="2026-08-06T00:36:00Z">
              <w:r w:rsidRPr="00B0316A" w:rsidDel="00AE45FD">
                <w:rPr>
                  <w:rFonts w:ascii="Times New Roman" w:hAnsi="Times New Roman" w:cs="Times New Roman"/>
                  <w:b/>
                  <w:i/>
                  <w:sz w:val="20"/>
                  <w:szCs w:val="20"/>
                </w:rPr>
                <w:delText xml:space="preserve"> Přítomnost druhu na sledovaných vodních plochách (</w:delText>
              </w:r>
              <w:r w:rsidR="00904322" w:rsidDel="00AE45FD">
                <w:rPr>
                  <w:rFonts w:ascii="Times New Roman" w:hAnsi="Times New Roman" w:cs="Times New Roman"/>
                  <w:b/>
                  <w:i/>
                  <w:sz w:val="20"/>
                  <w:szCs w:val="20"/>
                </w:rPr>
                <w:delText>DP</w:delText>
              </w:r>
              <w:r w:rsidRPr="00B0316A" w:rsidDel="00AE45FD">
                <w:rPr>
                  <w:rFonts w:ascii="Times New Roman" w:hAnsi="Times New Roman" w:cs="Times New Roman"/>
                  <w:b/>
                  <w:i/>
                  <w:sz w:val="20"/>
                  <w:szCs w:val="20"/>
                </w:rPr>
                <w:delText xml:space="preserve"> </w:delText>
              </w:r>
            </w:del>
          </w:p>
        </w:tc>
      </w:tr>
      <w:tr w:rsidR="00ED1EFF" w:rsidRPr="00B0316A" w:rsidDel="00AE45FD" w14:paraId="7CAD7B2B" w14:textId="21C9D4E1" w:rsidTr="00D93A14">
        <w:trPr>
          <w:trHeight w:val="397"/>
          <w:del w:id="716" w:author="Jonáš Gaigr2" w:date="2026-08-06T00:36:00Z"/>
        </w:trPr>
        <w:tc>
          <w:tcPr>
            <w:tcW w:w="2268" w:type="dxa"/>
            <w:vAlign w:val="center"/>
          </w:tcPr>
          <w:p w14:paraId="1CB711EA" w14:textId="658473C2" w:rsidR="00ED1EFF" w:rsidRPr="00B0316A" w:rsidDel="00AE45FD" w:rsidRDefault="00492727" w:rsidP="00D93A14">
            <w:pPr>
              <w:spacing w:before="60" w:after="60"/>
              <w:rPr>
                <w:del w:id="717" w:author="Jonáš Gaigr2" w:date="2026-08-06T00:36:00Z"/>
                <w:rFonts w:ascii="Times New Roman" w:hAnsi="Times New Roman" w:cs="Times New Roman"/>
                <w:sz w:val="20"/>
                <w:szCs w:val="20"/>
              </w:rPr>
            </w:pPr>
            <w:del w:id="718"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pouze jednu </w:delText>
              </w:r>
              <w:r w:rsidR="00904322" w:rsidDel="00AE45FD">
                <w:rPr>
                  <w:rFonts w:ascii="Times New Roman" w:hAnsi="Times New Roman" w:cs="Times New Roman"/>
                  <w:sz w:val="20"/>
                  <w:szCs w:val="20"/>
                </w:rPr>
                <w:delText>DP</w:delText>
              </w:r>
            </w:del>
          </w:p>
        </w:tc>
        <w:tc>
          <w:tcPr>
            <w:tcW w:w="1134" w:type="dxa"/>
            <w:vAlign w:val="center"/>
          </w:tcPr>
          <w:p w14:paraId="363709E9" w14:textId="2559D02A" w:rsidR="00ED1EFF" w:rsidRPr="00B0316A" w:rsidDel="00AE45FD" w:rsidRDefault="00ED1EFF" w:rsidP="00D93A14">
            <w:pPr>
              <w:spacing w:before="60" w:after="60"/>
              <w:jc w:val="center"/>
              <w:rPr>
                <w:del w:id="719" w:author="Jonáš Gaigr2" w:date="2026-08-06T00:36:00Z"/>
                <w:rFonts w:ascii="Times New Roman" w:hAnsi="Times New Roman" w:cs="Times New Roman"/>
                <w:sz w:val="20"/>
                <w:szCs w:val="20"/>
              </w:rPr>
            </w:pPr>
            <w:del w:id="720" w:author="Jonáš Gaigr2" w:date="2026-08-06T00:36:00Z">
              <w:r w:rsidRPr="00B0316A" w:rsidDel="00AE45FD">
                <w:rPr>
                  <w:rFonts w:ascii="Times New Roman" w:hAnsi="Times New Roman" w:cs="Times New Roman"/>
                  <w:sz w:val="20"/>
                  <w:szCs w:val="20"/>
                </w:rPr>
                <w:delText>100 %</w:delText>
              </w:r>
            </w:del>
          </w:p>
        </w:tc>
        <w:tc>
          <w:tcPr>
            <w:tcW w:w="4253" w:type="dxa"/>
            <w:vAlign w:val="center"/>
          </w:tcPr>
          <w:p w14:paraId="7884098E" w14:textId="328CA240" w:rsidR="00ED1EFF" w:rsidRPr="00B0316A" w:rsidDel="00AE45FD" w:rsidRDefault="00ED1EFF" w:rsidP="00D93A14">
            <w:pPr>
              <w:spacing w:before="60" w:after="60"/>
              <w:rPr>
                <w:del w:id="721" w:author="Jonáš Gaigr2" w:date="2026-08-06T00:36:00Z"/>
                <w:rFonts w:ascii="Times New Roman" w:hAnsi="Times New Roman" w:cs="Times New Roman"/>
                <w:sz w:val="20"/>
                <w:szCs w:val="20"/>
              </w:rPr>
            </w:pPr>
            <w:del w:id="722" w:author="Jonáš Gaigr2" w:date="2026-08-06T00:36:00Z">
              <w:r w:rsidRPr="00B0316A" w:rsidDel="00AE45FD">
                <w:rPr>
                  <w:rFonts w:ascii="Times New Roman" w:hAnsi="Times New Roman" w:cs="Times New Roman"/>
                  <w:sz w:val="20"/>
                  <w:szCs w:val="20"/>
                </w:rPr>
                <w:delText xml:space="preserve">prokázaná přítomnost druhu na </w:delText>
              </w:r>
              <w:r w:rsidR="00904322" w:rsidDel="00AE45FD">
                <w:rPr>
                  <w:rFonts w:ascii="Times New Roman" w:hAnsi="Times New Roman" w:cs="Times New Roman"/>
                  <w:sz w:val="20"/>
                  <w:szCs w:val="20"/>
                </w:rPr>
                <w:delText>DP</w:delText>
              </w:r>
            </w:del>
          </w:p>
        </w:tc>
        <w:tc>
          <w:tcPr>
            <w:tcW w:w="1417" w:type="dxa"/>
            <w:vAlign w:val="center"/>
          </w:tcPr>
          <w:p w14:paraId="7C6F8B96" w14:textId="58393B64" w:rsidR="00ED1EFF" w:rsidDel="00AE45FD" w:rsidRDefault="00ED1EFF" w:rsidP="00D93A14">
            <w:pPr>
              <w:spacing w:before="60" w:after="60"/>
              <w:rPr>
                <w:del w:id="723" w:author="Jonáš Gaigr2" w:date="2026-08-06T00:36:00Z"/>
                <w:rFonts w:ascii="Times New Roman" w:hAnsi="Times New Roman" w:cs="Times New Roman"/>
                <w:sz w:val="20"/>
                <w:szCs w:val="20"/>
              </w:rPr>
            </w:pPr>
            <w:del w:id="724" w:author="Jonáš Gaigr2" w:date="2026-08-06T00:36:00Z">
              <w:r w:rsidDel="00AE45FD">
                <w:rPr>
                  <w:rFonts w:ascii="Times New Roman" w:hAnsi="Times New Roman" w:cs="Times New Roman"/>
                  <w:sz w:val="20"/>
                  <w:szCs w:val="20"/>
                </w:rPr>
                <w:delText>daný rok</w:delText>
              </w:r>
            </w:del>
          </w:p>
          <w:p w14:paraId="5E4AF533" w14:textId="26A84E1F" w:rsidR="00ED1EFF" w:rsidRPr="00B0316A" w:rsidDel="00AE45FD" w:rsidRDefault="00ED1EFF" w:rsidP="00D93A14">
            <w:pPr>
              <w:spacing w:before="60" w:after="60"/>
              <w:rPr>
                <w:del w:id="725" w:author="Jonáš Gaigr2" w:date="2026-08-06T00:36:00Z"/>
                <w:rFonts w:ascii="Times New Roman" w:hAnsi="Times New Roman" w:cs="Times New Roman"/>
                <w:sz w:val="20"/>
                <w:szCs w:val="20"/>
              </w:rPr>
            </w:pPr>
          </w:p>
        </w:tc>
      </w:tr>
      <w:tr w:rsidR="00ED1EFF" w:rsidRPr="00B0316A" w:rsidDel="00AE45FD" w14:paraId="53A1E4BF" w14:textId="7788B061" w:rsidTr="00D93A14">
        <w:trPr>
          <w:trHeight w:val="397"/>
          <w:del w:id="726" w:author="Jonáš Gaigr2" w:date="2026-08-06T00:36:00Z"/>
        </w:trPr>
        <w:tc>
          <w:tcPr>
            <w:tcW w:w="2268" w:type="dxa"/>
            <w:vAlign w:val="center"/>
          </w:tcPr>
          <w:p w14:paraId="265B1210" w14:textId="490F2DD7" w:rsidR="00ED1EFF" w:rsidRPr="00B0316A" w:rsidDel="00AE45FD" w:rsidRDefault="00492727" w:rsidP="00D93A14">
            <w:pPr>
              <w:spacing w:before="60" w:after="60"/>
              <w:rPr>
                <w:del w:id="727" w:author="Jonáš Gaigr2" w:date="2026-08-06T00:36:00Z"/>
                <w:rFonts w:ascii="Times New Roman" w:hAnsi="Times New Roman" w:cs="Times New Roman"/>
                <w:sz w:val="20"/>
                <w:szCs w:val="20"/>
              </w:rPr>
            </w:pPr>
            <w:del w:id="728"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obsahující 2</w:delText>
              </w:r>
              <w:r w:rsidR="00ED1EFF"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w:delText>
              </w:r>
              <w:r w:rsidR="00ED1EFF"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10 </w:delText>
              </w:r>
              <w:r w:rsidR="00904322" w:rsidDel="00AE45FD">
                <w:rPr>
                  <w:rFonts w:ascii="Times New Roman" w:hAnsi="Times New Roman" w:cs="Times New Roman"/>
                  <w:sz w:val="20"/>
                  <w:szCs w:val="20"/>
                </w:rPr>
                <w:delText>DP</w:delText>
              </w:r>
              <w:r w:rsidR="00ED1EFF" w:rsidRPr="00B0316A" w:rsidDel="00AE45FD">
                <w:rPr>
                  <w:rFonts w:ascii="Times New Roman" w:hAnsi="Times New Roman" w:cs="Times New Roman"/>
                  <w:sz w:val="20"/>
                  <w:szCs w:val="20"/>
                </w:rPr>
                <w:delText xml:space="preserve"> </w:delText>
              </w:r>
            </w:del>
          </w:p>
        </w:tc>
        <w:tc>
          <w:tcPr>
            <w:tcW w:w="1134" w:type="dxa"/>
            <w:vAlign w:val="center"/>
          </w:tcPr>
          <w:p w14:paraId="0ED0C9F4" w14:textId="4DECE6BA" w:rsidR="00ED1EFF" w:rsidRPr="00B0316A" w:rsidDel="00AE45FD" w:rsidRDefault="00ED1EFF" w:rsidP="00D93A14">
            <w:pPr>
              <w:spacing w:before="60" w:after="60"/>
              <w:jc w:val="center"/>
              <w:rPr>
                <w:del w:id="729" w:author="Jonáš Gaigr2" w:date="2026-08-06T00:36:00Z"/>
                <w:rFonts w:ascii="Times New Roman" w:hAnsi="Times New Roman" w:cs="Times New Roman"/>
                <w:sz w:val="20"/>
                <w:szCs w:val="20"/>
              </w:rPr>
            </w:pPr>
            <w:del w:id="730" w:author="Jonáš Gaigr2" w:date="2026-08-06T00:36:00Z">
              <w:r w:rsidDel="00AE45FD">
                <w:rPr>
                  <w:rFonts w:ascii="Times New Roman" w:hAnsi="Times New Roman" w:cs="Times New Roman"/>
                  <w:sz w:val="20"/>
                  <w:szCs w:val="20"/>
                  <w:lang w:val="en-US"/>
                </w:rPr>
                <w:delText>≥</w:delText>
              </w:r>
              <w:r w:rsidRPr="00B0316A" w:rsidDel="00AE45FD">
                <w:rPr>
                  <w:rFonts w:ascii="Times New Roman" w:hAnsi="Times New Roman" w:cs="Times New Roman"/>
                  <w:sz w:val="20"/>
                  <w:szCs w:val="20"/>
                  <w:lang w:val="en-US"/>
                </w:rPr>
                <w:delText xml:space="preserve"> </w:delText>
              </w:r>
              <w:r w:rsidRPr="00B0316A" w:rsidDel="00AE45FD">
                <w:rPr>
                  <w:rFonts w:ascii="Times New Roman" w:hAnsi="Times New Roman" w:cs="Times New Roman"/>
                  <w:sz w:val="20"/>
                  <w:szCs w:val="20"/>
                </w:rPr>
                <w:delText xml:space="preserve">50 % </w:delText>
              </w:r>
            </w:del>
          </w:p>
        </w:tc>
        <w:tc>
          <w:tcPr>
            <w:tcW w:w="4253" w:type="dxa"/>
            <w:vAlign w:val="center"/>
          </w:tcPr>
          <w:p w14:paraId="7AE05CD2" w14:textId="3C3E96E8" w:rsidR="00ED1EFF" w:rsidRPr="00B0316A" w:rsidDel="00AE45FD" w:rsidRDefault="00ED1EFF" w:rsidP="00D93A14">
            <w:pPr>
              <w:spacing w:before="60" w:after="60"/>
              <w:rPr>
                <w:del w:id="731" w:author="Jonáš Gaigr2" w:date="2026-08-06T00:36:00Z"/>
                <w:rFonts w:ascii="Times New Roman" w:hAnsi="Times New Roman" w:cs="Times New Roman"/>
                <w:sz w:val="20"/>
                <w:szCs w:val="20"/>
              </w:rPr>
            </w:pPr>
            <w:del w:id="732" w:author="Jonáš Gaigr2" w:date="2026-08-06T00:36:00Z">
              <w:r w:rsidRPr="00B0316A" w:rsidDel="00AE45FD">
                <w:rPr>
                  <w:rFonts w:ascii="Times New Roman" w:hAnsi="Times New Roman" w:cs="Times New Roman"/>
                  <w:sz w:val="20"/>
                  <w:szCs w:val="20"/>
                </w:rPr>
                <w:delText xml:space="preserve">počet </w:delText>
              </w:r>
              <w:r w:rsidR="00904322" w:rsidDel="00AE45FD">
                <w:rPr>
                  <w:rFonts w:ascii="Times New Roman" w:hAnsi="Times New Roman" w:cs="Times New Roman"/>
                  <w:sz w:val="20"/>
                  <w:szCs w:val="20"/>
                </w:rPr>
                <w:delText>DP</w:delText>
              </w:r>
              <w:r w:rsidRPr="00B0316A" w:rsidDel="00AE45FD">
                <w:rPr>
                  <w:rFonts w:ascii="Times New Roman" w:hAnsi="Times New Roman" w:cs="Times New Roman"/>
                  <w:sz w:val="20"/>
                  <w:szCs w:val="20"/>
                </w:rPr>
                <w:delText xml:space="preserve"> s presencí druhu v daném roce k celkovému počtu </w:delText>
              </w:r>
              <w:r w:rsidR="00904322" w:rsidDel="00AE45FD">
                <w:rPr>
                  <w:rFonts w:ascii="Times New Roman" w:hAnsi="Times New Roman" w:cs="Times New Roman"/>
                  <w:sz w:val="20"/>
                  <w:szCs w:val="20"/>
                </w:rPr>
                <w:delText>DP</w:delText>
              </w:r>
              <w:r w:rsidRPr="00B0316A" w:rsidDel="00AE45FD">
                <w:rPr>
                  <w:rFonts w:ascii="Times New Roman" w:hAnsi="Times New Roman" w:cs="Times New Roman"/>
                  <w:sz w:val="20"/>
                  <w:szCs w:val="20"/>
                </w:rPr>
                <w:delText xml:space="preserve"> s doposud prokázaným výskytem druhu × 100 </w:delText>
              </w:r>
              <w:r w:rsidRPr="00B0316A" w:rsidDel="00AE45FD">
                <w:rPr>
                  <w:rFonts w:ascii="Times New Roman" w:hAnsi="Times New Roman" w:cs="Times New Roman"/>
                  <w:sz w:val="20"/>
                  <w:szCs w:val="20"/>
                  <w:lang w:val="en-US"/>
                </w:rPr>
                <w:delText>[</w:delText>
              </w:r>
              <w:r w:rsidRPr="00B0316A" w:rsidDel="00AE45FD">
                <w:rPr>
                  <w:rFonts w:ascii="Times New Roman" w:hAnsi="Times New Roman" w:cs="Times New Roman"/>
                  <w:sz w:val="20"/>
                  <w:szCs w:val="20"/>
                </w:rPr>
                <w:delText xml:space="preserve">%] </w:delText>
              </w:r>
            </w:del>
          </w:p>
        </w:tc>
        <w:tc>
          <w:tcPr>
            <w:tcW w:w="1417" w:type="dxa"/>
            <w:vAlign w:val="center"/>
          </w:tcPr>
          <w:p w14:paraId="0C55D390" w14:textId="48301454" w:rsidR="00ED1EFF" w:rsidRPr="00B0316A" w:rsidDel="00AE45FD" w:rsidRDefault="00ED1EFF" w:rsidP="00D93A14">
            <w:pPr>
              <w:spacing w:before="60" w:after="60"/>
              <w:rPr>
                <w:del w:id="733" w:author="Jonáš Gaigr2" w:date="2026-08-06T00:36:00Z"/>
                <w:rFonts w:ascii="Times New Roman" w:hAnsi="Times New Roman" w:cs="Times New Roman"/>
                <w:sz w:val="20"/>
                <w:szCs w:val="20"/>
              </w:rPr>
            </w:pPr>
            <w:del w:id="734" w:author="Jonáš Gaigr2" w:date="2026-08-06T00:36:00Z">
              <w:r w:rsidRPr="00B0316A" w:rsidDel="00AE45FD">
                <w:rPr>
                  <w:rFonts w:ascii="Times New Roman" w:hAnsi="Times New Roman" w:cs="Times New Roman"/>
                  <w:sz w:val="20"/>
                  <w:szCs w:val="20"/>
                </w:rPr>
                <w:delText>dtto</w:delText>
              </w:r>
            </w:del>
          </w:p>
        </w:tc>
      </w:tr>
      <w:tr w:rsidR="00ED1EFF" w:rsidRPr="00B0316A" w:rsidDel="00AE45FD" w14:paraId="7EF0E352" w14:textId="2D52A451" w:rsidTr="00D93A14">
        <w:trPr>
          <w:trHeight w:val="397"/>
          <w:del w:id="735" w:author="Jonáš Gaigr2" w:date="2026-08-06T00:36:00Z"/>
        </w:trPr>
        <w:tc>
          <w:tcPr>
            <w:tcW w:w="2268" w:type="dxa"/>
            <w:vAlign w:val="center"/>
          </w:tcPr>
          <w:p w14:paraId="5F49B90E" w14:textId="1FA26B32" w:rsidR="00ED1EFF" w:rsidRPr="00B0316A" w:rsidDel="00AE45FD" w:rsidRDefault="00ED1EFF" w:rsidP="00D93A14">
            <w:pPr>
              <w:spacing w:before="60" w:after="60"/>
              <w:rPr>
                <w:del w:id="736" w:author="Jonáš Gaigr2" w:date="2026-08-06T00:36:00Z"/>
                <w:rFonts w:ascii="Times New Roman" w:hAnsi="Times New Roman" w:cs="Times New Roman"/>
                <w:sz w:val="20"/>
                <w:szCs w:val="20"/>
              </w:rPr>
            </w:pPr>
            <w:del w:id="737" w:author="Jonáš Gaigr2" w:date="2026-08-06T00:36:00Z">
              <w:r w:rsidRPr="00B0316A" w:rsidDel="00AE45FD">
                <w:rPr>
                  <w:rFonts w:ascii="Times New Roman" w:hAnsi="Times New Roman" w:cs="Times New Roman"/>
                  <w:b/>
                  <w:i/>
                  <w:sz w:val="20"/>
                  <w:szCs w:val="20"/>
                </w:rPr>
                <w:delText xml:space="preserve"> Porovnání odhadované početnosti druhu</w:delText>
              </w:r>
            </w:del>
          </w:p>
        </w:tc>
        <w:tc>
          <w:tcPr>
            <w:tcW w:w="1134" w:type="dxa"/>
            <w:vAlign w:val="center"/>
          </w:tcPr>
          <w:p w14:paraId="2A4D36B0" w14:textId="34F71E81" w:rsidR="00ED1EFF" w:rsidRPr="00B0316A" w:rsidDel="00AE45FD" w:rsidRDefault="00ED1EFF" w:rsidP="00D93A14">
            <w:pPr>
              <w:spacing w:before="60" w:after="60"/>
              <w:jc w:val="center"/>
              <w:rPr>
                <w:del w:id="738" w:author="Jonáš Gaigr2" w:date="2026-08-06T00:36:00Z"/>
                <w:rFonts w:ascii="Times New Roman" w:hAnsi="Times New Roman" w:cs="Times New Roman"/>
                <w:sz w:val="20"/>
                <w:szCs w:val="20"/>
                <w:lang w:val="en-US"/>
              </w:rPr>
            </w:pPr>
          </w:p>
        </w:tc>
        <w:tc>
          <w:tcPr>
            <w:tcW w:w="4253" w:type="dxa"/>
            <w:vAlign w:val="center"/>
          </w:tcPr>
          <w:p w14:paraId="6F37C74A" w14:textId="0759FD54" w:rsidR="00ED1EFF" w:rsidRPr="00B0316A" w:rsidDel="00AE45FD" w:rsidRDefault="00ED1EFF" w:rsidP="00D93A14">
            <w:pPr>
              <w:spacing w:before="60" w:after="60"/>
              <w:rPr>
                <w:del w:id="739" w:author="Jonáš Gaigr2" w:date="2026-08-06T00:36:00Z"/>
                <w:rFonts w:ascii="Times New Roman" w:hAnsi="Times New Roman" w:cs="Times New Roman"/>
                <w:sz w:val="20"/>
                <w:szCs w:val="20"/>
              </w:rPr>
            </w:pPr>
          </w:p>
        </w:tc>
        <w:tc>
          <w:tcPr>
            <w:tcW w:w="1417" w:type="dxa"/>
            <w:vAlign w:val="center"/>
          </w:tcPr>
          <w:p w14:paraId="49E55B6B" w14:textId="2258376A" w:rsidR="00ED1EFF" w:rsidRPr="00B0316A" w:rsidDel="00AE45FD" w:rsidRDefault="00ED1EFF" w:rsidP="00D93A14">
            <w:pPr>
              <w:spacing w:before="60" w:after="60"/>
              <w:rPr>
                <w:del w:id="740" w:author="Jonáš Gaigr2" w:date="2026-08-06T00:36:00Z"/>
                <w:rFonts w:ascii="Times New Roman" w:hAnsi="Times New Roman" w:cs="Times New Roman"/>
                <w:sz w:val="20"/>
                <w:szCs w:val="20"/>
              </w:rPr>
            </w:pPr>
          </w:p>
        </w:tc>
      </w:tr>
      <w:tr w:rsidR="00ED1EFF" w:rsidRPr="00B0316A" w:rsidDel="00AE45FD" w14:paraId="7BCE3EC1" w14:textId="6F542C95" w:rsidTr="00D93A14">
        <w:trPr>
          <w:trHeight w:val="397"/>
          <w:del w:id="741" w:author="Jonáš Gaigr2" w:date="2026-08-06T00:36:00Z"/>
        </w:trPr>
        <w:tc>
          <w:tcPr>
            <w:tcW w:w="2268" w:type="dxa"/>
            <w:vAlign w:val="center"/>
          </w:tcPr>
          <w:p w14:paraId="7A4DBD9E" w14:textId="739CAC29" w:rsidR="00ED1EFF" w:rsidRPr="00B0316A" w:rsidDel="00AE45FD" w:rsidRDefault="00492727" w:rsidP="00D93A14">
            <w:pPr>
              <w:spacing w:before="60" w:after="60"/>
              <w:rPr>
                <w:del w:id="742" w:author="Jonáš Gaigr2" w:date="2026-08-06T00:36:00Z"/>
                <w:rFonts w:ascii="Times New Roman" w:hAnsi="Times New Roman" w:cs="Times New Roman"/>
                <w:sz w:val="20"/>
                <w:szCs w:val="20"/>
              </w:rPr>
            </w:pPr>
            <w:del w:id="743"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pouze jednu </w:delText>
              </w:r>
              <w:r w:rsidR="00904322" w:rsidDel="00AE45FD">
                <w:rPr>
                  <w:rFonts w:ascii="Times New Roman" w:hAnsi="Times New Roman" w:cs="Times New Roman"/>
                  <w:sz w:val="20"/>
                  <w:szCs w:val="20"/>
                </w:rPr>
                <w:delText>DP</w:delText>
              </w:r>
            </w:del>
          </w:p>
        </w:tc>
        <w:tc>
          <w:tcPr>
            <w:tcW w:w="1134" w:type="dxa"/>
            <w:vAlign w:val="center"/>
          </w:tcPr>
          <w:p w14:paraId="137047EB" w14:textId="128B0A9F" w:rsidR="00ED1EFF" w:rsidRPr="00B0316A" w:rsidDel="00AE45FD" w:rsidRDefault="00ED1EFF" w:rsidP="00D93A14">
            <w:pPr>
              <w:spacing w:before="60" w:after="60"/>
              <w:jc w:val="center"/>
              <w:rPr>
                <w:del w:id="744" w:author="Jonáš Gaigr2" w:date="2026-08-06T00:36:00Z"/>
                <w:rFonts w:ascii="Times New Roman" w:hAnsi="Times New Roman" w:cs="Times New Roman"/>
                <w:sz w:val="20"/>
                <w:szCs w:val="20"/>
                <w:lang w:val="en-US"/>
              </w:rPr>
            </w:pPr>
            <w:del w:id="745" w:author="Jonáš Gaigr2" w:date="2026-08-06T00:36:00Z">
              <w:r w:rsidRPr="00B0316A" w:rsidDel="00AE45FD">
                <w:rPr>
                  <w:rFonts w:ascii="Times New Roman" w:hAnsi="Times New Roman" w:cs="Times New Roman"/>
                  <w:sz w:val="20"/>
                  <w:szCs w:val="20"/>
                  <w:lang w:val="en-US"/>
                </w:rPr>
                <w:delText xml:space="preserve"> </w:delText>
              </w:r>
              <w:r w:rsidRPr="00B0316A" w:rsidDel="00AE45FD">
                <w:rPr>
                  <w:rFonts w:ascii="Times New Roman" w:hAnsi="Times New Roman" w:cs="Times New Roman"/>
                  <w:sz w:val="20"/>
                  <w:szCs w:val="20"/>
                </w:rPr>
                <w:delText xml:space="preserve">0 % </w:delText>
              </w:r>
            </w:del>
          </w:p>
        </w:tc>
        <w:tc>
          <w:tcPr>
            <w:tcW w:w="4253" w:type="dxa"/>
            <w:vAlign w:val="center"/>
          </w:tcPr>
          <w:p w14:paraId="5583BD0A" w14:textId="5F563439" w:rsidR="00ED1EFF" w:rsidRPr="00B0316A" w:rsidDel="00AE45FD" w:rsidRDefault="00ED1EFF" w:rsidP="00D43015">
            <w:pPr>
              <w:spacing w:before="60" w:after="60"/>
              <w:rPr>
                <w:del w:id="746" w:author="Jonáš Gaigr2" w:date="2026-08-06T00:36:00Z"/>
                <w:rFonts w:ascii="Times New Roman" w:hAnsi="Times New Roman" w:cs="Times New Roman"/>
                <w:sz w:val="20"/>
                <w:szCs w:val="20"/>
              </w:rPr>
            </w:pPr>
            <w:del w:id="747" w:author="Jonáš Gaigr2" w:date="2026-08-06T00:36:00Z">
              <w:r w:rsidRPr="00B0316A" w:rsidDel="00AE45FD">
                <w:rPr>
                  <w:rFonts w:ascii="Times New Roman" w:hAnsi="Times New Roman" w:cs="Times New Roman"/>
                  <w:sz w:val="20"/>
                  <w:szCs w:val="24"/>
                </w:rPr>
                <w:delText xml:space="preserve">pokles hodnoty aktuálního odhadu početnosti (0–4) oproti </w:delText>
              </w:r>
              <w:r w:rsidR="00D43015" w:rsidDel="00AE45FD">
                <w:rPr>
                  <w:rFonts w:ascii="Times New Roman" w:hAnsi="Times New Roman" w:cs="Times New Roman"/>
                  <w:sz w:val="20"/>
                  <w:szCs w:val="24"/>
                </w:rPr>
                <w:delText>referenční hodnotě</w:delText>
              </w:r>
              <w:r w:rsidRPr="00B0316A" w:rsidDel="00AE45FD">
                <w:rPr>
                  <w:rFonts w:ascii="Times New Roman" w:hAnsi="Times New Roman" w:cs="Times New Roman"/>
                  <w:sz w:val="20"/>
                  <w:szCs w:val="24"/>
                </w:rPr>
                <w:delText xml:space="preserve"> o více než jedna</w:delText>
              </w:r>
            </w:del>
          </w:p>
        </w:tc>
        <w:tc>
          <w:tcPr>
            <w:tcW w:w="1417" w:type="dxa"/>
            <w:vAlign w:val="center"/>
          </w:tcPr>
          <w:p w14:paraId="39F80B17" w14:textId="2A99F4E1" w:rsidR="00ED1EFF" w:rsidRPr="00B0316A" w:rsidDel="00AE45FD" w:rsidRDefault="00ED1EFF" w:rsidP="00D84255">
            <w:pPr>
              <w:spacing w:before="60" w:after="60"/>
              <w:rPr>
                <w:del w:id="748" w:author="Jonáš Gaigr2" w:date="2026-08-06T00:36:00Z"/>
                <w:rFonts w:ascii="Times New Roman" w:hAnsi="Times New Roman" w:cs="Times New Roman"/>
                <w:sz w:val="20"/>
                <w:szCs w:val="20"/>
              </w:rPr>
            </w:pPr>
            <w:del w:id="749" w:author="Jonáš Gaigr2" w:date="2026-08-06T00:36:00Z">
              <w:r w:rsidDel="00AE45FD">
                <w:rPr>
                  <w:rFonts w:ascii="Times New Roman" w:hAnsi="Times New Roman" w:cs="Times New Roman"/>
                  <w:sz w:val="20"/>
                  <w:szCs w:val="20"/>
                </w:rPr>
                <w:delText xml:space="preserve">daný rok a </w:delText>
              </w:r>
              <w:r w:rsidR="00D84255" w:rsidDel="00AE45FD">
                <w:rPr>
                  <w:rFonts w:ascii="Times New Roman" w:hAnsi="Times New Roman" w:cs="Times New Roman"/>
                  <w:sz w:val="20"/>
                  <w:szCs w:val="20"/>
                </w:rPr>
                <w:delText>referenční hodnota</w:delText>
              </w:r>
            </w:del>
          </w:p>
        </w:tc>
      </w:tr>
      <w:tr w:rsidR="00ED1EFF" w:rsidRPr="00B0316A" w:rsidDel="00AE45FD" w14:paraId="5642A791" w14:textId="2030FF63" w:rsidTr="00D93A14">
        <w:trPr>
          <w:trHeight w:val="397"/>
          <w:del w:id="750" w:author="Jonáš Gaigr2" w:date="2026-08-06T00:36:00Z"/>
        </w:trPr>
        <w:tc>
          <w:tcPr>
            <w:tcW w:w="2268" w:type="dxa"/>
            <w:vAlign w:val="center"/>
          </w:tcPr>
          <w:p w14:paraId="324A644E" w14:textId="5AEB82A7" w:rsidR="00ED1EFF" w:rsidRPr="00B0316A" w:rsidDel="00AE45FD" w:rsidRDefault="00492727" w:rsidP="00D93A14">
            <w:pPr>
              <w:spacing w:before="60" w:after="60"/>
              <w:rPr>
                <w:del w:id="751" w:author="Jonáš Gaigr2" w:date="2026-08-06T00:36:00Z"/>
                <w:rFonts w:ascii="Times New Roman" w:hAnsi="Times New Roman" w:cs="Times New Roman"/>
                <w:sz w:val="20"/>
                <w:szCs w:val="20"/>
              </w:rPr>
            </w:pPr>
            <w:del w:id="752"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2–10 </w:delText>
              </w:r>
              <w:r w:rsidR="00904322" w:rsidDel="00AE45FD">
                <w:rPr>
                  <w:rFonts w:ascii="Times New Roman" w:hAnsi="Times New Roman" w:cs="Times New Roman"/>
                  <w:sz w:val="20"/>
                  <w:szCs w:val="20"/>
                </w:rPr>
                <w:delText>DP</w:delText>
              </w:r>
            </w:del>
          </w:p>
        </w:tc>
        <w:tc>
          <w:tcPr>
            <w:tcW w:w="1134" w:type="dxa"/>
            <w:vAlign w:val="center"/>
          </w:tcPr>
          <w:p w14:paraId="6AF6D747" w14:textId="7FF0DB2B" w:rsidR="00ED1EFF" w:rsidRPr="00B0316A" w:rsidDel="00AE45FD" w:rsidRDefault="00ED1EFF" w:rsidP="00D93A14">
            <w:pPr>
              <w:spacing w:before="60" w:after="60"/>
              <w:jc w:val="center"/>
              <w:rPr>
                <w:del w:id="753" w:author="Jonáš Gaigr2" w:date="2026-08-06T00:36:00Z"/>
                <w:rFonts w:ascii="Times New Roman" w:hAnsi="Times New Roman" w:cs="Times New Roman"/>
                <w:sz w:val="20"/>
                <w:szCs w:val="20"/>
                <w:lang w:val="en-US"/>
              </w:rPr>
            </w:pPr>
            <w:del w:id="754" w:author="Jonáš Gaigr2" w:date="2026-08-06T00:36:00Z">
              <w:r w:rsidDel="00AE45FD">
                <w:rPr>
                  <w:rFonts w:ascii="Times New Roman" w:hAnsi="Times New Roman" w:cs="Times New Roman"/>
                  <w:sz w:val="20"/>
                  <w:szCs w:val="20"/>
                  <w:lang w:val="en-US"/>
                </w:rPr>
                <w:delText>≤</w:delText>
              </w:r>
              <w:r w:rsidRPr="00B0316A" w:rsidDel="00AE45FD">
                <w:rPr>
                  <w:rFonts w:ascii="Times New Roman" w:hAnsi="Times New Roman" w:cs="Times New Roman"/>
                  <w:sz w:val="20"/>
                  <w:szCs w:val="20"/>
                  <w:lang w:val="en-US"/>
                </w:rPr>
                <w:delText xml:space="preserve"> </w:delText>
              </w:r>
              <w:r w:rsidRPr="00B0316A" w:rsidDel="00AE45FD">
                <w:rPr>
                  <w:rFonts w:ascii="Times New Roman" w:hAnsi="Times New Roman" w:cs="Times New Roman"/>
                  <w:sz w:val="20"/>
                  <w:szCs w:val="20"/>
                </w:rPr>
                <w:delText>50 %</w:delText>
              </w:r>
            </w:del>
          </w:p>
        </w:tc>
        <w:tc>
          <w:tcPr>
            <w:tcW w:w="4253" w:type="dxa"/>
            <w:vAlign w:val="center"/>
          </w:tcPr>
          <w:p w14:paraId="1AADC1EC" w14:textId="11CA0D6E" w:rsidR="00ED1EFF" w:rsidRPr="00B0316A" w:rsidDel="00AE45FD" w:rsidRDefault="00ED1EFF" w:rsidP="00D43015">
            <w:pPr>
              <w:spacing w:before="60" w:after="60"/>
              <w:rPr>
                <w:del w:id="755" w:author="Jonáš Gaigr2" w:date="2026-08-06T00:36:00Z"/>
                <w:rFonts w:ascii="Times New Roman" w:hAnsi="Times New Roman" w:cs="Times New Roman"/>
                <w:sz w:val="20"/>
                <w:szCs w:val="20"/>
              </w:rPr>
            </w:pPr>
            <w:del w:id="756" w:author="Jonáš Gaigr2" w:date="2026-08-06T00:36:00Z">
              <w:r w:rsidRPr="00B0316A" w:rsidDel="00AE45FD">
                <w:rPr>
                  <w:rFonts w:ascii="Times New Roman" w:hAnsi="Times New Roman" w:cs="Times New Roman"/>
                  <w:sz w:val="20"/>
                  <w:szCs w:val="20"/>
                </w:rPr>
                <w:delText xml:space="preserve">podíl </w:delText>
              </w:r>
              <w:r w:rsidR="00904322" w:rsidDel="00AE45FD">
                <w:rPr>
                  <w:rFonts w:ascii="Times New Roman" w:hAnsi="Times New Roman" w:cs="Times New Roman"/>
                  <w:sz w:val="20"/>
                  <w:szCs w:val="20"/>
                </w:rPr>
                <w:delText>DP</w:delText>
              </w:r>
              <w:r w:rsidRPr="00B0316A" w:rsidDel="00AE45FD">
                <w:rPr>
                  <w:rFonts w:ascii="Times New Roman" w:hAnsi="Times New Roman" w:cs="Times New Roman"/>
                  <w:sz w:val="20"/>
                  <w:szCs w:val="24"/>
                </w:rPr>
                <w:delText>, u kterých hodnota aktuálního odhadu početnosti (0–</w:delText>
              </w:r>
              <w:r w:rsidDel="00AE45FD">
                <w:rPr>
                  <w:rFonts w:ascii="Times New Roman" w:hAnsi="Times New Roman" w:cs="Times New Roman"/>
                  <w:sz w:val="20"/>
                  <w:szCs w:val="24"/>
                </w:rPr>
                <w:delText>5</w:delText>
              </w:r>
              <w:r w:rsidRPr="00B0316A" w:rsidDel="00AE45FD">
                <w:rPr>
                  <w:rFonts w:ascii="Times New Roman" w:hAnsi="Times New Roman" w:cs="Times New Roman"/>
                  <w:sz w:val="20"/>
                  <w:szCs w:val="24"/>
                </w:rPr>
                <w:delText xml:space="preserve">) poklesla oproti </w:delText>
              </w:r>
              <w:r w:rsidR="00D43015" w:rsidDel="00AE45FD">
                <w:rPr>
                  <w:rFonts w:ascii="Times New Roman" w:hAnsi="Times New Roman" w:cs="Times New Roman"/>
                  <w:sz w:val="20"/>
                  <w:szCs w:val="24"/>
                </w:rPr>
                <w:delText>referenční hodnotě</w:delText>
              </w:r>
              <w:r w:rsidR="00D43015" w:rsidRPr="00B0316A" w:rsidDel="00AE45FD">
                <w:rPr>
                  <w:rFonts w:ascii="Times New Roman" w:hAnsi="Times New Roman" w:cs="Times New Roman"/>
                  <w:sz w:val="20"/>
                  <w:szCs w:val="24"/>
                </w:rPr>
                <w:delText xml:space="preserve"> o více než jedna</w:delText>
              </w:r>
              <w:r w:rsidRPr="00B0316A" w:rsidDel="00AE45FD">
                <w:rPr>
                  <w:rFonts w:ascii="Times New Roman" w:hAnsi="Times New Roman" w:cs="Times New Roman"/>
                  <w:sz w:val="20"/>
                  <w:szCs w:val="24"/>
                </w:rPr>
                <w:delText xml:space="preserve">, k celkovému počtu </w:delText>
              </w:r>
              <w:r w:rsidR="00904322" w:rsidDel="00AE45FD">
                <w:rPr>
                  <w:rFonts w:ascii="Times New Roman" w:hAnsi="Times New Roman" w:cs="Times New Roman"/>
                  <w:sz w:val="20"/>
                  <w:szCs w:val="24"/>
                </w:rPr>
                <w:delText>DP</w:delText>
              </w:r>
              <w:r w:rsidRPr="00B0316A" w:rsidDel="00AE45FD">
                <w:rPr>
                  <w:rFonts w:ascii="Times New Roman" w:hAnsi="Times New Roman" w:cs="Times New Roman"/>
                  <w:sz w:val="20"/>
                  <w:szCs w:val="24"/>
                </w:rPr>
                <w:delText xml:space="preserve"> v rámci EVL</w:delText>
              </w:r>
            </w:del>
          </w:p>
        </w:tc>
        <w:tc>
          <w:tcPr>
            <w:tcW w:w="1417" w:type="dxa"/>
            <w:vAlign w:val="center"/>
          </w:tcPr>
          <w:p w14:paraId="16F5296B" w14:textId="0F71EA2A" w:rsidR="00ED1EFF" w:rsidRPr="00B0316A" w:rsidDel="00AE45FD" w:rsidRDefault="00ED1EFF" w:rsidP="00D93A14">
            <w:pPr>
              <w:spacing w:before="60" w:after="60"/>
              <w:rPr>
                <w:del w:id="757" w:author="Jonáš Gaigr2" w:date="2026-08-06T00:36:00Z"/>
                <w:rFonts w:ascii="Times New Roman" w:hAnsi="Times New Roman" w:cs="Times New Roman"/>
                <w:sz w:val="20"/>
                <w:szCs w:val="20"/>
              </w:rPr>
            </w:pPr>
            <w:del w:id="758" w:author="Jonáš Gaigr2" w:date="2026-08-06T00:36:00Z">
              <w:r w:rsidRPr="00B0316A" w:rsidDel="00AE45FD">
                <w:rPr>
                  <w:rFonts w:ascii="Times New Roman" w:hAnsi="Times New Roman" w:cs="Times New Roman"/>
                  <w:sz w:val="20"/>
                  <w:szCs w:val="20"/>
                </w:rPr>
                <w:delText>dtto</w:delText>
              </w:r>
            </w:del>
          </w:p>
        </w:tc>
      </w:tr>
      <w:tr w:rsidR="00ED1EFF" w:rsidRPr="00B0316A" w:rsidDel="00AE45FD" w14:paraId="642E61A2" w14:textId="3254C545" w:rsidTr="00D93A14">
        <w:trPr>
          <w:trHeight w:val="397"/>
          <w:del w:id="759" w:author="Jonáš Gaigr2" w:date="2026-08-06T00:36:00Z"/>
        </w:trPr>
        <w:tc>
          <w:tcPr>
            <w:tcW w:w="2268" w:type="dxa"/>
            <w:vAlign w:val="center"/>
          </w:tcPr>
          <w:p w14:paraId="56233A45" w14:textId="2B6E37B2" w:rsidR="00ED1EFF" w:rsidRPr="00B0316A" w:rsidDel="00AE45FD" w:rsidRDefault="00492727" w:rsidP="00D93A14">
            <w:pPr>
              <w:spacing w:before="60" w:after="60"/>
              <w:rPr>
                <w:del w:id="760" w:author="Jonáš Gaigr2" w:date="2026-08-06T00:36:00Z"/>
                <w:rFonts w:ascii="Times New Roman" w:hAnsi="Times New Roman" w:cs="Times New Roman"/>
                <w:sz w:val="20"/>
                <w:szCs w:val="20"/>
              </w:rPr>
            </w:pPr>
            <w:del w:id="761"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více než 10 </w:delText>
              </w:r>
              <w:r w:rsidR="00904322" w:rsidDel="00AE45FD">
                <w:rPr>
                  <w:rFonts w:ascii="Times New Roman" w:hAnsi="Times New Roman" w:cs="Times New Roman"/>
                  <w:sz w:val="20"/>
                  <w:szCs w:val="20"/>
                </w:rPr>
                <w:delText>DP</w:delText>
              </w:r>
            </w:del>
          </w:p>
        </w:tc>
        <w:tc>
          <w:tcPr>
            <w:tcW w:w="1134" w:type="dxa"/>
            <w:vAlign w:val="center"/>
          </w:tcPr>
          <w:p w14:paraId="207F45AE" w14:textId="6ED90CBD" w:rsidR="00ED1EFF" w:rsidRPr="00B0316A" w:rsidDel="00AE45FD" w:rsidRDefault="00D43015" w:rsidP="00D93A14">
            <w:pPr>
              <w:spacing w:before="60" w:after="60"/>
              <w:jc w:val="center"/>
              <w:rPr>
                <w:del w:id="762" w:author="Jonáš Gaigr2" w:date="2026-08-06T00:36:00Z"/>
                <w:rFonts w:ascii="Times New Roman" w:hAnsi="Times New Roman" w:cs="Times New Roman"/>
                <w:sz w:val="20"/>
                <w:szCs w:val="20"/>
                <w:lang w:val="en-US"/>
              </w:rPr>
            </w:pPr>
            <w:del w:id="763" w:author="Jonáš Gaigr2" w:date="2026-08-06T00:36:00Z">
              <w:r w:rsidDel="00AE45FD">
                <w:rPr>
                  <w:rFonts w:ascii="Times New Roman" w:hAnsi="Times New Roman" w:cs="Times New Roman"/>
                  <w:sz w:val="20"/>
                  <w:szCs w:val="20"/>
                  <w:lang w:val="en-US"/>
                </w:rPr>
                <w:delText>≤</w:delText>
              </w:r>
              <w:r w:rsidRPr="00B0316A" w:rsidDel="00AE45FD">
                <w:rPr>
                  <w:rFonts w:ascii="Times New Roman" w:hAnsi="Times New Roman" w:cs="Times New Roman"/>
                  <w:sz w:val="20"/>
                  <w:szCs w:val="20"/>
                  <w:lang w:val="en-US"/>
                </w:rPr>
                <w:delText xml:space="preserve"> </w:delText>
              </w:r>
              <w:r w:rsidRPr="00B0316A" w:rsidDel="00AE45FD">
                <w:rPr>
                  <w:rFonts w:ascii="Times New Roman" w:hAnsi="Times New Roman" w:cs="Times New Roman"/>
                  <w:sz w:val="20"/>
                  <w:szCs w:val="20"/>
                </w:rPr>
                <w:delText>50 %</w:delText>
              </w:r>
            </w:del>
          </w:p>
        </w:tc>
        <w:tc>
          <w:tcPr>
            <w:tcW w:w="4253" w:type="dxa"/>
            <w:vAlign w:val="center"/>
          </w:tcPr>
          <w:p w14:paraId="4DA0EB2B" w14:textId="3DAE84CD" w:rsidR="00ED1EFF" w:rsidRPr="00B0316A" w:rsidDel="00AE45FD" w:rsidRDefault="00ED1EFF" w:rsidP="00D93A14">
            <w:pPr>
              <w:spacing w:before="60" w:after="60"/>
              <w:rPr>
                <w:del w:id="764" w:author="Jonáš Gaigr2" w:date="2026-08-06T00:36:00Z"/>
                <w:rFonts w:ascii="Times New Roman" w:hAnsi="Times New Roman" w:cs="Times New Roman"/>
                <w:sz w:val="20"/>
                <w:szCs w:val="20"/>
              </w:rPr>
            </w:pPr>
            <w:del w:id="765" w:author="Jonáš Gaigr2" w:date="2026-08-06T00:36:00Z">
              <w:r w:rsidRPr="00B0316A" w:rsidDel="00AE45FD">
                <w:rPr>
                  <w:rFonts w:ascii="Times New Roman" w:hAnsi="Times New Roman" w:cs="Times New Roman"/>
                  <w:sz w:val="20"/>
                  <w:szCs w:val="20"/>
                </w:rPr>
                <w:delText xml:space="preserve">podíl </w:delText>
              </w:r>
              <w:r w:rsidR="00904322" w:rsidDel="00AE45FD">
                <w:rPr>
                  <w:rFonts w:ascii="Times New Roman" w:hAnsi="Times New Roman" w:cs="Times New Roman"/>
                  <w:sz w:val="20"/>
                  <w:szCs w:val="20"/>
                </w:rPr>
                <w:delText>DP</w:delText>
              </w:r>
              <w:r w:rsidRPr="00B0316A" w:rsidDel="00AE45FD">
                <w:rPr>
                  <w:rFonts w:ascii="Times New Roman" w:hAnsi="Times New Roman" w:cs="Times New Roman"/>
                  <w:sz w:val="20"/>
                  <w:szCs w:val="24"/>
                </w:rPr>
                <w:delText>, u kterých hodnota aktuálního odhadu početnosti (0–</w:delText>
              </w:r>
              <w:r w:rsidDel="00AE45FD">
                <w:rPr>
                  <w:rFonts w:ascii="Times New Roman" w:hAnsi="Times New Roman" w:cs="Times New Roman"/>
                  <w:sz w:val="20"/>
                  <w:szCs w:val="24"/>
                </w:rPr>
                <w:delText>5</w:delText>
              </w:r>
              <w:r w:rsidRPr="00B0316A" w:rsidDel="00AE45FD">
                <w:rPr>
                  <w:rFonts w:ascii="Times New Roman" w:hAnsi="Times New Roman" w:cs="Times New Roman"/>
                  <w:sz w:val="20"/>
                  <w:szCs w:val="24"/>
                </w:rPr>
                <w:delText xml:space="preserve">) poklesla oproti </w:delText>
              </w:r>
              <w:r w:rsidR="00D43015" w:rsidRPr="00B0316A" w:rsidDel="00AE45FD">
                <w:rPr>
                  <w:rFonts w:ascii="Times New Roman" w:hAnsi="Times New Roman" w:cs="Times New Roman"/>
                  <w:sz w:val="20"/>
                  <w:szCs w:val="24"/>
                </w:rPr>
                <w:delText xml:space="preserve">oproti </w:delText>
              </w:r>
              <w:r w:rsidR="00D43015" w:rsidDel="00AE45FD">
                <w:rPr>
                  <w:rFonts w:ascii="Times New Roman" w:hAnsi="Times New Roman" w:cs="Times New Roman"/>
                  <w:sz w:val="20"/>
                  <w:szCs w:val="24"/>
                </w:rPr>
                <w:delText>referenční hodnotě</w:delText>
              </w:r>
              <w:r w:rsidR="00D43015" w:rsidRPr="00B0316A" w:rsidDel="00AE45FD">
                <w:rPr>
                  <w:rFonts w:ascii="Times New Roman" w:hAnsi="Times New Roman" w:cs="Times New Roman"/>
                  <w:sz w:val="20"/>
                  <w:szCs w:val="24"/>
                </w:rPr>
                <w:delText xml:space="preserve"> o více než jedna</w:delText>
              </w:r>
              <w:r w:rsidRPr="00B0316A" w:rsidDel="00AE45FD">
                <w:rPr>
                  <w:rFonts w:ascii="Times New Roman" w:hAnsi="Times New Roman" w:cs="Times New Roman"/>
                  <w:sz w:val="20"/>
                  <w:szCs w:val="24"/>
                </w:rPr>
                <w:delText xml:space="preserve">, k celkovému počtu </w:delText>
              </w:r>
              <w:r w:rsidR="00904322" w:rsidDel="00AE45FD">
                <w:rPr>
                  <w:rFonts w:ascii="Times New Roman" w:hAnsi="Times New Roman" w:cs="Times New Roman"/>
                  <w:sz w:val="20"/>
                  <w:szCs w:val="24"/>
                </w:rPr>
                <w:delText>DP</w:delText>
              </w:r>
              <w:r w:rsidRPr="00B0316A" w:rsidDel="00AE45FD">
                <w:rPr>
                  <w:rFonts w:ascii="Times New Roman" w:hAnsi="Times New Roman" w:cs="Times New Roman"/>
                  <w:sz w:val="20"/>
                  <w:szCs w:val="24"/>
                </w:rPr>
                <w:delText xml:space="preserve"> v rámci EVL</w:delText>
              </w:r>
            </w:del>
          </w:p>
        </w:tc>
        <w:tc>
          <w:tcPr>
            <w:tcW w:w="1417" w:type="dxa"/>
            <w:vAlign w:val="center"/>
          </w:tcPr>
          <w:p w14:paraId="316AAAFC" w14:textId="6B29815D" w:rsidR="00ED1EFF" w:rsidRPr="00B0316A" w:rsidDel="00AE45FD" w:rsidRDefault="00ED1EFF" w:rsidP="00D93A14">
            <w:pPr>
              <w:spacing w:before="60" w:after="60"/>
              <w:rPr>
                <w:del w:id="766" w:author="Jonáš Gaigr2" w:date="2026-08-06T00:36:00Z"/>
                <w:rFonts w:ascii="Times New Roman" w:hAnsi="Times New Roman" w:cs="Times New Roman"/>
                <w:sz w:val="20"/>
                <w:szCs w:val="20"/>
              </w:rPr>
            </w:pPr>
            <w:del w:id="767" w:author="Jonáš Gaigr2" w:date="2026-08-06T00:36:00Z">
              <w:r w:rsidRPr="00B0316A" w:rsidDel="00AE45FD">
                <w:rPr>
                  <w:rFonts w:ascii="Times New Roman" w:hAnsi="Times New Roman" w:cs="Times New Roman"/>
                  <w:sz w:val="20"/>
                  <w:szCs w:val="20"/>
                </w:rPr>
                <w:delText>dtto</w:delText>
              </w:r>
            </w:del>
          </w:p>
        </w:tc>
      </w:tr>
      <w:tr w:rsidR="00ED1EFF" w:rsidRPr="00B0316A" w:rsidDel="00AE45FD" w14:paraId="40C6F153" w14:textId="792EADC7" w:rsidTr="00D93A14">
        <w:trPr>
          <w:trHeight w:val="397"/>
          <w:del w:id="768" w:author="Jonáš Gaigr2" w:date="2026-08-06T00:36:00Z"/>
        </w:trPr>
        <w:tc>
          <w:tcPr>
            <w:tcW w:w="9072" w:type="dxa"/>
            <w:gridSpan w:val="4"/>
            <w:vAlign w:val="center"/>
          </w:tcPr>
          <w:p w14:paraId="626466C1" w14:textId="7920C4E6" w:rsidR="00ED1EFF" w:rsidRPr="00B0316A" w:rsidDel="00AE45FD" w:rsidRDefault="00ED1EFF" w:rsidP="0029111A">
            <w:pPr>
              <w:spacing w:before="60" w:after="60"/>
              <w:rPr>
                <w:del w:id="769" w:author="Jonáš Gaigr2" w:date="2026-08-06T00:36:00Z"/>
                <w:rFonts w:ascii="Times New Roman" w:hAnsi="Times New Roman" w:cs="Times New Roman"/>
                <w:b/>
                <w:i/>
                <w:sz w:val="20"/>
                <w:szCs w:val="20"/>
              </w:rPr>
            </w:pPr>
            <w:del w:id="770" w:author="Jonáš Gaigr2" w:date="2026-08-06T00:36:00Z">
              <w:r w:rsidRPr="00B0316A" w:rsidDel="00AE45FD">
                <w:rPr>
                  <w:rFonts w:ascii="Times New Roman" w:hAnsi="Times New Roman" w:cs="Times New Roman"/>
                  <w:b/>
                  <w:i/>
                  <w:sz w:val="20"/>
                  <w:szCs w:val="20"/>
                </w:rPr>
                <w:delText xml:space="preserve">Zaznamenání reprodukce – vývojových stádií </w:delText>
              </w:r>
            </w:del>
          </w:p>
        </w:tc>
      </w:tr>
      <w:tr w:rsidR="00ED1EFF" w:rsidRPr="00B0316A" w:rsidDel="00AE45FD" w14:paraId="3983D139" w14:textId="2BEE147A" w:rsidTr="00D93A14">
        <w:trPr>
          <w:trHeight w:val="397"/>
          <w:del w:id="771" w:author="Jonáš Gaigr2" w:date="2026-08-06T00:36:00Z"/>
        </w:trPr>
        <w:tc>
          <w:tcPr>
            <w:tcW w:w="2268" w:type="dxa"/>
            <w:vAlign w:val="center"/>
          </w:tcPr>
          <w:p w14:paraId="2B24D69E" w14:textId="55104BB1" w:rsidR="00ED1EFF" w:rsidRPr="00B0316A" w:rsidDel="00AE45FD" w:rsidRDefault="00492727" w:rsidP="00D93A14">
            <w:pPr>
              <w:spacing w:before="60" w:after="60"/>
              <w:rPr>
                <w:del w:id="772" w:author="Jonáš Gaigr2" w:date="2026-08-06T00:36:00Z"/>
                <w:rFonts w:ascii="Times New Roman" w:hAnsi="Times New Roman" w:cs="Times New Roman"/>
                <w:sz w:val="20"/>
                <w:szCs w:val="20"/>
              </w:rPr>
            </w:pPr>
            <w:del w:id="773"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pouze jednu </w:delText>
              </w:r>
              <w:r w:rsidR="00904322" w:rsidDel="00AE45FD">
                <w:rPr>
                  <w:rFonts w:ascii="Times New Roman" w:hAnsi="Times New Roman" w:cs="Times New Roman"/>
                  <w:sz w:val="20"/>
                  <w:szCs w:val="20"/>
                </w:rPr>
                <w:delText>DP</w:delText>
              </w:r>
            </w:del>
          </w:p>
        </w:tc>
        <w:tc>
          <w:tcPr>
            <w:tcW w:w="1134" w:type="dxa"/>
            <w:vAlign w:val="center"/>
          </w:tcPr>
          <w:p w14:paraId="3F4A4098" w14:textId="6D34A0AC" w:rsidR="00ED1EFF" w:rsidRPr="00B0316A" w:rsidDel="00AE45FD" w:rsidRDefault="00ED1EFF" w:rsidP="00D93A14">
            <w:pPr>
              <w:spacing w:before="60" w:after="60"/>
              <w:jc w:val="center"/>
              <w:rPr>
                <w:del w:id="774" w:author="Jonáš Gaigr2" w:date="2026-08-06T00:36:00Z"/>
                <w:rFonts w:ascii="Times New Roman" w:hAnsi="Times New Roman" w:cs="Times New Roman"/>
                <w:sz w:val="20"/>
                <w:szCs w:val="20"/>
              </w:rPr>
            </w:pPr>
            <w:del w:id="775" w:author="Jonáš Gaigr2" w:date="2026-08-06T00:36:00Z">
              <w:r w:rsidRPr="00B0316A" w:rsidDel="00AE45FD">
                <w:rPr>
                  <w:rFonts w:ascii="Times New Roman" w:hAnsi="Times New Roman" w:cs="Times New Roman"/>
                  <w:sz w:val="20"/>
                  <w:szCs w:val="20"/>
                </w:rPr>
                <w:delText>100 %</w:delText>
              </w:r>
            </w:del>
          </w:p>
        </w:tc>
        <w:tc>
          <w:tcPr>
            <w:tcW w:w="4253" w:type="dxa"/>
            <w:vAlign w:val="center"/>
          </w:tcPr>
          <w:p w14:paraId="1E9CCEDA" w14:textId="3BADAE84" w:rsidR="00ED1EFF" w:rsidRPr="00B0316A" w:rsidDel="00AE45FD" w:rsidRDefault="00ED1EFF" w:rsidP="00D93A14">
            <w:pPr>
              <w:spacing w:before="60" w:after="60"/>
              <w:rPr>
                <w:del w:id="776" w:author="Jonáš Gaigr2" w:date="2026-08-06T00:36:00Z"/>
                <w:rFonts w:ascii="Times New Roman" w:hAnsi="Times New Roman" w:cs="Times New Roman"/>
                <w:sz w:val="20"/>
                <w:szCs w:val="20"/>
              </w:rPr>
            </w:pPr>
            <w:del w:id="777" w:author="Jonáš Gaigr2" w:date="2026-08-06T00:36:00Z">
              <w:r w:rsidRPr="00B0316A" w:rsidDel="00AE45FD">
                <w:rPr>
                  <w:rFonts w:ascii="Times New Roman" w:hAnsi="Times New Roman" w:cs="Times New Roman"/>
                  <w:sz w:val="20"/>
                  <w:szCs w:val="20"/>
                </w:rPr>
                <w:delText xml:space="preserve">prokázaná reprodukce na </w:delText>
              </w:r>
              <w:r w:rsidR="00904322" w:rsidDel="00AE45FD">
                <w:rPr>
                  <w:rFonts w:ascii="Times New Roman" w:hAnsi="Times New Roman" w:cs="Times New Roman"/>
                  <w:sz w:val="20"/>
                  <w:szCs w:val="20"/>
                </w:rPr>
                <w:delText>DP</w:delText>
              </w:r>
              <w:r w:rsidRPr="00B0316A" w:rsidDel="00AE45FD">
                <w:rPr>
                  <w:rFonts w:ascii="Times New Roman" w:hAnsi="Times New Roman" w:cs="Times New Roman"/>
                  <w:sz w:val="20"/>
                  <w:szCs w:val="20"/>
                </w:rPr>
                <w:delText xml:space="preserve"> v daném roce </w:delText>
              </w:r>
            </w:del>
          </w:p>
        </w:tc>
        <w:tc>
          <w:tcPr>
            <w:tcW w:w="1417" w:type="dxa"/>
            <w:vAlign w:val="center"/>
          </w:tcPr>
          <w:p w14:paraId="00B84D8D" w14:textId="3349A93B" w:rsidR="00ED1EFF" w:rsidRPr="00B0316A" w:rsidDel="00AE45FD" w:rsidRDefault="00ED1EFF" w:rsidP="00D93A14">
            <w:pPr>
              <w:spacing w:before="60" w:after="60"/>
              <w:rPr>
                <w:del w:id="778" w:author="Jonáš Gaigr2" w:date="2026-08-06T00:36:00Z"/>
                <w:rFonts w:ascii="Times New Roman" w:hAnsi="Times New Roman" w:cs="Times New Roman"/>
                <w:sz w:val="20"/>
                <w:szCs w:val="20"/>
              </w:rPr>
            </w:pPr>
            <w:del w:id="779" w:author="Jonáš Gaigr2" w:date="2026-08-06T00:36:00Z">
              <w:r w:rsidDel="00AE45FD">
                <w:rPr>
                  <w:rFonts w:ascii="Times New Roman" w:hAnsi="Times New Roman" w:cs="Times New Roman"/>
                  <w:sz w:val="20"/>
                  <w:szCs w:val="20"/>
                </w:rPr>
                <w:delText>daný rok a předchozí dva roky monitoringu</w:delText>
              </w:r>
            </w:del>
          </w:p>
        </w:tc>
      </w:tr>
      <w:tr w:rsidR="00ED1EFF" w:rsidRPr="00B0316A" w:rsidDel="00AE45FD" w14:paraId="6D7D0F6B" w14:textId="6869AEC0" w:rsidTr="00D93A14">
        <w:trPr>
          <w:trHeight w:val="397"/>
          <w:del w:id="780" w:author="Jonáš Gaigr2" w:date="2026-08-06T00:36:00Z"/>
        </w:trPr>
        <w:tc>
          <w:tcPr>
            <w:tcW w:w="2268" w:type="dxa"/>
            <w:vAlign w:val="center"/>
          </w:tcPr>
          <w:p w14:paraId="10FE37A0" w14:textId="011FB60F" w:rsidR="00ED1EFF" w:rsidRPr="00B0316A" w:rsidDel="00AE45FD" w:rsidRDefault="00492727" w:rsidP="00D93A14">
            <w:pPr>
              <w:spacing w:before="60" w:after="60"/>
              <w:rPr>
                <w:del w:id="781" w:author="Jonáš Gaigr2" w:date="2026-08-06T00:36:00Z"/>
                <w:rFonts w:ascii="Times New Roman" w:hAnsi="Times New Roman" w:cs="Times New Roman"/>
                <w:sz w:val="20"/>
                <w:szCs w:val="20"/>
              </w:rPr>
            </w:pPr>
            <w:del w:id="782"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2–10 </w:delText>
              </w:r>
              <w:r w:rsidR="00904322" w:rsidDel="00AE45FD">
                <w:rPr>
                  <w:rFonts w:ascii="Times New Roman" w:hAnsi="Times New Roman" w:cs="Times New Roman"/>
                  <w:sz w:val="20"/>
                  <w:szCs w:val="20"/>
                </w:rPr>
                <w:delText>DP</w:delText>
              </w:r>
            </w:del>
          </w:p>
        </w:tc>
        <w:tc>
          <w:tcPr>
            <w:tcW w:w="1134" w:type="dxa"/>
            <w:vAlign w:val="center"/>
          </w:tcPr>
          <w:p w14:paraId="03A8B1BF" w14:textId="3CDF64FF" w:rsidR="00ED1EFF" w:rsidRPr="00B0316A" w:rsidDel="00AE45FD" w:rsidRDefault="00ED1EFF" w:rsidP="00D93A14">
            <w:pPr>
              <w:spacing w:before="60" w:after="60"/>
              <w:jc w:val="center"/>
              <w:rPr>
                <w:del w:id="783" w:author="Jonáš Gaigr2" w:date="2026-08-06T00:36:00Z"/>
                <w:rFonts w:ascii="Times New Roman" w:hAnsi="Times New Roman" w:cs="Times New Roman"/>
                <w:sz w:val="20"/>
                <w:szCs w:val="20"/>
              </w:rPr>
            </w:pPr>
            <w:del w:id="784" w:author="Jonáš Gaigr2" w:date="2026-08-06T00:36:00Z">
              <w:r w:rsidRPr="00B0316A" w:rsidDel="00AE45FD">
                <w:rPr>
                  <w:rFonts w:ascii="Times New Roman" w:hAnsi="Times New Roman" w:cs="Times New Roman"/>
                  <w:sz w:val="20"/>
                  <w:szCs w:val="20"/>
                  <w:lang w:val="en-US"/>
                </w:rPr>
                <w:delText xml:space="preserve">&gt; </w:delText>
              </w:r>
              <w:r w:rsidRPr="00B0316A" w:rsidDel="00AE45FD">
                <w:rPr>
                  <w:rFonts w:ascii="Times New Roman" w:hAnsi="Times New Roman" w:cs="Times New Roman"/>
                  <w:sz w:val="20"/>
                  <w:szCs w:val="20"/>
                </w:rPr>
                <w:delText xml:space="preserve">50 % </w:delText>
              </w:r>
            </w:del>
          </w:p>
        </w:tc>
        <w:tc>
          <w:tcPr>
            <w:tcW w:w="4253" w:type="dxa"/>
            <w:vAlign w:val="center"/>
          </w:tcPr>
          <w:p w14:paraId="79B79DD6" w14:textId="5D84A026" w:rsidR="00ED1EFF" w:rsidRPr="00B0316A" w:rsidDel="00AE45FD" w:rsidRDefault="00ED1EFF" w:rsidP="00D93A14">
            <w:pPr>
              <w:spacing w:before="60" w:after="60"/>
              <w:rPr>
                <w:del w:id="785" w:author="Jonáš Gaigr2" w:date="2026-08-06T00:36:00Z"/>
                <w:rFonts w:ascii="Times New Roman" w:hAnsi="Times New Roman" w:cs="Times New Roman"/>
                <w:sz w:val="20"/>
                <w:szCs w:val="20"/>
              </w:rPr>
            </w:pPr>
            <w:del w:id="786" w:author="Jonáš Gaigr2" w:date="2026-08-06T00:36:00Z">
              <w:r w:rsidRPr="00B0316A" w:rsidDel="00AE45FD">
                <w:rPr>
                  <w:rFonts w:ascii="Times New Roman" w:hAnsi="Times New Roman" w:cs="Times New Roman"/>
                  <w:sz w:val="20"/>
                  <w:szCs w:val="20"/>
                </w:rPr>
                <w:delText xml:space="preserve">počet </w:delText>
              </w:r>
              <w:r w:rsidR="00904322" w:rsidDel="00AE45FD">
                <w:rPr>
                  <w:rFonts w:ascii="Times New Roman" w:hAnsi="Times New Roman" w:cs="Times New Roman"/>
                  <w:sz w:val="20"/>
                  <w:szCs w:val="20"/>
                </w:rPr>
                <w:delText>DP</w:delText>
              </w:r>
              <w:r w:rsidRPr="00B0316A" w:rsidDel="00AE45FD">
                <w:rPr>
                  <w:rFonts w:ascii="Times New Roman" w:hAnsi="Times New Roman" w:cs="Times New Roman"/>
                  <w:sz w:val="20"/>
                  <w:szCs w:val="20"/>
                </w:rPr>
                <w:delText xml:space="preserve"> s prokázanou reprodukcí v daném roce k celkovému počtu </w:delText>
              </w:r>
              <w:r w:rsidR="00904322" w:rsidDel="00AE45FD">
                <w:rPr>
                  <w:rFonts w:ascii="Times New Roman" w:hAnsi="Times New Roman" w:cs="Times New Roman"/>
                  <w:sz w:val="20"/>
                  <w:szCs w:val="20"/>
                </w:rPr>
                <w:delText>DP</w:delText>
              </w:r>
              <w:r w:rsidRPr="00B0316A" w:rsidDel="00AE45FD">
                <w:rPr>
                  <w:rFonts w:ascii="Times New Roman" w:hAnsi="Times New Roman" w:cs="Times New Roman"/>
                  <w:sz w:val="20"/>
                  <w:szCs w:val="20"/>
                </w:rPr>
                <w:delText xml:space="preserve"> v rámci </w:delText>
              </w:r>
              <w:r w:rsidR="00492727"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kde byla reprodukce doposud prokázána × 100 </w:delText>
              </w:r>
              <w:r w:rsidRPr="00B0316A" w:rsidDel="00AE45FD">
                <w:rPr>
                  <w:rFonts w:ascii="Times New Roman" w:hAnsi="Times New Roman" w:cs="Times New Roman"/>
                  <w:sz w:val="20"/>
                  <w:szCs w:val="20"/>
                  <w:lang w:val="en-US"/>
                </w:rPr>
                <w:delText>[</w:delText>
              </w:r>
              <w:r w:rsidRPr="00B0316A" w:rsidDel="00AE45FD">
                <w:rPr>
                  <w:rFonts w:ascii="Times New Roman" w:hAnsi="Times New Roman" w:cs="Times New Roman"/>
                  <w:sz w:val="20"/>
                  <w:szCs w:val="20"/>
                </w:rPr>
                <w:delText xml:space="preserve">%] </w:delText>
              </w:r>
            </w:del>
          </w:p>
        </w:tc>
        <w:tc>
          <w:tcPr>
            <w:tcW w:w="1417" w:type="dxa"/>
            <w:vAlign w:val="center"/>
          </w:tcPr>
          <w:p w14:paraId="142F1674" w14:textId="4400A93F" w:rsidR="00ED1EFF" w:rsidRPr="00B0316A" w:rsidDel="00AE45FD" w:rsidRDefault="00ED1EFF" w:rsidP="00D93A14">
            <w:pPr>
              <w:spacing w:before="60" w:after="60"/>
              <w:rPr>
                <w:del w:id="787" w:author="Jonáš Gaigr2" w:date="2026-08-06T00:36:00Z"/>
                <w:rFonts w:ascii="Times New Roman" w:hAnsi="Times New Roman" w:cs="Times New Roman"/>
                <w:sz w:val="20"/>
                <w:szCs w:val="20"/>
              </w:rPr>
            </w:pPr>
            <w:del w:id="788" w:author="Jonáš Gaigr2" w:date="2026-08-06T00:36:00Z">
              <w:r w:rsidRPr="00B0316A" w:rsidDel="00AE45FD">
                <w:rPr>
                  <w:rFonts w:ascii="Times New Roman" w:hAnsi="Times New Roman" w:cs="Times New Roman"/>
                  <w:sz w:val="20"/>
                  <w:szCs w:val="20"/>
                </w:rPr>
                <w:delText>dtto</w:delText>
              </w:r>
            </w:del>
          </w:p>
        </w:tc>
      </w:tr>
      <w:tr w:rsidR="00ED1EFF" w:rsidRPr="00B0316A" w:rsidDel="00AE45FD" w14:paraId="26738DD1" w14:textId="21511BC7" w:rsidTr="00D93A14">
        <w:trPr>
          <w:trHeight w:val="397"/>
          <w:del w:id="789" w:author="Jonáš Gaigr2" w:date="2026-08-06T00:36:00Z"/>
        </w:trPr>
        <w:tc>
          <w:tcPr>
            <w:tcW w:w="2268" w:type="dxa"/>
            <w:vAlign w:val="center"/>
          </w:tcPr>
          <w:p w14:paraId="71C56D4F" w14:textId="217DB64A" w:rsidR="00ED1EFF" w:rsidRPr="00B0316A" w:rsidDel="00AE45FD" w:rsidRDefault="00492727" w:rsidP="00D93A14">
            <w:pPr>
              <w:spacing w:before="60" w:after="60"/>
              <w:rPr>
                <w:del w:id="790" w:author="Jonáš Gaigr2" w:date="2026-08-06T00:36:00Z"/>
                <w:rFonts w:ascii="Times New Roman" w:hAnsi="Times New Roman" w:cs="Times New Roman"/>
                <w:sz w:val="20"/>
                <w:szCs w:val="20"/>
              </w:rPr>
            </w:pPr>
            <w:del w:id="791"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více než 10 </w:delText>
              </w:r>
              <w:r w:rsidR="00904322" w:rsidDel="00AE45FD">
                <w:rPr>
                  <w:rFonts w:ascii="Times New Roman" w:hAnsi="Times New Roman" w:cs="Times New Roman"/>
                  <w:sz w:val="20"/>
                  <w:szCs w:val="20"/>
                </w:rPr>
                <w:delText>DP</w:delText>
              </w:r>
            </w:del>
          </w:p>
        </w:tc>
        <w:tc>
          <w:tcPr>
            <w:tcW w:w="1134" w:type="dxa"/>
            <w:vAlign w:val="center"/>
          </w:tcPr>
          <w:p w14:paraId="3DFF7034" w14:textId="2C5A6466" w:rsidR="00ED1EFF" w:rsidRPr="00B0316A" w:rsidDel="00AE45FD" w:rsidRDefault="00D43015" w:rsidP="00D93A14">
            <w:pPr>
              <w:spacing w:before="60" w:after="60"/>
              <w:jc w:val="center"/>
              <w:rPr>
                <w:del w:id="792" w:author="Jonáš Gaigr2" w:date="2026-08-06T00:36:00Z"/>
                <w:rFonts w:ascii="Times New Roman" w:hAnsi="Times New Roman" w:cs="Times New Roman"/>
                <w:sz w:val="20"/>
                <w:szCs w:val="20"/>
                <w:lang w:val="en-US"/>
              </w:rPr>
            </w:pPr>
            <w:del w:id="793" w:author="Jonáš Gaigr2" w:date="2026-08-06T00:36:00Z">
              <w:r w:rsidRPr="00B0316A" w:rsidDel="00AE45FD">
                <w:rPr>
                  <w:rFonts w:ascii="Times New Roman" w:hAnsi="Times New Roman" w:cs="Times New Roman"/>
                  <w:sz w:val="20"/>
                  <w:szCs w:val="20"/>
                  <w:lang w:val="en-US"/>
                </w:rPr>
                <w:delText xml:space="preserve">&gt; </w:delText>
              </w:r>
              <w:r w:rsidRPr="00B0316A" w:rsidDel="00AE45FD">
                <w:rPr>
                  <w:rFonts w:ascii="Times New Roman" w:hAnsi="Times New Roman" w:cs="Times New Roman"/>
                  <w:sz w:val="20"/>
                  <w:szCs w:val="20"/>
                </w:rPr>
                <w:delText>50 %</w:delText>
              </w:r>
            </w:del>
          </w:p>
        </w:tc>
        <w:tc>
          <w:tcPr>
            <w:tcW w:w="4253" w:type="dxa"/>
            <w:vAlign w:val="center"/>
          </w:tcPr>
          <w:p w14:paraId="0B804227" w14:textId="78CC303D" w:rsidR="00ED1EFF" w:rsidRPr="00B0316A" w:rsidDel="00AE45FD" w:rsidRDefault="00ED1EFF" w:rsidP="00385B21">
            <w:pPr>
              <w:spacing w:before="60" w:after="60"/>
              <w:rPr>
                <w:del w:id="794" w:author="Jonáš Gaigr2" w:date="2026-08-06T00:36:00Z"/>
                <w:rFonts w:ascii="Times New Roman" w:hAnsi="Times New Roman" w:cs="Times New Roman"/>
                <w:sz w:val="20"/>
                <w:szCs w:val="20"/>
              </w:rPr>
            </w:pPr>
            <w:del w:id="795" w:author="Jonáš Gaigr2" w:date="2026-08-06T00:36:00Z">
              <w:r w:rsidRPr="00B0316A" w:rsidDel="00AE45FD">
                <w:rPr>
                  <w:rFonts w:ascii="Times New Roman" w:hAnsi="Times New Roman" w:cs="Times New Roman"/>
                  <w:sz w:val="20"/>
                  <w:szCs w:val="20"/>
                </w:rPr>
                <w:delText xml:space="preserve">počet </w:delText>
              </w:r>
              <w:r w:rsidR="00904322" w:rsidDel="00AE45FD">
                <w:rPr>
                  <w:rFonts w:ascii="Times New Roman" w:hAnsi="Times New Roman" w:cs="Times New Roman"/>
                  <w:sz w:val="20"/>
                  <w:szCs w:val="20"/>
                </w:rPr>
                <w:delText>DP</w:delText>
              </w:r>
              <w:r w:rsidRPr="00B0316A" w:rsidDel="00AE45FD">
                <w:rPr>
                  <w:rFonts w:ascii="Times New Roman" w:hAnsi="Times New Roman" w:cs="Times New Roman"/>
                  <w:sz w:val="20"/>
                  <w:szCs w:val="20"/>
                </w:rPr>
                <w:delText xml:space="preserve"> s prokázanou reprodukcí v daném roce k celkovému počtu </w:delText>
              </w:r>
              <w:r w:rsidR="00904322" w:rsidDel="00AE45FD">
                <w:rPr>
                  <w:rFonts w:ascii="Times New Roman" w:hAnsi="Times New Roman" w:cs="Times New Roman"/>
                  <w:sz w:val="20"/>
                  <w:szCs w:val="20"/>
                </w:rPr>
                <w:delText>DP</w:delText>
              </w:r>
              <w:r w:rsidRPr="00B0316A" w:rsidDel="00AE45FD">
                <w:rPr>
                  <w:rFonts w:ascii="Times New Roman" w:hAnsi="Times New Roman" w:cs="Times New Roman"/>
                  <w:sz w:val="20"/>
                  <w:szCs w:val="20"/>
                </w:rPr>
                <w:delText xml:space="preserve"> v rámci </w:delText>
              </w:r>
              <w:r w:rsidR="00492727"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kde byla reprodukce doposud prokázána × 100 </w:delText>
              </w:r>
              <w:r w:rsidRPr="00B0316A" w:rsidDel="00AE45FD">
                <w:rPr>
                  <w:rFonts w:ascii="Times New Roman" w:hAnsi="Times New Roman" w:cs="Times New Roman"/>
                  <w:sz w:val="20"/>
                  <w:szCs w:val="20"/>
                  <w:lang w:val="en-US"/>
                </w:rPr>
                <w:delText>[</w:delText>
              </w:r>
              <w:r w:rsidRPr="00B0316A" w:rsidDel="00AE45FD">
                <w:rPr>
                  <w:rFonts w:ascii="Times New Roman" w:hAnsi="Times New Roman" w:cs="Times New Roman"/>
                  <w:sz w:val="20"/>
                  <w:szCs w:val="20"/>
                </w:rPr>
                <w:delText>%]</w:delText>
              </w:r>
            </w:del>
          </w:p>
        </w:tc>
        <w:tc>
          <w:tcPr>
            <w:tcW w:w="1417" w:type="dxa"/>
            <w:vAlign w:val="center"/>
          </w:tcPr>
          <w:p w14:paraId="52767BAD" w14:textId="4C638779" w:rsidR="00ED1EFF" w:rsidRPr="00B0316A" w:rsidDel="00AE45FD" w:rsidRDefault="00ED1EFF" w:rsidP="00D93A14">
            <w:pPr>
              <w:spacing w:before="60" w:after="60"/>
              <w:rPr>
                <w:del w:id="796" w:author="Jonáš Gaigr2" w:date="2026-08-06T00:36:00Z"/>
                <w:rFonts w:ascii="Times New Roman" w:hAnsi="Times New Roman" w:cs="Times New Roman"/>
                <w:sz w:val="20"/>
                <w:szCs w:val="20"/>
              </w:rPr>
            </w:pPr>
            <w:del w:id="797" w:author="Jonáš Gaigr2" w:date="2026-08-06T00:36:00Z">
              <w:r w:rsidRPr="00B0316A" w:rsidDel="00AE45FD">
                <w:rPr>
                  <w:rFonts w:ascii="Times New Roman" w:hAnsi="Times New Roman" w:cs="Times New Roman"/>
                  <w:sz w:val="20"/>
                  <w:szCs w:val="20"/>
                </w:rPr>
                <w:delText>dtto</w:delText>
              </w:r>
            </w:del>
          </w:p>
        </w:tc>
      </w:tr>
    </w:tbl>
    <w:p w14:paraId="374014DB" w14:textId="3FA36D92" w:rsidR="00ED1EFF" w:rsidRPr="00ED1EFF" w:rsidDel="00AE45FD" w:rsidRDefault="00ED1EFF" w:rsidP="00ED1EFF">
      <w:pPr>
        <w:spacing w:after="120"/>
        <w:jc w:val="both"/>
        <w:rPr>
          <w:del w:id="798" w:author="Jonáš Gaigr2" w:date="2026-08-06T00:36:00Z"/>
          <w:rFonts w:ascii="Times New Roman" w:hAnsi="Times New Roman"/>
          <w:sz w:val="20"/>
          <w:szCs w:val="20"/>
        </w:rPr>
      </w:pPr>
    </w:p>
    <w:p w14:paraId="306CE954" w14:textId="4EB5616D" w:rsidR="00ED1EFF" w:rsidRPr="00ED1EFF" w:rsidDel="00AE45FD" w:rsidRDefault="00ED1EFF" w:rsidP="00ED1EFF">
      <w:pPr>
        <w:spacing w:after="120"/>
        <w:jc w:val="both"/>
        <w:rPr>
          <w:del w:id="799" w:author="Jonáš Gaigr2" w:date="2026-08-06T00:36:00Z"/>
          <w:rFonts w:ascii="Times New Roman" w:hAnsi="Times New Roman"/>
          <w:sz w:val="20"/>
          <w:szCs w:val="24"/>
        </w:rPr>
      </w:pPr>
      <w:del w:id="800" w:author="Jonáš Gaigr2" w:date="2026-08-06T00:36:00Z">
        <w:r w:rsidRPr="00ED1EFF" w:rsidDel="00AE45FD">
          <w:rPr>
            <w:rFonts w:ascii="Times New Roman" w:hAnsi="Times New Roman"/>
            <w:b/>
            <w:sz w:val="20"/>
            <w:szCs w:val="24"/>
          </w:rPr>
          <w:delText xml:space="preserve">Tab. 1b. Přehled </w:delText>
        </w:r>
        <w:r w:rsidR="00043E10" w:rsidDel="00AE45FD">
          <w:rPr>
            <w:rFonts w:ascii="Times New Roman" w:hAnsi="Times New Roman"/>
            <w:b/>
            <w:sz w:val="20"/>
            <w:szCs w:val="24"/>
          </w:rPr>
          <w:delText>indikátor</w:delText>
        </w:r>
        <w:r w:rsidRPr="00ED1EFF" w:rsidDel="00AE45FD">
          <w:rPr>
            <w:rFonts w:ascii="Times New Roman" w:hAnsi="Times New Roman"/>
            <w:b/>
            <w:sz w:val="20"/>
            <w:szCs w:val="24"/>
          </w:rPr>
          <w:delText xml:space="preserve">ů habitatu, jejich limitních hodnot </w:delText>
        </w:r>
        <w:r w:rsidR="00A30BC0" w:rsidDel="00AE45FD">
          <w:rPr>
            <w:rFonts w:ascii="Times New Roman" w:hAnsi="Times New Roman"/>
            <w:b/>
            <w:sz w:val="20"/>
            <w:szCs w:val="24"/>
          </w:rPr>
          <w:delText xml:space="preserve">a způsobu vyhodnocení stavu </w:delText>
        </w:r>
        <w:r w:rsidR="00492727" w:rsidRPr="00492727" w:rsidDel="00AE45FD">
          <w:rPr>
            <w:rFonts w:ascii="Times New Roman" w:hAnsi="Times New Roman"/>
            <w:b/>
            <w:sz w:val="20"/>
            <w:szCs w:val="24"/>
          </w:rPr>
          <w:delText xml:space="preserve">území </w:delText>
        </w:r>
        <w:r w:rsidRPr="00ED1EFF" w:rsidDel="00AE45FD">
          <w:rPr>
            <w:rFonts w:ascii="Times New Roman" w:hAnsi="Times New Roman"/>
            <w:b/>
            <w:sz w:val="20"/>
            <w:szCs w:val="24"/>
          </w:rPr>
          <w:delText xml:space="preserve">. LHPS </w:delText>
        </w:r>
        <w:r w:rsidRPr="00ED1EFF" w:rsidDel="00AE45FD">
          <w:rPr>
            <w:rFonts w:ascii="Times New Roman" w:hAnsi="Times New Roman"/>
            <w:sz w:val="20"/>
            <w:szCs w:val="24"/>
          </w:rPr>
          <w:delText xml:space="preserve">= limitní hodnota příznivého stavu; </w:delText>
        </w:r>
        <w:r w:rsidRPr="00ED1EFF" w:rsidDel="00AE45FD">
          <w:rPr>
            <w:rFonts w:ascii="Times New Roman" w:hAnsi="Times New Roman"/>
            <w:b/>
            <w:sz w:val="20"/>
            <w:szCs w:val="24"/>
          </w:rPr>
          <w:delText>Zdroj dat</w:delText>
        </w:r>
        <w:r w:rsidRPr="00ED1EFF" w:rsidDel="00AE45FD">
          <w:rPr>
            <w:rFonts w:ascii="Times New Roman" w:hAnsi="Times New Roman"/>
            <w:sz w:val="20"/>
            <w:szCs w:val="24"/>
          </w:rPr>
          <w:delText xml:space="preserve"> = zdroj dat pro hodnocení;</w:delText>
        </w:r>
        <w:r w:rsidRPr="00ED1EFF" w:rsidDel="00AE45FD">
          <w:rPr>
            <w:rFonts w:ascii="Times New Roman" w:hAnsi="Times New Roman"/>
            <w:b/>
            <w:sz w:val="20"/>
            <w:szCs w:val="24"/>
          </w:rPr>
          <w:delText xml:space="preserve"> </w:delText>
        </w:r>
        <w:r w:rsidR="00904322" w:rsidDel="00AE45FD">
          <w:rPr>
            <w:rFonts w:ascii="Times New Roman" w:hAnsi="Times New Roman"/>
            <w:b/>
            <w:sz w:val="20"/>
            <w:szCs w:val="24"/>
          </w:rPr>
          <w:delText>DP</w:delText>
        </w:r>
        <w:r w:rsidRPr="00ED1EFF" w:rsidDel="00AE45FD">
          <w:rPr>
            <w:rFonts w:ascii="Times New Roman" w:hAnsi="Times New Roman"/>
            <w:b/>
            <w:sz w:val="20"/>
            <w:szCs w:val="24"/>
          </w:rPr>
          <w:delText xml:space="preserve"> </w:delText>
        </w:r>
        <w:r w:rsidRPr="00ED1EFF" w:rsidDel="00AE45FD">
          <w:rPr>
            <w:rFonts w:ascii="Times New Roman" w:hAnsi="Times New Roman"/>
            <w:sz w:val="20"/>
            <w:szCs w:val="24"/>
          </w:rPr>
          <w:delText>= vodní plochy (dílčí plochy).</w:delText>
        </w:r>
      </w:del>
    </w:p>
    <w:tbl>
      <w:tblPr>
        <w:tblStyle w:val="Mkatabulky"/>
        <w:tblW w:w="9072" w:type="dxa"/>
        <w:tblInd w:w="108" w:type="dxa"/>
        <w:tblLayout w:type="fixed"/>
        <w:tblLook w:val="04A0" w:firstRow="1" w:lastRow="0" w:firstColumn="1" w:lastColumn="0" w:noHBand="0" w:noVBand="1"/>
      </w:tblPr>
      <w:tblGrid>
        <w:gridCol w:w="2268"/>
        <w:gridCol w:w="1134"/>
        <w:gridCol w:w="4253"/>
        <w:gridCol w:w="1417"/>
      </w:tblGrid>
      <w:tr w:rsidR="00ED1EFF" w:rsidRPr="00B0316A" w:rsidDel="00AE45FD" w14:paraId="670032F5" w14:textId="24B0CA02" w:rsidTr="00D93A14">
        <w:trPr>
          <w:trHeight w:val="397"/>
          <w:del w:id="801" w:author="Jonáš Gaigr2" w:date="2026-08-06T00:36:00Z"/>
        </w:trPr>
        <w:tc>
          <w:tcPr>
            <w:tcW w:w="2268" w:type="dxa"/>
            <w:shd w:val="clear" w:color="auto" w:fill="D9D9D9" w:themeFill="background1" w:themeFillShade="D9"/>
          </w:tcPr>
          <w:p w14:paraId="5D401833" w14:textId="6EC07CBF" w:rsidR="00ED1EFF" w:rsidRPr="00B0316A" w:rsidDel="00AE45FD" w:rsidRDefault="00043E10" w:rsidP="00D93A14">
            <w:pPr>
              <w:spacing w:before="120" w:after="120"/>
              <w:rPr>
                <w:del w:id="802" w:author="Jonáš Gaigr2" w:date="2026-08-06T00:36:00Z"/>
                <w:rFonts w:ascii="Times New Roman" w:hAnsi="Times New Roman" w:cs="Times New Roman"/>
                <w:sz w:val="20"/>
                <w:szCs w:val="20"/>
              </w:rPr>
            </w:pPr>
            <w:del w:id="803" w:author="Jonáš Gaigr2" w:date="2026-08-06T00:36:00Z">
              <w:r w:rsidDel="00AE45FD">
                <w:rPr>
                  <w:rFonts w:ascii="Times New Roman" w:hAnsi="Times New Roman" w:cs="Times New Roman"/>
                  <w:b/>
                  <w:sz w:val="20"/>
                  <w:szCs w:val="20"/>
                </w:rPr>
                <w:delText>Indikátor</w:delText>
              </w:r>
              <w:r w:rsidR="00ED1EFF" w:rsidRPr="00B0316A" w:rsidDel="00AE45FD">
                <w:rPr>
                  <w:rFonts w:ascii="Times New Roman" w:hAnsi="Times New Roman" w:cs="Times New Roman"/>
                  <w:b/>
                  <w:sz w:val="20"/>
                  <w:szCs w:val="20"/>
                </w:rPr>
                <w:delText xml:space="preserve"> </w:delText>
              </w:r>
            </w:del>
          </w:p>
        </w:tc>
        <w:tc>
          <w:tcPr>
            <w:tcW w:w="1134" w:type="dxa"/>
            <w:shd w:val="clear" w:color="auto" w:fill="D9D9D9" w:themeFill="background1" w:themeFillShade="D9"/>
          </w:tcPr>
          <w:p w14:paraId="7EED50D0" w14:textId="37C69CDA" w:rsidR="00ED1EFF" w:rsidRPr="00B0316A" w:rsidDel="00AE45FD" w:rsidRDefault="00ED1EFF" w:rsidP="00D93A14">
            <w:pPr>
              <w:spacing w:before="120" w:after="120"/>
              <w:jc w:val="center"/>
              <w:rPr>
                <w:del w:id="804" w:author="Jonáš Gaigr2" w:date="2026-08-06T00:36:00Z"/>
                <w:rFonts w:ascii="Times New Roman" w:hAnsi="Times New Roman" w:cs="Times New Roman"/>
                <w:sz w:val="20"/>
                <w:szCs w:val="20"/>
              </w:rPr>
            </w:pPr>
            <w:del w:id="805" w:author="Jonáš Gaigr2" w:date="2026-08-06T00:36:00Z">
              <w:r w:rsidRPr="00B0316A" w:rsidDel="00AE45FD">
                <w:rPr>
                  <w:rFonts w:ascii="Times New Roman" w:hAnsi="Times New Roman" w:cs="Times New Roman"/>
                  <w:b/>
                  <w:sz w:val="20"/>
                  <w:szCs w:val="20"/>
                </w:rPr>
                <w:delText>LHPS</w:delText>
              </w:r>
            </w:del>
          </w:p>
        </w:tc>
        <w:tc>
          <w:tcPr>
            <w:tcW w:w="4253" w:type="dxa"/>
            <w:shd w:val="clear" w:color="auto" w:fill="D9D9D9" w:themeFill="background1" w:themeFillShade="D9"/>
          </w:tcPr>
          <w:p w14:paraId="7142382A" w14:textId="47742624" w:rsidR="00ED1EFF" w:rsidRPr="00B0316A" w:rsidDel="00AE45FD" w:rsidRDefault="00ED1EFF" w:rsidP="00D93A14">
            <w:pPr>
              <w:spacing w:before="120" w:after="120"/>
              <w:rPr>
                <w:del w:id="806" w:author="Jonáš Gaigr2" w:date="2026-08-06T00:36:00Z"/>
                <w:rFonts w:ascii="Times New Roman" w:hAnsi="Times New Roman" w:cs="Times New Roman"/>
                <w:sz w:val="20"/>
                <w:szCs w:val="20"/>
              </w:rPr>
            </w:pPr>
            <w:del w:id="807" w:author="Jonáš Gaigr2" w:date="2026-08-06T00:36:00Z">
              <w:r w:rsidRPr="00B0316A" w:rsidDel="00AE45FD">
                <w:rPr>
                  <w:rFonts w:ascii="Times New Roman" w:hAnsi="Times New Roman" w:cs="Times New Roman"/>
                  <w:b/>
                  <w:sz w:val="20"/>
                  <w:szCs w:val="20"/>
                </w:rPr>
                <w:delText xml:space="preserve">Způsob hodnocení </w:delText>
              </w:r>
              <w:r w:rsidR="00043E10" w:rsidDel="00AE45FD">
                <w:rPr>
                  <w:rFonts w:ascii="Times New Roman" w:hAnsi="Times New Roman" w:cs="Times New Roman"/>
                  <w:b/>
                  <w:sz w:val="20"/>
                  <w:szCs w:val="20"/>
                </w:rPr>
                <w:delText>indikátor</w:delText>
              </w:r>
              <w:r w:rsidRPr="00B0316A" w:rsidDel="00AE45FD">
                <w:rPr>
                  <w:rFonts w:ascii="Times New Roman" w:hAnsi="Times New Roman" w:cs="Times New Roman"/>
                  <w:b/>
                  <w:sz w:val="20"/>
                  <w:szCs w:val="20"/>
                </w:rPr>
                <w:delText xml:space="preserve">u </w:delText>
              </w:r>
            </w:del>
          </w:p>
        </w:tc>
        <w:tc>
          <w:tcPr>
            <w:tcW w:w="1417" w:type="dxa"/>
            <w:shd w:val="clear" w:color="auto" w:fill="D9D9D9" w:themeFill="background1" w:themeFillShade="D9"/>
          </w:tcPr>
          <w:p w14:paraId="1471A629" w14:textId="5947706C" w:rsidR="00ED1EFF" w:rsidRPr="00B0316A" w:rsidDel="00AE45FD" w:rsidRDefault="00ED1EFF" w:rsidP="00D93A14">
            <w:pPr>
              <w:spacing w:before="120" w:after="120"/>
              <w:rPr>
                <w:del w:id="808" w:author="Jonáš Gaigr2" w:date="2026-08-06T00:36:00Z"/>
                <w:rFonts w:ascii="Times New Roman" w:hAnsi="Times New Roman" w:cs="Times New Roman"/>
                <w:sz w:val="20"/>
                <w:szCs w:val="20"/>
              </w:rPr>
            </w:pPr>
            <w:del w:id="809" w:author="Jonáš Gaigr2" w:date="2026-08-06T00:36:00Z">
              <w:r w:rsidRPr="00B0316A" w:rsidDel="00AE45FD">
                <w:rPr>
                  <w:rFonts w:ascii="Times New Roman" w:hAnsi="Times New Roman" w:cs="Times New Roman"/>
                  <w:b/>
                  <w:sz w:val="20"/>
                  <w:szCs w:val="20"/>
                </w:rPr>
                <w:delText xml:space="preserve">Zdroj dat </w:delText>
              </w:r>
            </w:del>
          </w:p>
        </w:tc>
      </w:tr>
      <w:tr w:rsidR="00ED1EFF" w:rsidRPr="00B0316A" w:rsidDel="00AE45FD" w14:paraId="2B5D4E19" w14:textId="6B8F5F14" w:rsidTr="00D93A14">
        <w:trPr>
          <w:trHeight w:val="397"/>
          <w:del w:id="810" w:author="Jonáš Gaigr2" w:date="2026-08-06T00:36:00Z"/>
        </w:trPr>
        <w:tc>
          <w:tcPr>
            <w:tcW w:w="9072" w:type="dxa"/>
            <w:gridSpan w:val="4"/>
          </w:tcPr>
          <w:p w14:paraId="0DAFC676" w14:textId="2D428259" w:rsidR="00ED1EFF" w:rsidRPr="00B0316A" w:rsidDel="00AE45FD" w:rsidRDefault="00ED1EFF" w:rsidP="00385B21">
            <w:pPr>
              <w:spacing w:before="60" w:after="60"/>
              <w:rPr>
                <w:del w:id="811" w:author="Jonáš Gaigr2" w:date="2026-08-06T00:36:00Z"/>
                <w:rFonts w:ascii="Times New Roman" w:hAnsi="Times New Roman" w:cs="Times New Roman"/>
                <w:b/>
                <w:i/>
                <w:sz w:val="20"/>
                <w:szCs w:val="20"/>
              </w:rPr>
            </w:pPr>
            <w:del w:id="812" w:author="Jonáš Gaigr2" w:date="2026-08-06T00:36:00Z">
              <w:r w:rsidRPr="00B0316A" w:rsidDel="00AE45FD">
                <w:rPr>
                  <w:rFonts w:ascii="Times New Roman" w:hAnsi="Times New Roman" w:cs="Times New Roman"/>
                  <w:b/>
                  <w:i/>
                  <w:sz w:val="20"/>
                  <w:szCs w:val="20"/>
                </w:rPr>
                <w:delText>Ztráty vodních biotopů</w:delText>
              </w:r>
            </w:del>
          </w:p>
        </w:tc>
      </w:tr>
      <w:tr w:rsidR="00ED1EFF" w:rsidRPr="00B0316A" w:rsidDel="00AE45FD" w14:paraId="01941F49" w14:textId="6EC0CEDD" w:rsidTr="00D93A14">
        <w:trPr>
          <w:trHeight w:val="397"/>
          <w:del w:id="813" w:author="Jonáš Gaigr2" w:date="2026-08-06T00:36:00Z"/>
        </w:trPr>
        <w:tc>
          <w:tcPr>
            <w:tcW w:w="2268" w:type="dxa"/>
            <w:vAlign w:val="center"/>
          </w:tcPr>
          <w:p w14:paraId="3589D585" w14:textId="32C4CBC1" w:rsidR="00ED1EFF" w:rsidRPr="00B0316A" w:rsidDel="00AE45FD" w:rsidRDefault="00492727" w:rsidP="00D93A14">
            <w:pPr>
              <w:spacing w:before="60" w:after="60"/>
              <w:rPr>
                <w:del w:id="814" w:author="Jonáš Gaigr2" w:date="2026-08-06T00:36:00Z"/>
                <w:rFonts w:ascii="Times New Roman" w:hAnsi="Times New Roman" w:cs="Times New Roman"/>
                <w:sz w:val="20"/>
                <w:szCs w:val="20"/>
              </w:rPr>
            </w:pPr>
            <w:del w:id="815"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pouze jednu </w:delText>
              </w:r>
              <w:r w:rsidR="00904322" w:rsidDel="00AE45FD">
                <w:rPr>
                  <w:rFonts w:ascii="Times New Roman" w:hAnsi="Times New Roman" w:cs="Times New Roman"/>
                  <w:sz w:val="20"/>
                  <w:szCs w:val="20"/>
                </w:rPr>
                <w:delText>DP</w:delText>
              </w:r>
            </w:del>
          </w:p>
        </w:tc>
        <w:tc>
          <w:tcPr>
            <w:tcW w:w="1134" w:type="dxa"/>
            <w:vAlign w:val="center"/>
          </w:tcPr>
          <w:p w14:paraId="03D13140" w14:textId="46212BC8" w:rsidR="00ED1EFF" w:rsidRPr="00B0316A" w:rsidDel="00AE45FD" w:rsidRDefault="00ED1EFF" w:rsidP="00D93A14">
            <w:pPr>
              <w:spacing w:before="60" w:after="60"/>
              <w:jc w:val="center"/>
              <w:rPr>
                <w:del w:id="816" w:author="Jonáš Gaigr2" w:date="2026-08-06T00:36:00Z"/>
                <w:rFonts w:ascii="Times New Roman" w:hAnsi="Times New Roman" w:cs="Times New Roman"/>
                <w:sz w:val="20"/>
                <w:szCs w:val="20"/>
              </w:rPr>
            </w:pPr>
            <w:del w:id="817" w:author="Jonáš Gaigr2" w:date="2026-08-06T00:36:00Z">
              <w:r w:rsidRPr="00B0316A" w:rsidDel="00AE45FD">
                <w:rPr>
                  <w:rFonts w:ascii="Times New Roman" w:hAnsi="Times New Roman" w:cs="Times New Roman"/>
                  <w:sz w:val="20"/>
                  <w:szCs w:val="20"/>
                </w:rPr>
                <w:delText>0 %</w:delText>
              </w:r>
            </w:del>
          </w:p>
        </w:tc>
        <w:tc>
          <w:tcPr>
            <w:tcW w:w="4253" w:type="dxa"/>
            <w:vAlign w:val="center"/>
          </w:tcPr>
          <w:p w14:paraId="0B5B273D" w14:textId="0F17E40B" w:rsidR="00ED1EFF" w:rsidRPr="00B0316A" w:rsidDel="00AE45FD" w:rsidRDefault="00ED1EFF" w:rsidP="00D93A14">
            <w:pPr>
              <w:spacing w:before="60" w:after="60"/>
              <w:rPr>
                <w:del w:id="818" w:author="Jonáš Gaigr2" w:date="2026-08-06T00:36:00Z"/>
                <w:rFonts w:ascii="Times New Roman" w:hAnsi="Times New Roman" w:cs="Times New Roman"/>
                <w:sz w:val="20"/>
                <w:szCs w:val="20"/>
              </w:rPr>
            </w:pPr>
            <w:del w:id="819" w:author="Jonáš Gaigr2" w:date="2026-08-06T00:36:00Z">
              <w:r w:rsidRPr="00B0316A" w:rsidDel="00AE45FD">
                <w:rPr>
                  <w:rFonts w:ascii="Times New Roman" w:hAnsi="Times New Roman" w:cs="Times New Roman"/>
                  <w:sz w:val="20"/>
                  <w:szCs w:val="24"/>
                </w:rPr>
                <w:delText xml:space="preserve">Zaniklá (a doposud neobnovená) </w:delText>
              </w:r>
              <w:r w:rsidR="00904322" w:rsidDel="00AE45FD">
                <w:rPr>
                  <w:rFonts w:ascii="Times New Roman" w:hAnsi="Times New Roman" w:cs="Times New Roman"/>
                  <w:sz w:val="20"/>
                  <w:szCs w:val="24"/>
                </w:rPr>
                <w:delText>DP</w:delText>
              </w:r>
              <w:r w:rsidRPr="00B0316A" w:rsidDel="00AE45FD">
                <w:rPr>
                  <w:rFonts w:ascii="Times New Roman" w:hAnsi="Times New Roman" w:cs="Times New Roman"/>
                  <w:sz w:val="20"/>
                  <w:szCs w:val="24"/>
                </w:rPr>
                <w:delText xml:space="preserve"> </w:delText>
              </w:r>
            </w:del>
          </w:p>
        </w:tc>
        <w:tc>
          <w:tcPr>
            <w:tcW w:w="1417" w:type="dxa"/>
            <w:vAlign w:val="center"/>
          </w:tcPr>
          <w:p w14:paraId="42FD1179" w14:textId="2AF75D3E" w:rsidR="00ED1EFF" w:rsidRPr="00B0316A" w:rsidDel="00AE45FD" w:rsidRDefault="00ED1EFF" w:rsidP="00D93A14">
            <w:pPr>
              <w:spacing w:before="60" w:after="60"/>
              <w:rPr>
                <w:del w:id="820" w:author="Jonáš Gaigr2" w:date="2026-08-06T00:36:00Z"/>
                <w:rFonts w:ascii="Times New Roman" w:hAnsi="Times New Roman" w:cs="Times New Roman"/>
                <w:sz w:val="20"/>
                <w:szCs w:val="20"/>
              </w:rPr>
            </w:pPr>
            <w:del w:id="821" w:author="Jonáš Gaigr2" w:date="2026-08-06T00:36:00Z">
              <w:r w:rsidDel="00AE45FD">
                <w:rPr>
                  <w:rFonts w:ascii="Times New Roman" w:hAnsi="Times New Roman" w:cs="Times New Roman"/>
                  <w:sz w:val="20"/>
                  <w:szCs w:val="20"/>
                </w:rPr>
                <w:delText>daný rok a předchozí dva roky monitoringu</w:delText>
              </w:r>
            </w:del>
          </w:p>
        </w:tc>
      </w:tr>
      <w:tr w:rsidR="00ED1EFF" w:rsidRPr="00B0316A" w:rsidDel="00AE45FD" w14:paraId="5CA0D6F6" w14:textId="73F85D5E" w:rsidTr="00D93A14">
        <w:trPr>
          <w:trHeight w:val="397"/>
          <w:del w:id="822" w:author="Jonáš Gaigr2" w:date="2026-08-06T00:36:00Z"/>
        </w:trPr>
        <w:tc>
          <w:tcPr>
            <w:tcW w:w="2268" w:type="dxa"/>
            <w:vAlign w:val="center"/>
          </w:tcPr>
          <w:p w14:paraId="2A80DC35" w14:textId="5D7C5B6C" w:rsidR="00ED1EFF" w:rsidRPr="00B0316A" w:rsidDel="00AE45FD" w:rsidRDefault="00492727" w:rsidP="00D93A14">
            <w:pPr>
              <w:spacing w:before="60" w:after="60"/>
              <w:rPr>
                <w:del w:id="823" w:author="Jonáš Gaigr2" w:date="2026-08-06T00:36:00Z"/>
                <w:rFonts w:ascii="Times New Roman" w:hAnsi="Times New Roman" w:cs="Times New Roman"/>
                <w:sz w:val="20"/>
                <w:szCs w:val="20"/>
              </w:rPr>
            </w:pPr>
            <w:del w:id="824"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2–10 </w:delText>
              </w:r>
              <w:r w:rsidR="00904322" w:rsidDel="00AE45FD">
                <w:rPr>
                  <w:rFonts w:ascii="Times New Roman" w:hAnsi="Times New Roman" w:cs="Times New Roman"/>
                  <w:sz w:val="20"/>
                  <w:szCs w:val="20"/>
                </w:rPr>
                <w:delText>DP</w:delText>
              </w:r>
            </w:del>
          </w:p>
        </w:tc>
        <w:tc>
          <w:tcPr>
            <w:tcW w:w="1134" w:type="dxa"/>
            <w:vAlign w:val="center"/>
          </w:tcPr>
          <w:p w14:paraId="2C8CA8EF" w14:textId="345DCFAA" w:rsidR="00ED1EFF" w:rsidRPr="00B0316A" w:rsidDel="00AE45FD" w:rsidRDefault="00ED1EFF" w:rsidP="00D93A14">
            <w:pPr>
              <w:spacing w:before="60" w:after="60"/>
              <w:jc w:val="center"/>
              <w:rPr>
                <w:del w:id="825" w:author="Jonáš Gaigr2" w:date="2026-08-06T00:36:00Z"/>
                <w:rFonts w:ascii="Times New Roman" w:hAnsi="Times New Roman" w:cs="Times New Roman"/>
                <w:sz w:val="20"/>
                <w:szCs w:val="20"/>
              </w:rPr>
            </w:pPr>
            <w:del w:id="826" w:author="Jonáš Gaigr2" w:date="2026-08-06T00:36:00Z">
              <w:r w:rsidRPr="00B0316A" w:rsidDel="00AE45FD">
                <w:rPr>
                  <w:rFonts w:ascii="Times New Roman" w:hAnsi="Times New Roman" w:cs="Times New Roman"/>
                  <w:sz w:val="20"/>
                  <w:szCs w:val="20"/>
                  <w:lang w:val="en-US"/>
                </w:rPr>
                <w:delText xml:space="preserve">&lt; </w:delText>
              </w:r>
              <w:r w:rsidDel="00AE45FD">
                <w:rPr>
                  <w:rFonts w:ascii="Times New Roman" w:hAnsi="Times New Roman" w:cs="Times New Roman"/>
                  <w:sz w:val="20"/>
                  <w:szCs w:val="20"/>
                </w:rPr>
                <w:delText>50</w:delText>
              </w:r>
              <w:r w:rsidRPr="00B0316A" w:rsidDel="00AE45FD">
                <w:rPr>
                  <w:rFonts w:ascii="Times New Roman" w:hAnsi="Times New Roman" w:cs="Times New Roman"/>
                  <w:sz w:val="20"/>
                  <w:szCs w:val="20"/>
                </w:rPr>
                <w:delText xml:space="preserve"> % </w:delText>
              </w:r>
            </w:del>
          </w:p>
        </w:tc>
        <w:tc>
          <w:tcPr>
            <w:tcW w:w="4253" w:type="dxa"/>
            <w:vAlign w:val="center"/>
          </w:tcPr>
          <w:p w14:paraId="2B39A956" w14:textId="1DC12C25" w:rsidR="00ED1EFF" w:rsidRPr="00B0316A" w:rsidDel="00AE45FD" w:rsidRDefault="00ED1EFF" w:rsidP="00D93A14">
            <w:pPr>
              <w:spacing w:before="60" w:after="60"/>
              <w:rPr>
                <w:del w:id="827" w:author="Jonáš Gaigr2" w:date="2026-08-06T00:36:00Z"/>
                <w:rFonts w:ascii="Times New Roman" w:hAnsi="Times New Roman" w:cs="Times New Roman"/>
                <w:sz w:val="20"/>
                <w:szCs w:val="20"/>
              </w:rPr>
            </w:pPr>
            <w:del w:id="828" w:author="Jonáš Gaigr2" w:date="2026-08-06T00:36:00Z">
              <w:r w:rsidRPr="00B0316A" w:rsidDel="00AE45FD">
                <w:rPr>
                  <w:rFonts w:ascii="Times New Roman" w:hAnsi="Times New Roman" w:cs="Times New Roman"/>
                  <w:sz w:val="20"/>
                  <w:szCs w:val="24"/>
                </w:rPr>
                <w:delText xml:space="preserve">Podíl aktuálního celkového počtu zaniklých (a doposud neobnovených) </w:delText>
              </w:r>
              <w:r w:rsidR="00904322" w:rsidDel="00AE45FD">
                <w:rPr>
                  <w:rFonts w:ascii="Times New Roman" w:hAnsi="Times New Roman" w:cs="Times New Roman"/>
                  <w:sz w:val="20"/>
                  <w:szCs w:val="24"/>
                </w:rPr>
                <w:delText>DP</w:delText>
              </w:r>
              <w:r w:rsidRPr="00B0316A" w:rsidDel="00AE45FD">
                <w:rPr>
                  <w:rFonts w:ascii="Times New Roman" w:hAnsi="Times New Roman" w:cs="Times New Roman"/>
                  <w:sz w:val="20"/>
                  <w:szCs w:val="24"/>
                </w:rPr>
                <w:delText xml:space="preserve"> k celkovému počtu </w:delText>
              </w:r>
              <w:r w:rsidR="00904322" w:rsidDel="00AE45FD">
                <w:rPr>
                  <w:rFonts w:ascii="Times New Roman" w:hAnsi="Times New Roman" w:cs="Times New Roman"/>
                  <w:sz w:val="20"/>
                  <w:szCs w:val="24"/>
                </w:rPr>
                <w:delText>DP</w:delText>
              </w:r>
              <w:r w:rsidRPr="00B0316A" w:rsidDel="00AE45FD">
                <w:rPr>
                  <w:rFonts w:ascii="Times New Roman" w:hAnsi="Times New Roman" w:cs="Times New Roman"/>
                  <w:sz w:val="20"/>
                  <w:szCs w:val="24"/>
                </w:rPr>
                <w:delText xml:space="preserve"> v rámci </w:delText>
              </w:r>
              <w:r w:rsidR="00492727" w:rsidDel="00AE45FD">
                <w:rPr>
                  <w:rFonts w:ascii="Times New Roman" w:hAnsi="Times New Roman" w:cs="Times New Roman"/>
                  <w:sz w:val="20"/>
                  <w:szCs w:val="20"/>
                </w:rPr>
                <w:delText>území</w:delText>
              </w:r>
              <w:r w:rsidR="00492727" w:rsidRPr="00B0316A" w:rsidDel="00AE45FD">
                <w:rPr>
                  <w:rFonts w:ascii="Times New Roman" w:hAnsi="Times New Roman" w:cs="Times New Roman"/>
                  <w:sz w:val="20"/>
                  <w:szCs w:val="20"/>
                </w:rPr>
                <w:delText xml:space="preserve"> </w:delText>
              </w:r>
              <w:r w:rsidRPr="00B0316A" w:rsidDel="00AE45FD">
                <w:rPr>
                  <w:rFonts w:ascii="Times New Roman" w:hAnsi="Times New Roman" w:cs="Times New Roman"/>
                  <w:sz w:val="20"/>
                  <w:szCs w:val="20"/>
                </w:rPr>
                <w:delText xml:space="preserve">× 100 </w:delText>
              </w:r>
              <w:r w:rsidRPr="00B0316A" w:rsidDel="00AE45FD">
                <w:rPr>
                  <w:rFonts w:ascii="Times New Roman" w:hAnsi="Times New Roman" w:cs="Times New Roman"/>
                  <w:sz w:val="20"/>
                  <w:szCs w:val="20"/>
                  <w:lang w:val="en-US"/>
                </w:rPr>
                <w:delText>[</w:delText>
              </w:r>
              <w:r w:rsidRPr="00B0316A" w:rsidDel="00AE45FD">
                <w:rPr>
                  <w:rFonts w:ascii="Times New Roman" w:hAnsi="Times New Roman" w:cs="Times New Roman"/>
                  <w:sz w:val="20"/>
                  <w:szCs w:val="20"/>
                </w:rPr>
                <w:delText>%]</w:delText>
              </w:r>
            </w:del>
          </w:p>
        </w:tc>
        <w:tc>
          <w:tcPr>
            <w:tcW w:w="1417" w:type="dxa"/>
            <w:vAlign w:val="center"/>
          </w:tcPr>
          <w:p w14:paraId="5E221587" w14:textId="16C73992" w:rsidR="00ED1EFF" w:rsidRPr="00B0316A" w:rsidDel="00AE45FD" w:rsidRDefault="00ED1EFF" w:rsidP="00D93A14">
            <w:pPr>
              <w:spacing w:before="60" w:after="60"/>
              <w:rPr>
                <w:del w:id="829" w:author="Jonáš Gaigr2" w:date="2026-08-06T00:36:00Z"/>
                <w:rFonts w:ascii="Times New Roman" w:hAnsi="Times New Roman" w:cs="Times New Roman"/>
                <w:sz w:val="20"/>
                <w:szCs w:val="20"/>
              </w:rPr>
            </w:pPr>
            <w:del w:id="830" w:author="Jonáš Gaigr2" w:date="2026-08-06T00:36:00Z">
              <w:r w:rsidRPr="00B0316A" w:rsidDel="00AE45FD">
                <w:rPr>
                  <w:rFonts w:ascii="Times New Roman" w:hAnsi="Times New Roman" w:cs="Times New Roman"/>
                  <w:sz w:val="20"/>
                  <w:szCs w:val="20"/>
                </w:rPr>
                <w:delText>dtto</w:delText>
              </w:r>
            </w:del>
          </w:p>
        </w:tc>
      </w:tr>
      <w:tr w:rsidR="00ED1EFF" w:rsidRPr="00B0316A" w:rsidDel="00AE45FD" w14:paraId="04FF351E" w14:textId="61C0A37B" w:rsidTr="00D93A14">
        <w:trPr>
          <w:trHeight w:val="397"/>
          <w:del w:id="831" w:author="Jonáš Gaigr2" w:date="2026-08-06T00:36:00Z"/>
        </w:trPr>
        <w:tc>
          <w:tcPr>
            <w:tcW w:w="2268" w:type="dxa"/>
            <w:vAlign w:val="center"/>
          </w:tcPr>
          <w:p w14:paraId="216387B7" w14:textId="0B7D3671" w:rsidR="00ED1EFF" w:rsidRPr="00B0316A" w:rsidDel="00AE45FD" w:rsidRDefault="00492727" w:rsidP="00D93A14">
            <w:pPr>
              <w:spacing w:before="60" w:after="60"/>
              <w:rPr>
                <w:del w:id="832" w:author="Jonáš Gaigr2" w:date="2026-08-06T00:36:00Z"/>
                <w:rFonts w:ascii="Times New Roman" w:hAnsi="Times New Roman" w:cs="Times New Roman"/>
                <w:sz w:val="20"/>
                <w:szCs w:val="20"/>
              </w:rPr>
            </w:pPr>
            <w:del w:id="833"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více než 10 </w:delText>
              </w:r>
              <w:r w:rsidR="00904322" w:rsidDel="00AE45FD">
                <w:rPr>
                  <w:rFonts w:ascii="Times New Roman" w:hAnsi="Times New Roman" w:cs="Times New Roman"/>
                  <w:sz w:val="20"/>
                  <w:szCs w:val="20"/>
                </w:rPr>
                <w:delText>DP</w:delText>
              </w:r>
            </w:del>
          </w:p>
        </w:tc>
        <w:tc>
          <w:tcPr>
            <w:tcW w:w="1134" w:type="dxa"/>
            <w:vAlign w:val="center"/>
          </w:tcPr>
          <w:p w14:paraId="025A43FD" w14:textId="54FC2D39" w:rsidR="00ED1EFF" w:rsidRPr="00B0316A" w:rsidDel="00AE45FD" w:rsidRDefault="00ED1EFF" w:rsidP="00D93A14">
            <w:pPr>
              <w:spacing w:before="60" w:after="60"/>
              <w:jc w:val="center"/>
              <w:rPr>
                <w:del w:id="834" w:author="Jonáš Gaigr2" w:date="2026-08-06T00:36:00Z"/>
                <w:rFonts w:ascii="Times New Roman" w:hAnsi="Times New Roman" w:cs="Times New Roman"/>
                <w:sz w:val="20"/>
                <w:szCs w:val="20"/>
                <w:lang w:val="en-US"/>
              </w:rPr>
            </w:pPr>
            <w:del w:id="835" w:author="Jonáš Gaigr2" w:date="2026-08-06T00:36:00Z">
              <w:r w:rsidRPr="00B0316A" w:rsidDel="00AE45FD">
                <w:rPr>
                  <w:rFonts w:ascii="Times New Roman" w:hAnsi="Times New Roman" w:cs="Times New Roman"/>
                  <w:sz w:val="20"/>
                  <w:szCs w:val="20"/>
                  <w:lang w:val="en-US"/>
                </w:rPr>
                <w:delText xml:space="preserve">&lt; </w:delText>
              </w:r>
              <w:r w:rsidRPr="00B0316A" w:rsidDel="00AE45FD">
                <w:rPr>
                  <w:rFonts w:ascii="Times New Roman" w:hAnsi="Times New Roman" w:cs="Times New Roman"/>
                  <w:sz w:val="20"/>
                  <w:szCs w:val="20"/>
                </w:rPr>
                <w:delText>30 %</w:delText>
              </w:r>
            </w:del>
          </w:p>
        </w:tc>
        <w:tc>
          <w:tcPr>
            <w:tcW w:w="4253" w:type="dxa"/>
            <w:vAlign w:val="center"/>
          </w:tcPr>
          <w:p w14:paraId="5BEEDF7B" w14:textId="7D487780" w:rsidR="00ED1EFF" w:rsidRPr="00A85206" w:rsidDel="00AE45FD" w:rsidRDefault="00ED1EFF" w:rsidP="00D93A14">
            <w:pPr>
              <w:spacing w:before="60" w:after="60"/>
              <w:rPr>
                <w:del w:id="836" w:author="Jonáš Gaigr2" w:date="2026-08-06T00:36:00Z"/>
                <w:rFonts w:ascii="Times New Roman" w:hAnsi="Times New Roman" w:cs="Times New Roman"/>
                <w:sz w:val="20"/>
                <w:szCs w:val="20"/>
              </w:rPr>
            </w:pPr>
            <w:del w:id="837" w:author="Jonáš Gaigr2" w:date="2026-08-06T00:36:00Z">
              <w:r w:rsidRPr="00B0316A" w:rsidDel="00AE45FD">
                <w:rPr>
                  <w:rFonts w:ascii="Times New Roman" w:hAnsi="Times New Roman" w:cs="Times New Roman"/>
                  <w:sz w:val="20"/>
                  <w:szCs w:val="24"/>
                </w:rPr>
                <w:delText xml:space="preserve">Podíl aktuálního celkového počtu zaniklých (a doposud neobnovených) </w:delText>
              </w:r>
              <w:r w:rsidR="00904322" w:rsidDel="00AE45FD">
                <w:rPr>
                  <w:rFonts w:ascii="Times New Roman" w:hAnsi="Times New Roman" w:cs="Times New Roman"/>
                  <w:sz w:val="20"/>
                  <w:szCs w:val="24"/>
                </w:rPr>
                <w:delText>DP</w:delText>
              </w:r>
              <w:r w:rsidRPr="00B0316A" w:rsidDel="00AE45FD">
                <w:rPr>
                  <w:rFonts w:ascii="Times New Roman" w:hAnsi="Times New Roman" w:cs="Times New Roman"/>
                  <w:sz w:val="20"/>
                  <w:szCs w:val="24"/>
                </w:rPr>
                <w:delText xml:space="preserve"> k celkovému počtu </w:delText>
              </w:r>
              <w:r w:rsidR="00904322" w:rsidDel="00AE45FD">
                <w:rPr>
                  <w:rFonts w:ascii="Times New Roman" w:hAnsi="Times New Roman" w:cs="Times New Roman"/>
                  <w:sz w:val="20"/>
                  <w:szCs w:val="24"/>
                </w:rPr>
                <w:delText>DP</w:delText>
              </w:r>
              <w:r w:rsidRPr="00B0316A" w:rsidDel="00AE45FD">
                <w:rPr>
                  <w:rFonts w:ascii="Times New Roman" w:hAnsi="Times New Roman" w:cs="Times New Roman"/>
                  <w:sz w:val="20"/>
                  <w:szCs w:val="24"/>
                </w:rPr>
                <w:delText xml:space="preserve"> v rámci </w:delText>
              </w:r>
              <w:r w:rsidR="00492727" w:rsidDel="00AE45FD">
                <w:rPr>
                  <w:rFonts w:ascii="Times New Roman" w:hAnsi="Times New Roman" w:cs="Times New Roman"/>
                  <w:sz w:val="20"/>
                  <w:szCs w:val="20"/>
                </w:rPr>
                <w:delText>území</w:delText>
              </w:r>
              <w:r w:rsidR="00492727" w:rsidRPr="00B0316A" w:rsidDel="00AE45FD">
                <w:rPr>
                  <w:rFonts w:ascii="Times New Roman" w:hAnsi="Times New Roman" w:cs="Times New Roman"/>
                  <w:sz w:val="20"/>
                  <w:szCs w:val="20"/>
                </w:rPr>
                <w:delText xml:space="preserve"> </w:delText>
              </w:r>
              <w:r w:rsidRPr="00B0316A" w:rsidDel="00AE45FD">
                <w:rPr>
                  <w:rFonts w:ascii="Times New Roman" w:hAnsi="Times New Roman" w:cs="Times New Roman"/>
                  <w:sz w:val="20"/>
                  <w:szCs w:val="20"/>
                </w:rPr>
                <w:delText xml:space="preserve">× 100 </w:delText>
              </w:r>
              <w:r w:rsidRPr="00B0316A" w:rsidDel="00AE45FD">
                <w:rPr>
                  <w:rFonts w:ascii="Times New Roman" w:hAnsi="Times New Roman" w:cs="Times New Roman"/>
                  <w:sz w:val="20"/>
                  <w:szCs w:val="20"/>
                  <w:lang w:val="en-US"/>
                </w:rPr>
                <w:delText>[</w:delText>
              </w:r>
              <w:r w:rsidRPr="00B0316A" w:rsidDel="00AE45FD">
                <w:rPr>
                  <w:rFonts w:ascii="Times New Roman" w:hAnsi="Times New Roman" w:cs="Times New Roman"/>
                  <w:sz w:val="20"/>
                  <w:szCs w:val="20"/>
                </w:rPr>
                <w:delText>%]</w:delText>
              </w:r>
            </w:del>
          </w:p>
        </w:tc>
        <w:tc>
          <w:tcPr>
            <w:tcW w:w="1417" w:type="dxa"/>
            <w:vAlign w:val="center"/>
          </w:tcPr>
          <w:p w14:paraId="76004FB8" w14:textId="601D5E89" w:rsidR="00ED1EFF" w:rsidRPr="00B0316A" w:rsidDel="00AE45FD" w:rsidRDefault="00ED1EFF" w:rsidP="00D93A14">
            <w:pPr>
              <w:spacing w:before="60" w:after="60"/>
              <w:rPr>
                <w:del w:id="838" w:author="Jonáš Gaigr2" w:date="2026-08-06T00:36:00Z"/>
                <w:rFonts w:ascii="Times New Roman" w:hAnsi="Times New Roman" w:cs="Times New Roman"/>
                <w:sz w:val="20"/>
                <w:szCs w:val="20"/>
              </w:rPr>
            </w:pPr>
            <w:del w:id="839" w:author="Jonáš Gaigr2" w:date="2026-08-06T00:36:00Z">
              <w:r w:rsidRPr="00B0316A" w:rsidDel="00AE45FD">
                <w:rPr>
                  <w:rFonts w:ascii="Times New Roman" w:hAnsi="Times New Roman" w:cs="Times New Roman"/>
                  <w:sz w:val="20"/>
                  <w:szCs w:val="20"/>
                </w:rPr>
                <w:delText>dtto</w:delText>
              </w:r>
            </w:del>
          </w:p>
        </w:tc>
      </w:tr>
      <w:tr w:rsidR="00ED1EFF" w:rsidRPr="00B0316A" w:rsidDel="00AE45FD" w14:paraId="5DC6CCE0" w14:textId="095A4D14" w:rsidTr="00D93A14">
        <w:trPr>
          <w:trHeight w:val="397"/>
          <w:del w:id="840" w:author="Jonáš Gaigr2" w:date="2026-08-06T00:36:00Z"/>
        </w:trPr>
        <w:tc>
          <w:tcPr>
            <w:tcW w:w="9072" w:type="dxa"/>
            <w:gridSpan w:val="4"/>
            <w:vAlign w:val="center"/>
          </w:tcPr>
          <w:p w14:paraId="4DA56955" w14:textId="31D311B0" w:rsidR="00ED1EFF" w:rsidRPr="00B0316A" w:rsidDel="00AE45FD" w:rsidRDefault="00ED1EFF" w:rsidP="00FD57A3">
            <w:pPr>
              <w:spacing w:before="60" w:after="60"/>
              <w:rPr>
                <w:del w:id="841" w:author="Jonáš Gaigr2" w:date="2026-08-06T00:36:00Z"/>
                <w:rFonts w:ascii="Times New Roman" w:hAnsi="Times New Roman" w:cs="Times New Roman"/>
                <w:b/>
                <w:i/>
                <w:sz w:val="20"/>
                <w:szCs w:val="20"/>
              </w:rPr>
            </w:pPr>
            <w:del w:id="842" w:author="Jonáš Gaigr2" w:date="2026-08-06T00:36:00Z">
              <w:r w:rsidDel="00AE45FD">
                <w:rPr>
                  <w:rFonts w:ascii="Times New Roman" w:hAnsi="Times New Roman" w:cs="Times New Roman"/>
                  <w:b/>
                  <w:i/>
                  <w:sz w:val="20"/>
                  <w:szCs w:val="20"/>
                </w:rPr>
                <w:delText xml:space="preserve"> </w:delText>
              </w:r>
              <w:r w:rsidRPr="00B0316A" w:rsidDel="00AE45FD">
                <w:rPr>
                  <w:rFonts w:ascii="Times New Roman" w:hAnsi="Times New Roman" w:cs="Times New Roman"/>
                  <w:b/>
                  <w:i/>
                  <w:sz w:val="20"/>
                  <w:szCs w:val="20"/>
                </w:rPr>
                <w:delText>Přítomnost zásadních ohrožujících faktorů</w:delText>
              </w:r>
            </w:del>
          </w:p>
        </w:tc>
      </w:tr>
      <w:tr w:rsidR="00ED1EFF" w:rsidRPr="00B0316A" w:rsidDel="00AE45FD" w14:paraId="32BF97CC" w14:textId="10818DB8" w:rsidTr="00D93A14">
        <w:trPr>
          <w:trHeight w:val="397"/>
          <w:del w:id="843" w:author="Jonáš Gaigr2" w:date="2026-08-06T00:36:00Z"/>
        </w:trPr>
        <w:tc>
          <w:tcPr>
            <w:tcW w:w="2268" w:type="dxa"/>
            <w:vAlign w:val="center"/>
          </w:tcPr>
          <w:p w14:paraId="2EAE95E7" w14:textId="4AC59A53" w:rsidR="00ED1EFF" w:rsidRPr="00B0316A" w:rsidDel="00AE45FD" w:rsidRDefault="00492727" w:rsidP="00D93A14">
            <w:pPr>
              <w:spacing w:before="60" w:after="60"/>
              <w:rPr>
                <w:del w:id="844" w:author="Jonáš Gaigr2" w:date="2026-08-06T00:36:00Z"/>
                <w:rFonts w:ascii="Times New Roman" w:hAnsi="Times New Roman" w:cs="Times New Roman"/>
                <w:b/>
                <w:sz w:val="20"/>
                <w:szCs w:val="20"/>
              </w:rPr>
            </w:pPr>
            <w:del w:id="845"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pouze jednu </w:delText>
              </w:r>
              <w:r w:rsidR="00904322" w:rsidDel="00AE45FD">
                <w:rPr>
                  <w:rFonts w:ascii="Times New Roman" w:hAnsi="Times New Roman" w:cs="Times New Roman"/>
                  <w:sz w:val="20"/>
                  <w:szCs w:val="20"/>
                </w:rPr>
                <w:delText>DP</w:delText>
              </w:r>
            </w:del>
          </w:p>
        </w:tc>
        <w:tc>
          <w:tcPr>
            <w:tcW w:w="1134" w:type="dxa"/>
            <w:vAlign w:val="center"/>
          </w:tcPr>
          <w:p w14:paraId="7AB9814D" w14:textId="19BE4CB4" w:rsidR="00ED1EFF" w:rsidRPr="00B0316A" w:rsidDel="00AE45FD" w:rsidRDefault="00ED1EFF" w:rsidP="00D93A14">
            <w:pPr>
              <w:spacing w:before="60" w:after="60"/>
              <w:jc w:val="center"/>
              <w:rPr>
                <w:del w:id="846" w:author="Jonáš Gaigr2" w:date="2026-08-06T00:36:00Z"/>
                <w:rFonts w:ascii="Times New Roman" w:hAnsi="Times New Roman" w:cs="Times New Roman"/>
                <w:sz w:val="20"/>
                <w:szCs w:val="20"/>
              </w:rPr>
            </w:pPr>
            <w:del w:id="847" w:author="Jonáš Gaigr2" w:date="2026-08-06T00:36:00Z">
              <w:r w:rsidRPr="00B0316A" w:rsidDel="00AE45FD">
                <w:rPr>
                  <w:rFonts w:ascii="Times New Roman" w:hAnsi="Times New Roman" w:cs="Times New Roman"/>
                  <w:sz w:val="20"/>
                  <w:szCs w:val="20"/>
                </w:rPr>
                <w:delText>0 %</w:delText>
              </w:r>
            </w:del>
          </w:p>
        </w:tc>
        <w:tc>
          <w:tcPr>
            <w:tcW w:w="4253" w:type="dxa"/>
            <w:vAlign w:val="center"/>
          </w:tcPr>
          <w:p w14:paraId="39A264A1" w14:textId="2F96B4C8" w:rsidR="00ED1EFF" w:rsidRPr="00B0316A" w:rsidDel="00AE45FD" w:rsidRDefault="00904322" w:rsidP="00D93A14">
            <w:pPr>
              <w:spacing w:before="60" w:after="60"/>
              <w:rPr>
                <w:del w:id="848" w:author="Jonáš Gaigr2" w:date="2026-08-06T00:36:00Z"/>
                <w:rFonts w:ascii="Times New Roman" w:hAnsi="Times New Roman" w:cs="Times New Roman"/>
                <w:sz w:val="20"/>
                <w:szCs w:val="20"/>
              </w:rPr>
            </w:pPr>
            <w:del w:id="849" w:author="Jonáš Gaigr2" w:date="2026-08-06T00:36:00Z">
              <w:r w:rsidDel="00AE45FD">
                <w:rPr>
                  <w:rFonts w:ascii="Times New Roman" w:hAnsi="Times New Roman" w:cs="Times New Roman"/>
                  <w:sz w:val="20"/>
                  <w:szCs w:val="24"/>
                </w:rPr>
                <w:delText>DP</w:delText>
              </w:r>
              <w:r w:rsidR="00ED1EFF" w:rsidRPr="00B0316A" w:rsidDel="00AE45FD">
                <w:rPr>
                  <w:rFonts w:ascii="Times New Roman" w:hAnsi="Times New Roman" w:cs="Times New Roman"/>
                  <w:sz w:val="20"/>
                  <w:szCs w:val="24"/>
                </w:rPr>
                <w:delText xml:space="preserve"> ohrožená některým z faktorů </w:delText>
              </w:r>
            </w:del>
          </w:p>
        </w:tc>
        <w:tc>
          <w:tcPr>
            <w:tcW w:w="1417" w:type="dxa"/>
            <w:vAlign w:val="center"/>
          </w:tcPr>
          <w:p w14:paraId="25FB3F7E" w14:textId="7786FC14" w:rsidR="00ED1EFF" w:rsidRPr="00B0316A" w:rsidDel="00AE45FD" w:rsidRDefault="00ED1EFF" w:rsidP="00D93A14">
            <w:pPr>
              <w:spacing w:before="60" w:after="60"/>
              <w:rPr>
                <w:del w:id="850" w:author="Jonáš Gaigr2" w:date="2026-08-06T00:36:00Z"/>
                <w:rFonts w:ascii="Times New Roman" w:hAnsi="Times New Roman" w:cs="Times New Roman"/>
                <w:sz w:val="20"/>
                <w:szCs w:val="20"/>
              </w:rPr>
            </w:pPr>
            <w:del w:id="851" w:author="Jonáš Gaigr2" w:date="2026-08-06T00:36:00Z">
              <w:r w:rsidDel="00AE45FD">
                <w:rPr>
                  <w:rFonts w:ascii="Times New Roman" w:hAnsi="Times New Roman" w:cs="Times New Roman"/>
                  <w:sz w:val="20"/>
                  <w:szCs w:val="20"/>
                </w:rPr>
                <w:delText xml:space="preserve">daný rok a předchozí dva roky monitoringu u vybraných </w:delText>
              </w:r>
              <w:r w:rsidR="00043E10" w:rsidDel="00AE45FD">
                <w:rPr>
                  <w:rFonts w:ascii="Times New Roman" w:hAnsi="Times New Roman" w:cs="Times New Roman"/>
                  <w:sz w:val="20"/>
                  <w:szCs w:val="20"/>
                </w:rPr>
                <w:delText>indikátor</w:delText>
              </w:r>
              <w:r w:rsidDel="00AE45FD">
                <w:rPr>
                  <w:rFonts w:ascii="Times New Roman" w:hAnsi="Times New Roman" w:cs="Times New Roman"/>
                  <w:sz w:val="20"/>
                  <w:szCs w:val="20"/>
                </w:rPr>
                <w:delText>ů</w:delText>
              </w:r>
            </w:del>
          </w:p>
        </w:tc>
      </w:tr>
      <w:tr w:rsidR="00ED1EFF" w:rsidRPr="00B0316A" w:rsidDel="00AE45FD" w14:paraId="5D2623CC" w14:textId="430F4511" w:rsidTr="00D93A14">
        <w:trPr>
          <w:trHeight w:val="397"/>
          <w:del w:id="852" w:author="Jonáš Gaigr2" w:date="2026-08-06T00:36:00Z"/>
        </w:trPr>
        <w:tc>
          <w:tcPr>
            <w:tcW w:w="2268" w:type="dxa"/>
            <w:vAlign w:val="center"/>
          </w:tcPr>
          <w:p w14:paraId="7B2F2A79" w14:textId="0DE2E1AA" w:rsidR="00ED1EFF" w:rsidRPr="00B0316A" w:rsidDel="00AE45FD" w:rsidRDefault="00492727" w:rsidP="00D93A14">
            <w:pPr>
              <w:spacing w:before="60" w:after="60"/>
              <w:rPr>
                <w:del w:id="853" w:author="Jonáš Gaigr2" w:date="2026-08-06T00:36:00Z"/>
                <w:rFonts w:ascii="Times New Roman" w:hAnsi="Times New Roman" w:cs="Times New Roman"/>
                <w:b/>
                <w:sz w:val="20"/>
                <w:szCs w:val="20"/>
              </w:rPr>
            </w:pPr>
            <w:del w:id="854"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2–10 </w:delText>
              </w:r>
              <w:r w:rsidR="00904322" w:rsidDel="00AE45FD">
                <w:rPr>
                  <w:rFonts w:ascii="Times New Roman" w:hAnsi="Times New Roman" w:cs="Times New Roman"/>
                  <w:sz w:val="20"/>
                  <w:szCs w:val="20"/>
                </w:rPr>
                <w:delText>DP</w:delText>
              </w:r>
            </w:del>
          </w:p>
        </w:tc>
        <w:tc>
          <w:tcPr>
            <w:tcW w:w="1134" w:type="dxa"/>
            <w:vAlign w:val="center"/>
          </w:tcPr>
          <w:p w14:paraId="5B7D5B17" w14:textId="3621BFA5" w:rsidR="00ED1EFF" w:rsidRPr="00B0316A" w:rsidDel="00AE45FD" w:rsidRDefault="00ED1EFF" w:rsidP="00D93A14">
            <w:pPr>
              <w:spacing w:before="60" w:after="60"/>
              <w:jc w:val="center"/>
              <w:rPr>
                <w:del w:id="855" w:author="Jonáš Gaigr2" w:date="2026-08-06T00:36:00Z"/>
                <w:rFonts w:ascii="Times New Roman" w:hAnsi="Times New Roman" w:cs="Times New Roman"/>
                <w:sz w:val="20"/>
                <w:szCs w:val="20"/>
              </w:rPr>
            </w:pPr>
            <w:del w:id="856" w:author="Jonáš Gaigr2" w:date="2026-08-06T00:36:00Z">
              <w:r w:rsidRPr="00B0316A" w:rsidDel="00AE45FD">
                <w:rPr>
                  <w:rFonts w:ascii="Times New Roman" w:hAnsi="Times New Roman" w:cs="Times New Roman"/>
                  <w:sz w:val="20"/>
                  <w:szCs w:val="20"/>
                  <w:lang w:val="en-US"/>
                </w:rPr>
                <w:delText xml:space="preserve">&lt; </w:delText>
              </w:r>
              <w:r w:rsidDel="00AE45FD">
                <w:rPr>
                  <w:rFonts w:ascii="Times New Roman" w:hAnsi="Times New Roman" w:cs="Times New Roman"/>
                  <w:sz w:val="20"/>
                  <w:szCs w:val="20"/>
                </w:rPr>
                <w:delText>50</w:delText>
              </w:r>
              <w:r w:rsidRPr="00B0316A" w:rsidDel="00AE45FD">
                <w:rPr>
                  <w:rFonts w:ascii="Times New Roman" w:hAnsi="Times New Roman" w:cs="Times New Roman"/>
                  <w:sz w:val="20"/>
                  <w:szCs w:val="20"/>
                </w:rPr>
                <w:delText xml:space="preserve"> %</w:delText>
              </w:r>
            </w:del>
          </w:p>
        </w:tc>
        <w:tc>
          <w:tcPr>
            <w:tcW w:w="4253" w:type="dxa"/>
            <w:vAlign w:val="center"/>
          </w:tcPr>
          <w:p w14:paraId="731C7A5D" w14:textId="3F24BB62" w:rsidR="00ED1EFF" w:rsidRPr="00B0316A" w:rsidDel="00AE45FD" w:rsidRDefault="00ED1EFF" w:rsidP="00D93A14">
            <w:pPr>
              <w:spacing w:before="60" w:after="60"/>
              <w:rPr>
                <w:del w:id="857" w:author="Jonáš Gaigr2" w:date="2026-08-06T00:36:00Z"/>
                <w:rFonts w:ascii="Times New Roman" w:hAnsi="Times New Roman" w:cs="Times New Roman"/>
                <w:sz w:val="20"/>
                <w:szCs w:val="20"/>
              </w:rPr>
            </w:pPr>
            <w:del w:id="858" w:author="Jonáš Gaigr2" w:date="2026-08-06T00:36:00Z">
              <w:r w:rsidRPr="00B0316A" w:rsidDel="00AE45FD">
                <w:rPr>
                  <w:rFonts w:ascii="Times New Roman" w:hAnsi="Times New Roman" w:cs="Times New Roman"/>
                  <w:sz w:val="20"/>
                  <w:szCs w:val="24"/>
                </w:rPr>
                <w:delText xml:space="preserve">Podíl aktuálního celkového počtu ohrožených </w:delText>
              </w:r>
              <w:r w:rsidR="00904322" w:rsidDel="00AE45FD">
                <w:rPr>
                  <w:rFonts w:ascii="Times New Roman" w:hAnsi="Times New Roman" w:cs="Times New Roman"/>
                  <w:sz w:val="20"/>
                  <w:szCs w:val="24"/>
                </w:rPr>
                <w:delText>DP</w:delText>
              </w:r>
              <w:r w:rsidRPr="00B0316A" w:rsidDel="00AE45FD">
                <w:rPr>
                  <w:rFonts w:ascii="Times New Roman" w:hAnsi="Times New Roman" w:cs="Times New Roman"/>
                  <w:sz w:val="20"/>
                  <w:szCs w:val="24"/>
                </w:rPr>
                <w:delText xml:space="preserve"> k celkovému počtu </w:delText>
              </w:r>
              <w:r w:rsidR="00904322" w:rsidDel="00AE45FD">
                <w:rPr>
                  <w:rFonts w:ascii="Times New Roman" w:hAnsi="Times New Roman" w:cs="Times New Roman"/>
                  <w:sz w:val="20"/>
                  <w:szCs w:val="24"/>
                </w:rPr>
                <w:delText>DP</w:delText>
              </w:r>
              <w:r w:rsidRPr="00B0316A" w:rsidDel="00AE45FD">
                <w:rPr>
                  <w:rFonts w:ascii="Times New Roman" w:hAnsi="Times New Roman" w:cs="Times New Roman"/>
                  <w:sz w:val="20"/>
                  <w:szCs w:val="24"/>
                </w:rPr>
                <w:delText xml:space="preserve"> v rámci </w:delText>
              </w:r>
              <w:r w:rsidR="00492727" w:rsidDel="00AE45FD">
                <w:rPr>
                  <w:rFonts w:ascii="Times New Roman" w:hAnsi="Times New Roman" w:cs="Times New Roman"/>
                  <w:sz w:val="20"/>
                  <w:szCs w:val="20"/>
                </w:rPr>
                <w:delText>území</w:delText>
              </w:r>
              <w:r w:rsidR="00492727" w:rsidRPr="00B0316A" w:rsidDel="00AE45FD">
                <w:rPr>
                  <w:rFonts w:ascii="Times New Roman" w:hAnsi="Times New Roman" w:cs="Times New Roman"/>
                  <w:sz w:val="20"/>
                  <w:szCs w:val="20"/>
                </w:rPr>
                <w:delText xml:space="preserve"> </w:delText>
              </w:r>
              <w:r w:rsidRPr="00B0316A" w:rsidDel="00AE45FD">
                <w:rPr>
                  <w:rFonts w:ascii="Times New Roman" w:hAnsi="Times New Roman" w:cs="Times New Roman"/>
                  <w:sz w:val="20"/>
                  <w:szCs w:val="20"/>
                </w:rPr>
                <w:delText xml:space="preserve">× 100 </w:delText>
              </w:r>
              <w:r w:rsidRPr="00B0316A" w:rsidDel="00AE45FD">
                <w:rPr>
                  <w:rFonts w:ascii="Times New Roman" w:hAnsi="Times New Roman" w:cs="Times New Roman"/>
                  <w:sz w:val="20"/>
                  <w:szCs w:val="20"/>
                  <w:lang w:val="en-US"/>
                </w:rPr>
                <w:delText>[</w:delText>
              </w:r>
              <w:r w:rsidRPr="00B0316A" w:rsidDel="00AE45FD">
                <w:rPr>
                  <w:rFonts w:ascii="Times New Roman" w:hAnsi="Times New Roman" w:cs="Times New Roman"/>
                  <w:sz w:val="20"/>
                  <w:szCs w:val="20"/>
                </w:rPr>
                <w:delText>%]</w:delText>
              </w:r>
            </w:del>
          </w:p>
        </w:tc>
        <w:tc>
          <w:tcPr>
            <w:tcW w:w="1417" w:type="dxa"/>
            <w:vAlign w:val="center"/>
          </w:tcPr>
          <w:p w14:paraId="268F290A" w14:textId="7F3583D3" w:rsidR="00ED1EFF" w:rsidRPr="00B0316A" w:rsidDel="00AE45FD" w:rsidRDefault="00ED1EFF" w:rsidP="00D93A14">
            <w:pPr>
              <w:spacing w:before="60" w:after="60"/>
              <w:rPr>
                <w:del w:id="859" w:author="Jonáš Gaigr2" w:date="2026-08-06T00:36:00Z"/>
                <w:rFonts w:ascii="Times New Roman" w:hAnsi="Times New Roman" w:cs="Times New Roman"/>
                <w:sz w:val="20"/>
                <w:szCs w:val="20"/>
              </w:rPr>
            </w:pPr>
            <w:del w:id="860" w:author="Jonáš Gaigr2" w:date="2026-08-06T00:36:00Z">
              <w:r w:rsidRPr="00B0316A" w:rsidDel="00AE45FD">
                <w:rPr>
                  <w:rFonts w:ascii="Times New Roman" w:hAnsi="Times New Roman" w:cs="Times New Roman"/>
                  <w:sz w:val="20"/>
                  <w:szCs w:val="20"/>
                </w:rPr>
                <w:delText>dtto</w:delText>
              </w:r>
            </w:del>
          </w:p>
        </w:tc>
      </w:tr>
      <w:tr w:rsidR="00ED1EFF" w:rsidRPr="00B0316A" w:rsidDel="00AE45FD" w14:paraId="30AD9C55" w14:textId="5C1E2B6F" w:rsidTr="00D93A14">
        <w:trPr>
          <w:trHeight w:val="397"/>
          <w:del w:id="861" w:author="Jonáš Gaigr2" w:date="2026-08-06T00:36:00Z"/>
        </w:trPr>
        <w:tc>
          <w:tcPr>
            <w:tcW w:w="2268" w:type="dxa"/>
            <w:vAlign w:val="center"/>
          </w:tcPr>
          <w:p w14:paraId="1B3827AC" w14:textId="4A30617F" w:rsidR="00ED1EFF" w:rsidRPr="00B0316A" w:rsidDel="00AE45FD" w:rsidRDefault="00492727" w:rsidP="00D93A14">
            <w:pPr>
              <w:spacing w:before="60" w:after="60"/>
              <w:rPr>
                <w:del w:id="862" w:author="Jonáš Gaigr2" w:date="2026-08-06T00:36:00Z"/>
                <w:rFonts w:ascii="Times New Roman" w:hAnsi="Times New Roman" w:cs="Times New Roman"/>
                <w:sz w:val="20"/>
                <w:szCs w:val="20"/>
              </w:rPr>
            </w:pPr>
            <w:del w:id="863" w:author="Jonáš Gaigr2" w:date="2026-08-06T00:36:00Z">
              <w:r w:rsidDel="00AE45FD">
                <w:rPr>
                  <w:rFonts w:ascii="Times New Roman" w:hAnsi="Times New Roman" w:cs="Times New Roman"/>
                  <w:sz w:val="20"/>
                  <w:szCs w:val="20"/>
                </w:rPr>
                <w:delText>území</w:delText>
              </w:r>
              <w:r w:rsidRPr="00B0316A" w:rsidDel="00AE45FD">
                <w:rPr>
                  <w:rFonts w:ascii="Times New Roman" w:hAnsi="Times New Roman" w:cs="Times New Roman"/>
                  <w:sz w:val="20"/>
                  <w:szCs w:val="20"/>
                </w:rPr>
                <w:delText xml:space="preserve"> </w:delText>
              </w:r>
              <w:r w:rsidR="00ED1EFF" w:rsidRPr="00B0316A" w:rsidDel="00AE45FD">
                <w:rPr>
                  <w:rFonts w:ascii="Times New Roman" w:hAnsi="Times New Roman" w:cs="Times New Roman"/>
                  <w:sz w:val="20"/>
                  <w:szCs w:val="20"/>
                </w:rPr>
                <w:delText xml:space="preserve">obsahující více než 10 </w:delText>
              </w:r>
              <w:r w:rsidR="00904322" w:rsidDel="00AE45FD">
                <w:rPr>
                  <w:rFonts w:ascii="Times New Roman" w:hAnsi="Times New Roman" w:cs="Times New Roman"/>
                  <w:sz w:val="20"/>
                  <w:szCs w:val="20"/>
                </w:rPr>
                <w:delText>DP</w:delText>
              </w:r>
            </w:del>
          </w:p>
        </w:tc>
        <w:tc>
          <w:tcPr>
            <w:tcW w:w="1134" w:type="dxa"/>
            <w:vAlign w:val="center"/>
          </w:tcPr>
          <w:p w14:paraId="5456ADCD" w14:textId="043F67DB" w:rsidR="00ED1EFF" w:rsidRPr="00B0316A" w:rsidDel="00AE45FD" w:rsidRDefault="00ED1EFF" w:rsidP="00D93A14">
            <w:pPr>
              <w:spacing w:before="60" w:after="60"/>
              <w:jc w:val="center"/>
              <w:rPr>
                <w:del w:id="864" w:author="Jonáš Gaigr2" w:date="2026-08-06T00:36:00Z"/>
                <w:rFonts w:ascii="Times New Roman" w:hAnsi="Times New Roman" w:cs="Times New Roman"/>
                <w:sz w:val="20"/>
                <w:szCs w:val="20"/>
                <w:lang w:val="en-US"/>
              </w:rPr>
            </w:pPr>
            <w:del w:id="865" w:author="Jonáš Gaigr2" w:date="2026-08-06T00:36:00Z">
              <w:r w:rsidRPr="00B0316A" w:rsidDel="00AE45FD">
                <w:rPr>
                  <w:rFonts w:ascii="Times New Roman" w:hAnsi="Times New Roman" w:cs="Times New Roman"/>
                  <w:sz w:val="20"/>
                  <w:szCs w:val="20"/>
                  <w:lang w:val="en-US"/>
                </w:rPr>
                <w:delText xml:space="preserve">&lt; </w:delText>
              </w:r>
              <w:r w:rsidRPr="00B0316A" w:rsidDel="00AE45FD">
                <w:rPr>
                  <w:rFonts w:ascii="Times New Roman" w:hAnsi="Times New Roman" w:cs="Times New Roman"/>
                  <w:sz w:val="20"/>
                  <w:szCs w:val="20"/>
                </w:rPr>
                <w:delText>30 %</w:delText>
              </w:r>
            </w:del>
          </w:p>
        </w:tc>
        <w:tc>
          <w:tcPr>
            <w:tcW w:w="4253" w:type="dxa"/>
            <w:vAlign w:val="center"/>
          </w:tcPr>
          <w:p w14:paraId="1C5673C8" w14:textId="42D1B283" w:rsidR="00ED1EFF" w:rsidRPr="00B0316A" w:rsidDel="00AE45FD" w:rsidRDefault="00ED1EFF" w:rsidP="00D93A14">
            <w:pPr>
              <w:spacing w:before="60" w:after="60"/>
              <w:rPr>
                <w:del w:id="866" w:author="Jonáš Gaigr2" w:date="2026-08-06T00:36:00Z"/>
                <w:rFonts w:ascii="Times New Roman" w:hAnsi="Times New Roman" w:cs="Times New Roman"/>
                <w:sz w:val="20"/>
                <w:szCs w:val="24"/>
              </w:rPr>
            </w:pPr>
            <w:del w:id="867" w:author="Jonáš Gaigr2" w:date="2026-08-06T00:36:00Z">
              <w:r w:rsidRPr="00B0316A" w:rsidDel="00AE45FD">
                <w:rPr>
                  <w:rFonts w:ascii="Times New Roman" w:hAnsi="Times New Roman" w:cs="Times New Roman"/>
                  <w:sz w:val="20"/>
                  <w:szCs w:val="24"/>
                </w:rPr>
                <w:delText xml:space="preserve">Podíl aktuálního celkového počtu ohrožených </w:delText>
              </w:r>
              <w:r w:rsidR="00904322" w:rsidDel="00AE45FD">
                <w:rPr>
                  <w:rFonts w:ascii="Times New Roman" w:hAnsi="Times New Roman" w:cs="Times New Roman"/>
                  <w:sz w:val="20"/>
                  <w:szCs w:val="24"/>
                </w:rPr>
                <w:delText>DP</w:delText>
              </w:r>
              <w:r w:rsidRPr="00B0316A" w:rsidDel="00AE45FD">
                <w:rPr>
                  <w:rFonts w:ascii="Times New Roman" w:hAnsi="Times New Roman" w:cs="Times New Roman"/>
                  <w:sz w:val="20"/>
                  <w:szCs w:val="24"/>
                </w:rPr>
                <w:delText xml:space="preserve"> k celkovému počtu </w:delText>
              </w:r>
              <w:r w:rsidR="00904322" w:rsidDel="00AE45FD">
                <w:rPr>
                  <w:rFonts w:ascii="Times New Roman" w:hAnsi="Times New Roman" w:cs="Times New Roman"/>
                  <w:sz w:val="20"/>
                  <w:szCs w:val="24"/>
                </w:rPr>
                <w:delText>DP</w:delText>
              </w:r>
              <w:r w:rsidRPr="00B0316A" w:rsidDel="00AE45FD">
                <w:rPr>
                  <w:rFonts w:ascii="Times New Roman" w:hAnsi="Times New Roman" w:cs="Times New Roman"/>
                  <w:sz w:val="20"/>
                  <w:szCs w:val="24"/>
                </w:rPr>
                <w:delText xml:space="preserve"> v rámci </w:delText>
              </w:r>
              <w:r w:rsidR="00492727" w:rsidDel="00AE45FD">
                <w:rPr>
                  <w:rFonts w:ascii="Times New Roman" w:hAnsi="Times New Roman" w:cs="Times New Roman"/>
                  <w:sz w:val="20"/>
                  <w:szCs w:val="20"/>
                </w:rPr>
                <w:delText>území</w:delText>
              </w:r>
              <w:r w:rsidR="00492727" w:rsidRPr="00B0316A" w:rsidDel="00AE45FD">
                <w:rPr>
                  <w:rFonts w:ascii="Times New Roman" w:hAnsi="Times New Roman" w:cs="Times New Roman"/>
                  <w:sz w:val="20"/>
                  <w:szCs w:val="20"/>
                </w:rPr>
                <w:delText xml:space="preserve"> </w:delText>
              </w:r>
              <w:r w:rsidRPr="00B0316A" w:rsidDel="00AE45FD">
                <w:rPr>
                  <w:rFonts w:ascii="Times New Roman" w:hAnsi="Times New Roman" w:cs="Times New Roman"/>
                  <w:sz w:val="20"/>
                  <w:szCs w:val="20"/>
                </w:rPr>
                <w:delText xml:space="preserve">× 100 </w:delText>
              </w:r>
              <w:r w:rsidRPr="00B0316A" w:rsidDel="00AE45FD">
                <w:rPr>
                  <w:rFonts w:ascii="Times New Roman" w:hAnsi="Times New Roman" w:cs="Times New Roman"/>
                  <w:sz w:val="20"/>
                  <w:szCs w:val="20"/>
                  <w:lang w:val="en-US"/>
                </w:rPr>
                <w:delText>[</w:delText>
              </w:r>
              <w:r w:rsidRPr="00B0316A" w:rsidDel="00AE45FD">
                <w:rPr>
                  <w:rFonts w:ascii="Times New Roman" w:hAnsi="Times New Roman" w:cs="Times New Roman"/>
                  <w:sz w:val="20"/>
                  <w:szCs w:val="20"/>
                </w:rPr>
                <w:delText xml:space="preserve">%] </w:delText>
              </w:r>
            </w:del>
          </w:p>
        </w:tc>
        <w:tc>
          <w:tcPr>
            <w:tcW w:w="1417" w:type="dxa"/>
            <w:vAlign w:val="center"/>
          </w:tcPr>
          <w:p w14:paraId="3BA47F1F" w14:textId="01BA1E04" w:rsidR="00ED1EFF" w:rsidRPr="00B0316A" w:rsidDel="00AE45FD" w:rsidRDefault="00ED1EFF" w:rsidP="00D93A14">
            <w:pPr>
              <w:spacing w:before="60" w:after="60"/>
              <w:rPr>
                <w:del w:id="868" w:author="Jonáš Gaigr2" w:date="2026-08-06T00:36:00Z"/>
                <w:rFonts w:ascii="Times New Roman" w:hAnsi="Times New Roman" w:cs="Times New Roman"/>
                <w:sz w:val="20"/>
                <w:szCs w:val="20"/>
              </w:rPr>
            </w:pPr>
            <w:del w:id="869" w:author="Jonáš Gaigr2" w:date="2026-08-06T00:36:00Z">
              <w:r w:rsidRPr="00B0316A" w:rsidDel="00AE45FD">
                <w:rPr>
                  <w:rFonts w:ascii="Times New Roman" w:hAnsi="Times New Roman" w:cs="Times New Roman"/>
                  <w:sz w:val="20"/>
                  <w:szCs w:val="20"/>
                </w:rPr>
                <w:delText>dtto</w:delText>
              </w:r>
            </w:del>
          </w:p>
        </w:tc>
      </w:tr>
    </w:tbl>
    <w:p w14:paraId="070E2BB6" w14:textId="77777777" w:rsidR="00ED1EFF" w:rsidRPr="00ED1EFF" w:rsidRDefault="00ED1EFF" w:rsidP="00A30BC0">
      <w:pPr>
        <w:pStyle w:val="Odstavecseseznamem"/>
        <w:spacing w:after="120" w:line="240" w:lineRule="auto"/>
        <w:ind w:firstLine="0"/>
        <w:rPr>
          <w:rFonts w:ascii="Times New Roman" w:hAnsi="Times New Roman"/>
          <w:i/>
          <w:sz w:val="24"/>
          <w:szCs w:val="24"/>
        </w:rPr>
      </w:pPr>
    </w:p>
    <w:p w14:paraId="45AF967F" w14:textId="41F28562" w:rsidR="00ED1EFF" w:rsidRPr="00A30BC0" w:rsidDel="00AE45FD" w:rsidRDefault="00A30BC0" w:rsidP="00A30BC0">
      <w:pPr>
        <w:pStyle w:val="Odstavecseseznamem"/>
        <w:numPr>
          <w:ilvl w:val="1"/>
          <w:numId w:val="14"/>
        </w:numPr>
        <w:spacing w:after="120" w:line="240" w:lineRule="auto"/>
        <w:rPr>
          <w:del w:id="870" w:author="Jonáš Gaigr2" w:date="2026-08-06T00:37:00Z"/>
          <w:rFonts w:ascii="Times New Roman" w:hAnsi="Times New Roman"/>
          <w:b/>
          <w:sz w:val="28"/>
          <w:szCs w:val="28"/>
        </w:rPr>
      </w:pPr>
      <w:commentRangeStart w:id="871"/>
      <w:del w:id="872" w:author="Jonáš Gaigr2" w:date="2026-08-06T00:37:00Z">
        <w:r w:rsidDel="00AE45FD">
          <w:rPr>
            <w:rFonts w:ascii="Times New Roman" w:hAnsi="Times New Roman"/>
            <w:b/>
            <w:sz w:val="28"/>
            <w:szCs w:val="28"/>
          </w:rPr>
          <w:delText xml:space="preserve"> </w:delText>
        </w:r>
        <w:r w:rsidR="00ED1EFF" w:rsidRPr="00A30BC0" w:rsidDel="00AE45FD">
          <w:rPr>
            <w:rFonts w:ascii="Times New Roman" w:hAnsi="Times New Roman"/>
            <w:b/>
            <w:sz w:val="28"/>
            <w:szCs w:val="28"/>
          </w:rPr>
          <w:delText xml:space="preserve">Hodnocení stavu druhu na </w:delText>
        </w:r>
        <w:r w:rsidR="003A3AD8" w:rsidDel="00AE45FD">
          <w:rPr>
            <w:rFonts w:ascii="Times New Roman" w:hAnsi="Times New Roman"/>
            <w:b/>
            <w:sz w:val="28"/>
            <w:szCs w:val="28"/>
          </w:rPr>
          <w:delText xml:space="preserve">dílčí ploše </w:delText>
        </w:r>
      </w:del>
    </w:p>
    <w:p w14:paraId="6AC130F7" w14:textId="614FBDAF" w:rsidR="00ED1EFF" w:rsidDel="00AE45FD" w:rsidRDefault="00ED1EFF" w:rsidP="00EB5BD5">
      <w:pPr>
        <w:spacing w:before="100" w:beforeAutospacing="1" w:after="100" w:afterAutospacing="1" w:line="240" w:lineRule="auto"/>
        <w:jc w:val="both"/>
        <w:rPr>
          <w:moveFrom w:id="873" w:author="Jonáš Gaigr2" w:date="2026-08-06T00:37:00Z"/>
          <w:rFonts w:ascii="Times New Roman" w:eastAsia="Times New Roman" w:hAnsi="Times New Roman"/>
          <w:sz w:val="24"/>
          <w:szCs w:val="24"/>
          <w:lang w:eastAsia="cs-CZ"/>
        </w:rPr>
      </w:pPr>
      <w:moveFromRangeStart w:id="874" w:author="Jonáš Gaigr2" w:date="2026-08-06T00:37:00Z" w:name="move236869049"/>
      <w:moveFrom w:id="875" w:author="Jonáš Gaigr2" w:date="2026-08-06T00:37:00Z">
        <w:r w:rsidRPr="00A30BC0" w:rsidDel="00AE45FD">
          <w:rPr>
            <w:rFonts w:ascii="Times New Roman" w:eastAsia="Times New Roman" w:hAnsi="Times New Roman"/>
            <w:sz w:val="24"/>
            <w:szCs w:val="24"/>
            <w:lang w:eastAsia="cs-CZ"/>
          </w:rPr>
          <w:t xml:space="preserve">Způsob hodnocení je zřejmý z Tab. 1a a 1b. Pokud je jeden klíčový </w:t>
        </w:r>
        <w:r w:rsidR="003A3AD8" w:rsidDel="00AE45FD">
          <w:rPr>
            <w:rFonts w:ascii="Times New Roman" w:eastAsia="Times New Roman" w:hAnsi="Times New Roman"/>
            <w:sz w:val="24"/>
            <w:szCs w:val="24"/>
            <w:lang w:eastAsia="cs-CZ"/>
          </w:rPr>
          <w:t xml:space="preserve">populační </w:t>
        </w:r>
        <w:r w:rsidR="00043E10" w:rsidDel="00AE45FD">
          <w:rPr>
            <w:rFonts w:ascii="Times New Roman" w:eastAsia="Times New Roman" w:hAnsi="Times New Roman"/>
            <w:sz w:val="24"/>
            <w:szCs w:val="24"/>
            <w:lang w:eastAsia="cs-CZ"/>
          </w:rPr>
          <w:t>indikátor</w:t>
        </w:r>
        <w:r w:rsidRPr="00A30BC0" w:rsidDel="00AE45FD">
          <w:rPr>
            <w:rFonts w:ascii="Times New Roman" w:eastAsia="Times New Roman" w:hAnsi="Times New Roman"/>
            <w:sz w:val="24"/>
            <w:szCs w:val="24"/>
            <w:lang w:eastAsia="cs-CZ"/>
          </w:rPr>
          <w:t xml:space="preserve"> (přítomnostdruhu, porovnání relativní početnosti a záznam rozmnožování) hodnocen v nepříznivém stavu nebo jsou v nepříznivém stavu alespoň 4 jiné </w:t>
        </w:r>
        <w:r w:rsidR="00043E10" w:rsidDel="00AE45FD">
          <w:rPr>
            <w:rFonts w:ascii="Times New Roman" w:eastAsia="Times New Roman" w:hAnsi="Times New Roman"/>
            <w:sz w:val="24"/>
            <w:szCs w:val="24"/>
            <w:lang w:eastAsia="cs-CZ"/>
          </w:rPr>
          <w:t>indikátor</w:t>
        </w:r>
        <w:r w:rsidRPr="00A30BC0" w:rsidDel="00AE45FD">
          <w:rPr>
            <w:rFonts w:ascii="Times New Roman" w:eastAsia="Times New Roman" w:hAnsi="Times New Roman"/>
            <w:sz w:val="24"/>
            <w:szCs w:val="24"/>
            <w:lang w:eastAsia="cs-CZ"/>
          </w:rPr>
          <w:t xml:space="preserve">y hodnocení, je i druh v celé </w:t>
        </w:r>
        <w:r w:rsidR="00492727" w:rsidDel="00AE45FD">
          <w:rPr>
            <w:rFonts w:ascii="Times New Roman" w:hAnsi="Times New Roman" w:cs="Times New Roman"/>
            <w:sz w:val="20"/>
            <w:szCs w:val="20"/>
          </w:rPr>
          <w:t>území</w:t>
        </w:r>
        <w:r w:rsidR="00492727" w:rsidRPr="00B0316A" w:rsidDel="00AE45FD">
          <w:rPr>
            <w:rFonts w:ascii="Times New Roman" w:hAnsi="Times New Roman" w:cs="Times New Roman"/>
            <w:sz w:val="20"/>
            <w:szCs w:val="20"/>
          </w:rPr>
          <w:t xml:space="preserve"> </w:t>
        </w:r>
        <w:r w:rsidRPr="00A30BC0" w:rsidDel="00AE45FD">
          <w:rPr>
            <w:rFonts w:ascii="Times New Roman" w:eastAsia="Times New Roman" w:hAnsi="Times New Roman"/>
            <w:sz w:val="24"/>
            <w:szCs w:val="24"/>
            <w:lang w:eastAsia="cs-CZ"/>
          </w:rPr>
          <w:t>hodnocen ve špatném stavu. Pokud jsou klíčové (</w:t>
        </w:r>
        <w:r w:rsidR="003A3AD8" w:rsidDel="00AE45FD">
          <w:rPr>
            <w:rFonts w:ascii="Times New Roman" w:eastAsia="Times New Roman" w:hAnsi="Times New Roman"/>
            <w:sz w:val="24"/>
            <w:szCs w:val="24"/>
            <w:lang w:eastAsia="cs-CZ"/>
          </w:rPr>
          <w:t>populační</w:t>
        </w:r>
        <w:r w:rsidRPr="00A30BC0" w:rsidDel="00AE45FD">
          <w:rPr>
            <w:rFonts w:ascii="Times New Roman" w:eastAsia="Times New Roman" w:hAnsi="Times New Roman"/>
            <w:sz w:val="24"/>
            <w:szCs w:val="24"/>
            <w:lang w:eastAsia="cs-CZ"/>
          </w:rPr>
          <w:t xml:space="preserve">) </w:t>
        </w:r>
        <w:r w:rsidR="00043E10" w:rsidDel="00AE45FD">
          <w:rPr>
            <w:rFonts w:ascii="Times New Roman" w:eastAsia="Times New Roman" w:hAnsi="Times New Roman"/>
            <w:sz w:val="24"/>
            <w:szCs w:val="24"/>
            <w:lang w:eastAsia="cs-CZ"/>
          </w:rPr>
          <w:t>indikátor</w:t>
        </w:r>
        <w:r w:rsidRPr="00A30BC0" w:rsidDel="00AE45FD">
          <w:rPr>
            <w:rFonts w:ascii="Times New Roman" w:eastAsia="Times New Roman" w:hAnsi="Times New Roman"/>
            <w:sz w:val="24"/>
            <w:szCs w:val="24"/>
            <w:lang w:eastAsia="cs-CZ"/>
          </w:rPr>
          <w:t>y hodnoceny dobře, ale hodnocení 2</w:t>
        </w:r>
        <w:r w:rsidRPr="00A30BC0" w:rsidDel="00AE45FD">
          <w:rPr>
            <w:rFonts w:ascii="Times New Roman" w:hAnsi="Times New Roman"/>
            <w:sz w:val="20"/>
            <w:szCs w:val="20"/>
          </w:rPr>
          <w:t>–</w:t>
        </w:r>
        <w:r w:rsidRPr="00A30BC0" w:rsidDel="00AE45FD">
          <w:rPr>
            <w:rFonts w:ascii="Times New Roman" w:eastAsia="Times New Roman" w:hAnsi="Times New Roman"/>
            <w:sz w:val="24"/>
            <w:szCs w:val="24"/>
            <w:lang w:eastAsia="cs-CZ"/>
          </w:rPr>
          <w:t xml:space="preserve">3 ostatních </w:t>
        </w:r>
        <w:r w:rsidR="00043E10" w:rsidDel="00AE45FD">
          <w:rPr>
            <w:rFonts w:ascii="Times New Roman" w:eastAsia="Times New Roman" w:hAnsi="Times New Roman"/>
            <w:sz w:val="24"/>
            <w:szCs w:val="24"/>
            <w:lang w:eastAsia="cs-CZ"/>
          </w:rPr>
          <w:t>indikátor</w:t>
        </w:r>
        <w:r w:rsidRPr="00A30BC0" w:rsidDel="00AE45FD">
          <w:rPr>
            <w:rFonts w:ascii="Times New Roman" w:eastAsia="Times New Roman" w:hAnsi="Times New Roman"/>
            <w:sz w:val="24"/>
            <w:szCs w:val="24"/>
            <w:lang w:eastAsia="cs-CZ"/>
          </w:rPr>
          <w:t xml:space="preserve">ů je negativní, je celkové hodnocení označeno jako zhoršené. Dobrý stav lokality nastává, pokud jsou klíčové </w:t>
        </w:r>
        <w:r w:rsidR="00043E10" w:rsidDel="00AE45FD">
          <w:rPr>
            <w:rFonts w:ascii="Times New Roman" w:eastAsia="Times New Roman" w:hAnsi="Times New Roman"/>
            <w:sz w:val="24"/>
            <w:szCs w:val="24"/>
            <w:lang w:eastAsia="cs-CZ"/>
          </w:rPr>
          <w:t>indikátor</w:t>
        </w:r>
        <w:r w:rsidRPr="00A30BC0" w:rsidDel="00AE45FD">
          <w:rPr>
            <w:rFonts w:ascii="Times New Roman" w:eastAsia="Times New Roman" w:hAnsi="Times New Roman"/>
            <w:sz w:val="24"/>
            <w:szCs w:val="24"/>
            <w:lang w:eastAsia="cs-CZ"/>
          </w:rPr>
          <w:t xml:space="preserve">y hodnoceny příznivě a nepříznivý je maximálně 1 jiný </w:t>
        </w:r>
        <w:r w:rsidR="00043E10" w:rsidDel="00AE45FD">
          <w:rPr>
            <w:rFonts w:ascii="Times New Roman" w:eastAsia="Times New Roman" w:hAnsi="Times New Roman"/>
            <w:sz w:val="24"/>
            <w:szCs w:val="24"/>
            <w:lang w:eastAsia="cs-CZ"/>
          </w:rPr>
          <w:t>indikátor</w:t>
        </w:r>
        <w:r w:rsidRPr="00A30BC0" w:rsidDel="00AE45FD">
          <w:rPr>
            <w:rFonts w:ascii="Times New Roman" w:eastAsia="Times New Roman" w:hAnsi="Times New Roman"/>
            <w:sz w:val="24"/>
            <w:szCs w:val="24"/>
            <w:lang w:eastAsia="cs-CZ"/>
          </w:rPr>
          <w:t xml:space="preserve"> hodnocení. </w:t>
        </w:r>
        <w:r w:rsidR="00043E10" w:rsidDel="00AE45FD">
          <w:rPr>
            <w:rFonts w:ascii="Times New Roman" w:eastAsia="Times New Roman" w:hAnsi="Times New Roman"/>
            <w:sz w:val="24"/>
            <w:szCs w:val="24"/>
            <w:lang w:eastAsia="cs-CZ"/>
          </w:rPr>
          <w:t>Indikátor</w:t>
        </w:r>
        <w:r w:rsidRPr="00A30BC0" w:rsidDel="00AE45FD">
          <w:rPr>
            <w:rFonts w:ascii="Times New Roman" w:eastAsia="Times New Roman" w:hAnsi="Times New Roman"/>
            <w:sz w:val="24"/>
            <w:szCs w:val="24"/>
            <w:lang w:eastAsia="cs-CZ"/>
          </w:rPr>
          <w:t xml:space="preserve"> se hodnotí pouze, jsou</w:t>
        </w:r>
        <w:r w:rsidRPr="00A30BC0" w:rsidDel="00AE45FD">
          <w:rPr>
            <w:rFonts w:ascii="Times New Roman" w:hAnsi="Times New Roman"/>
            <w:sz w:val="20"/>
            <w:szCs w:val="20"/>
          </w:rPr>
          <w:t>–</w:t>
        </w:r>
        <w:r w:rsidRPr="00A30BC0" w:rsidDel="00AE45FD">
          <w:rPr>
            <w:rFonts w:ascii="Times New Roman" w:eastAsia="Times New Roman" w:hAnsi="Times New Roman"/>
            <w:sz w:val="24"/>
            <w:szCs w:val="24"/>
            <w:lang w:eastAsia="cs-CZ"/>
          </w:rPr>
          <w:t>li dostupné informace k jeho hodnocení.</w:t>
        </w:r>
        <w:commentRangeEnd w:id="871"/>
        <w:r w:rsidR="00EB5BD5" w:rsidDel="00AE45FD">
          <w:rPr>
            <w:rStyle w:val="Odkaznakoment"/>
            <w:rFonts w:eastAsia="Batang"/>
          </w:rPr>
          <w:commentReference w:id="871"/>
        </w:r>
      </w:moveFrom>
    </w:p>
    <w:moveFromRangeEnd w:id="874"/>
    <w:p w14:paraId="27A30827" w14:textId="77777777" w:rsidR="003A3AD8" w:rsidRDefault="003A3AD8" w:rsidP="003A3AD8">
      <w:pPr>
        <w:pStyle w:val="Odstavecseseznamem"/>
        <w:numPr>
          <w:ilvl w:val="1"/>
          <w:numId w:val="14"/>
        </w:numPr>
        <w:spacing w:after="120" w:line="240" w:lineRule="auto"/>
        <w:rPr>
          <w:rFonts w:ascii="Times New Roman" w:eastAsia="Times New Roman" w:hAnsi="Times New Roman"/>
          <w:b/>
          <w:sz w:val="28"/>
          <w:szCs w:val="28"/>
          <w:lang w:eastAsia="cs-CZ"/>
        </w:rPr>
      </w:pPr>
      <w:commentRangeStart w:id="876"/>
      <w:r>
        <w:rPr>
          <w:rFonts w:ascii="Times New Roman" w:eastAsia="Times New Roman" w:hAnsi="Times New Roman"/>
          <w:b/>
          <w:sz w:val="28"/>
          <w:szCs w:val="28"/>
          <w:lang w:eastAsia="cs-CZ"/>
        </w:rPr>
        <w:t xml:space="preserve"> </w:t>
      </w:r>
      <w:r w:rsidRPr="00A30BC0">
        <w:rPr>
          <w:rFonts w:ascii="Times New Roman" w:eastAsia="Times New Roman" w:hAnsi="Times New Roman"/>
          <w:b/>
          <w:sz w:val="28"/>
          <w:szCs w:val="28"/>
          <w:lang w:eastAsia="cs-CZ"/>
        </w:rPr>
        <w:t xml:space="preserve">Hodnocení stavu druhu na úrovni </w:t>
      </w:r>
      <w:r>
        <w:rPr>
          <w:rFonts w:ascii="Times New Roman" w:eastAsia="Times New Roman" w:hAnsi="Times New Roman"/>
          <w:b/>
          <w:sz w:val="28"/>
          <w:szCs w:val="28"/>
          <w:lang w:eastAsia="cs-CZ"/>
        </w:rPr>
        <w:t>sledovaného území</w:t>
      </w:r>
    </w:p>
    <w:commentRangeEnd w:id="876"/>
    <w:p w14:paraId="5B86080B" w14:textId="43A5DEB9" w:rsidR="0069626A" w:rsidRDefault="00EB5BD5" w:rsidP="00EB5BD5">
      <w:pPr>
        <w:rPr>
          <w:ins w:id="877" w:author="Jonáš Gaigr2" w:date="2026-08-06T00:46:00Z"/>
          <w:rFonts w:ascii="Times New Roman" w:hAnsi="Times New Roman" w:cs="Times New Roman"/>
          <w:sz w:val="24"/>
          <w:szCs w:val="24"/>
        </w:rPr>
      </w:pPr>
      <w:r>
        <w:rPr>
          <w:rStyle w:val="Odkaznakoment"/>
          <w:rFonts w:eastAsia="Batang"/>
        </w:rPr>
        <w:commentReference w:id="876"/>
      </w:r>
      <w:ins w:id="878" w:author="Jonáš Gaigr2" w:date="2026-08-06T00:45:00Z">
        <w:r w:rsidR="004B478F">
          <w:rPr>
            <w:rFonts w:ascii="Times New Roman" w:hAnsi="Times New Roman" w:cs="Times New Roman"/>
            <w:sz w:val="24"/>
            <w:szCs w:val="24"/>
          </w:rPr>
          <w:t xml:space="preserve">Hodnocení stavu druhu na úrovni </w:t>
        </w:r>
      </w:ins>
      <w:ins w:id="879" w:author="Jonáš Gaigr2" w:date="2026-08-06T00:46:00Z">
        <w:r w:rsidR="004B478F">
          <w:rPr>
            <w:rFonts w:ascii="Times New Roman" w:hAnsi="Times New Roman" w:cs="Times New Roman"/>
            <w:sz w:val="24"/>
            <w:szCs w:val="24"/>
          </w:rPr>
          <w:t>sledovaného území se sestává z kombinace dvou indikátorů</w:t>
        </w:r>
      </w:ins>
      <w:ins w:id="880" w:author="Jonáš Gaigr2" w:date="2026-08-06T00:50:00Z">
        <w:r w:rsidR="00882A7C">
          <w:rPr>
            <w:rFonts w:ascii="Times New Roman" w:hAnsi="Times New Roman" w:cs="Times New Roman"/>
            <w:sz w:val="24"/>
            <w:szCs w:val="24"/>
          </w:rPr>
          <w:t>. Jsou-li oba indikátory hodnoce</w:t>
        </w:r>
      </w:ins>
      <w:ins w:id="881" w:author="Jonáš Gaigr2" w:date="2026-08-06T00:51:00Z">
        <w:r w:rsidR="00882A7C">
          <w:rPr>
            <w:rFonts w:ascii="Times New Roman" w:hAnsi="Times New Roman" w:cs="Times New Roman"/>
            <w:sz w:val="24"/>
            <w:szCs w:val="24"/>
          </w:rPr>
          <w:t>ny v dobrém stavu, je celkový stav dobrý. Pokud je právě jeden z indikátorů ve špatném stavu, je celkový stav zhoršený. Špatný celkový stav druhu v rámci území nastává, pokud jsou oba i</w:t>
        </w:r>
      </w:ins>
      <w:ins w:id="882" w:author="Jonáš Gaigr2" w:date="2026-08-06T00:52:00Z">
        <w:r w:rsidR="00882A7C">
          <w:rPr>
            <w:rFonts w:ascii="Times New Roman" w:hAnsi="Times New Roman" w:cs="Times New Roman"/>
            <w:sz w:val="24"/>
            <w:szCs w:val="24"/>
          </w:rPr>
          <w:t>ndikátory hodnoceny jako špatné.</w:t>
        </w:r>
      </w:ins>
    </w:p>
    <w:p w14:paraId="52D3DCAB" w14:textId="77777777" w:rsidR="00882A7C" w:rsidRDefault="004B478F" w:rsidP="00EB5BD5">
      <w:pPr>
        <w:rPr>
          <w:ins w:id="883" w:author="Jonáš Gaigr2" w:date="2026-08-06T00:54:00Z"/>
          <w:rFonts w:ascii="Times New Roman" w:hAnsi="Times New Roman" w:cs="Times New Roman"/>
          <w:sz w:val="24"/>
          <w:szCs w:val="24"/>
        </w:rPr>
      </w:pPr>
      <w:ins w:id="884" w:author="Jonáš Gaigr2" w:date="2026-08-06T00:46:00Z">
        <w:r>
          <w:rPr>
            <w:rFonts w:ascii="Times New Roman" w:hAnsi="Times New Roman" w:cs="Times New Roman"/>
            <w:b/>
            <w:sz w:val="24"/>
            <w:szCs w:val="24"/>
          </w:rPr>
          <w:t>Procento dobře hodnocen</w:t>
        </w:r>
      </w:ins>
      <w:ins w:id="885" w:author="Jonáš Gaigr2" w:date="2026-08-06T00:48:00Z">
        <w:r>
          <w:rPr>
            <w:rFonts w:ascii="Times New Roman" w:hAnsi="Times New Roman" w:cs="Times New Roman"/>
            <w:b/>
            <w:sz w:val="24"/>
            <w:szCs w:val="24"/>
          </w:rPr>
          <w:t>ý</w:t>
        </w:r>
      </w:ins>
      <w:ins w:id="886" w:author="Jonáš Gaigr2" w:date="2026-08-06T00:46:00Z">
        <w:r>
          <w:rPr>
            <w:rFonts w:ascii="Times New Roman" w:hAnsi="Times New Roman" w:cs="Times New Roman"/>
            <w:b/>
            <w:sz w:val="24"/>
            <w:szCs w:val="24"/>
          </w:rPr>
          <w:t>ch dílčích ploch.</w:t>
        </w:r>
      </w:ins>
      <w:ins w:id="887" w:author="Jonáš Gaigr2" w:date="2026-08-06T00:52:00Z">
        <w:r w:rsidR="00882A7C">
          <w:rPr>
            <w:rFonts w:ascii="Times New Roman" w:hAnsi="Times New Roman" w:cs="Times New Roman"/>
            <w:b/>
            <w:sz w:val="24"/>
            <w:szCs w:val="24"/>
          </w:rPr>
          <w:t xml:space="preserve"> </w:t>
        </w:r>
        <w:r w:rsidR="00882A7C">
          <w:rPr>
            <w:rFonts w:ascii="Times New Roman" w:hAnsi="Times New Roman" w:cs="Times New Roman"/>
            <w:sz w:val="24"/>
            <w:szCs w:val="24"/>
          </w:rPr>
          <w:t xml:space="preserve">Jedná se o </w:t>
        </w:r>
      </w:ins>
      <w:ins w:id="888" w:author="Jonáš Gaigr2" w:date="2026-08-06T00:53:00Z">
        <w:r w:rsidR="00882A7C">
          <w:rPr>
            <w:rFonts w:ascii="Times New Roman" w:hAnsi="Times New Roman" w:cs="Times New Roman"/>
            <w:sz w:val="24"/>
            <w:szCs w:val="24"/>
          </w:rPr>
          <w:t>procento</w:t>
        </w:r>
      </w:ins>
      <w:ins w:id="889" w:author="Jonáš Gaigr2" w:date="2026-08-06T00:52:00Z">
        <w:r w:rsidR="00882A7C">
          <w:rPr>
            <w:rFonts w:ascii="Times New Roman" w:hAnsi="Times New Roman" w:cs="Times New Roman"/>
            <w:sz w:val="24"/>
            <w:szCs w:val="24"/>
          </w:rPr>
          <w:t xml:space="preserve"> počtu dobře hodnocených </w:t>
        </w:r>
      </w:ins>
      <w:ins w:id="890" w:author="Jonáš Gaigr2" w:date="2026-08-06T00:54:00Z">
        <w:r w:rsidR="00882A7C">
          <w:rPr>
            <w:rFonts w:ascii="Times New Roman" w:hAnsi="Times New Roman" w:cs="Times New Roman"/>
            <w:sz w:val="24"/>
            <w:szCs w:val="24"/>
          </w:rPr>
          <w:t xml:space="preserve">DP </w:t>
        </w:r>
      </w:ins>
      <w:ins w:id="891" w:author="Jonáš Gaigr2" w:date="2026-08-06T00:52:00Z">
        <w:r w:rsidR="00882A7C">
          <w:rPr>
            <w:rFonts w:ascii="Times New Roman" w:hAnsi="Times New Roman" w:cs="Times New Roman"/>
            <w:sz w:val="24"/>
            <w:szCs w:val="24"/>
          </w:rPr>
          <w:t>vůči celkové</w:t>
        </w:r>
      </w:ins>
      <w:ins w:id="892" w:author="Jonáš Gaigr2" w:date="2026-08-06T00:53:00Z">
        <w:r w:rsidR="00882A7C">
          <w:rPr>
            <w:rFonts w:ascii="Times New Roman" w:hAnsi="Times New Roman" w:cs="Times New Roman"/>
            <w:sz w:val="24"/>
            <w:szCs w:val="24"/>
          </w:rPr>
          <w:t>mu počtu vyhodnocených</w:t>
        </w:r>
      </w:ins>
      <w:ins w:id="893" w:author="Jonáš Gaigr2" w:date="2026-08-06T00:54:00Z">
        <w:r w:rsidR="00882A7C">
          <w:rPr>
            <w:rFonts w:ascii="Times New Roman" w:hAnsi="Times New Roman" w:cs="Times New Roman"/>
            <w:sz w:val="24"/>
            <w:szCs w:val="24"/>
          </w:rPr>
          <w:t xml:space="preserve"> DP:</w:t>
        </w:r>
      </w:ins>
    </w:p>
    <w:p w14:paraId="1CF62BB6" w14:textId="1BE73945" w:rsidR="00882A7C" w:rsidRPr="00882A7C" w:rsidRDefault="00882A7C">
      <w:pPr>
        <w:jc w:val="center"/>
        <w:rPr>
          <w:ins w:id="894" w:author="Jonáš Gaigr2" w:date="2026-08-06T00:55:00Z"/>
          <w:rFonts w:ascii="Times New Roman" w:hAnsi="Times New Roman" w:cs="Times New Roman"/>
          <w:i/>
          <w:sz w:val="24"/>
          <w:szCs w:val="24"/>
          <w:rPrChange w:id="895" w:author="Jonáš Gaigr2" w:date="2026-08-06T00:55:00Z">
            <w:rPr>
              <w:ins w:id="896" w:author="Jonáš Gaigr2" w:date="2026-08-06T00:55:00Z"/>
              <w:rFonts w:ascii="Times New Roman" w:hAnsi="Times New Roman" w:cs="Times New Roman"/>
              <w:sz w:val="24"/>
              <w:szCs w:val="24"/>
            </w:rPr>
          </w:rPrChange>
        </w:rPr>
        <w:pPrChange w:id="897" w:author="Jonáš Gaigr2" w:date="2026-08-06T00:55:00Z">
          <w:pPr/>
        </w:pPrChange>
      </w:pPr>
      <w:ins w:id="898" w:author="Jonáš Gaigr2" w:date="2026-08-06T00:54:00Z">
        <w:r w:rsidRPr="00882A7C">
          <w:rPr>
            <w:rFonts w:ascii="Times New Roman" w:hAnsi="Times New Roman" w:cs="Times New Roman"/>
            <w:i/>
            <w:sz w:val="24"/>
            <w:szCs w:val="24"/>
            <w:rPrChange w:id="899" w:author="Jonáš Gaigr2" w:date="2026-08-06T00:55:00Z">
              <w:rPr>
                <w:rFonts w:ascii="Times New Roman" w:hAnsi="Times New Roman" w:cs="Times New Roman"/>
                <w:sz w:val="24"/>
                <w:szCs w:val="24"/>
              </w:rPr>
            </w:rPrChange>
          </w:rPr>
          <w:t xml:space="preserve">počet DP v dobrém stavu / </w:t>
        </w:r>
      </w:ins>
      <w:ins w:id="900" w:author="Jonáš Gaigr2" w:date="2026-08-06T00:55:00Z">
        <w:r w:rsidRPr="00882A7C">
          <w:rPr>
            <w:rFonts w:ascii="Times New Roman" w:hAnsi="Times New Roman" w:cs="Times New Roman"/>
            <w:i/>
            <w:sz w:val="24"/>
            <w:szCs w:val="24"/>
            <w:rPrChange w:id="901" w:author="Jonáš Gaigr2" w:date="2026-08-06T00:55:00Z">
              <w:rPr>
                <w:rFonts w:ascii="Times New Roman" w:hAnsi="Times New Roman" w:cs="Times New Roman"/>
                <w:sz w:val="24"/>
                <w:szCs w:val="24"/>
              </w:rPr>
            </w:rPrChange>
          </w:rPr>
          <w:t xml:space="preserve">počet </w:t>
        </w:r>
      </w:ins>
      <w:ins w:id="902" w:author="Jonáš Gaigr2" w:date="2026-08-06T00:54:00Z">
        <w:r w:rsidRPr="00882A7C">
          <w:rPr>
            <w:rFonts w:ascii="Times New Roman" w:hAnsi="Times New Roman" w:cs="Times New Roman"/>
            <w:i/>
            <w:sz w:val="24"/>
            <w:szCs w:val="24"/>
            <w:rPrChange w:id="903" w:author="Jonáš Gaigr2" w:date="2026-08-06T00:55:00Z">
              <w:rPr>
                <w:rFonts w:ascii="Times New Roman" w:hAnsi="Times New Roman" w:cs="Times New Roman"/>
                <w:sz w:val="24"/>
                <w:szCs w:val="24"/>
              </w:rPr>
            </w:rPrChange>
          </w:rPr>
          <w:t>DP v dobrém, zhoršeném či špatném stavu</w:t>
        </w:r>
      </w:ins>
      <w:ins w:id="904" w:author="Jonáš Gaigr2" w:date="2026-08-06T00:55:00Z">
        <w:r w:rsidRPr="00882A7C">
          <w:rPr>
            <w:rFonts w:ascii="Times New Roman" w:hAnsi="Times New Roman" w:cs="Times New Roman"/>
            <w:i/>
            <w:sz w:val="24"/>
            <w:szCs w:val="24"/>
            <w:rPrChange w:id="905" w:author="Jonáš Gaigr2" w:date="2026-08-06T00:55:00Z">
              <w:rPr>
                <w:rFonts w:ascii="Times New Roman" w:hAnsi="Times New Roman" w:cs="Times New Roman"/>
                <w:sz w:val="24"/>
                <w:szCs w:val="24"/>
              </w:rPr>
            </w:rPrChange>
          </w:rPr>
          <w:t xml:space="preserve"> * 100</w:t>
        </w:r>
      </w:ins>
    </w:p>
    <w:p w14:paraId="4F0FED50" w14:textId="393DFC0E" w:rsidR="004B478F" w:rsidRPr="00882A7C" w:rsidRDefault="00882A7C" w:rsidP="00EB5BD5">
      <w:pPr>
        <w:rPr>
          <w:ins w:id="906" w:author="Jonáš Gaigr2" w:date="2026-08-06T00:46:00Z"/>
          <w:rFonts w:ascii="Times New Roman" w:hAnsi="Times New Roman" w:cs="Times New Roman"/>
          <w:sz w:val="24"/>
          <w:szCs w:val="24"/>
          <w:rPrChange w:id="907" w:author="Jonáš Gaigr2" w:date="2026-08-06T00:52:00Z">
            <w:rPr>
              <w:ins w:id="908" w:author="Jonáš Gaigr2" w:date="2026-08-06T00:46:00Z"/>
              <w:rFonts w:ascii="Times New Roman" w:hAnsi="Times New Roman" w:cs="Times New Roman"/>
              <w:b/>
              <w:sz w:val="24"/>
              <w:szCs w:val="24"/>
            </w:rPr>
          </w:rPrChange>
        </w:rPr>
      </w:pPr>
      <w:ins w:id="909" w:author="Jonáš Gaigr2" w:date="2026-08-06T00:53:00Z">
        <w:r>
          <w:rPr>
            <w:rFonts w:ascii="Times New Roman" w:hAnsi="Times New Roman" w:cs="Times New Roman"/>
            <w:sz w:val="24"/>
            <w:szCs w:val="24"/>
          </w:rPr>
          <w:t xml:space="preserve">Lokality, jejichž stav je hodnocen jako neznámý do výpočtu nevstupují. </w:t>
        </w:r>
      </w:ins>
    </w:p>
    <w:p w14:paraId="4D0E949E" w14:textId="5897E284" w:rsidR="002F350E" w:rsidRPr="004B478F" w:rsidRDefault="004B478F" w:rsidP="00EB5BD5">
      <w:pPr>
        <w:rPr>
          <w:ins w:id="910" w:author="Jonáš Gaigr2" w:date="2026-08-06T00:45:00Z"/>
          <w:rFonts w:ascii="Times New Roman" w:hAnsi="Times New Roman" w:cs="Times New Roman"/>
          <w:sz w:val="24"/>
          <w:szCs w:val="24"/>
          <w:rPrChange w:id="911" w:author="Jonáš Gaigr2" w:date="2026-08-06T00:47:00Z">
            <w:rPr>
              <w:ins w:id="912" w:author="Jonáš Gaigr2" w:date="2026-08-06T00:45:00Z"/>
              <w:rFonts w:ascii="Times New Roman" w:hAnsi="Times New Roman" w:cs="Times New Roman"/>
              <w:b/>
              <w:sz w:val="24"/>
              <w:szCs w:val="24"/>
            </w:rPr>
          </w:rPrChange>
        </w:rPr>
      </w:pPr>
      <w:ins w:id="913" w:author="Jonáš Gaigr2" w:date="2026-08-06T00:46:00Z">
        <w:r>
          <w:rPr>
            <w:rFonts w:ascii="Times New Roman" w:hAnsi="Times New Roman" w:cs="Times New Roman"/>
            <w:b/>
            <w:sz w:val="24"/>
            <w:szCs w:val="24"/>
          </w:rPr>
          <w:t xml:space="preserve">Početnost populace. </w:t>
        </w:r>
      </w:ins>
      <w:ins w:id="914" w:author="Jonáš Gaigr2" w:date="2026-08-06T00:55:00Z">
        <w:r w:rsidR="00882A7C">
          <w:rPr>
            <w:rFonts w:ascii="Times New Roman" w:hAnsi="Times New Roman" w:cs="Times New Roman"/>
            <w:sz w:val="24"/>
            <w:szCs w:val="24"/>
          </w:rPr>
          <w:t xml:space="preserve">Předmětem hodnocení je součet </w:t>
        </w:r>
      </w:ins>
      <w:ins w:id="915" w:author="Jonáš Gaigr2" w:date="2026-08-06T00:59:00Z">
        <w:r w:rsidR="002F350E">
          <w:rPr>
            <w:rFonts w:ascii="Times New Roman" w:hAnsi="Times New Roman" w:cs="Times New Roman"/>
            <w:sz w:val="24"/>
            <w:szCs w:val="24"/>
          </w:rPr>
          <w:t xml:space="preserve">maximálních </w:t>
        </w:r>
      </w:ins>
      <w:ins w:id="916" w:author="Jonáš Gaigr2" w:date="2026-08-06T00:58:00Z">
        <w:r w:rsidR="002F350E">
          <w:rPr>
            <w:rFonts w:ascii="Times New Roman" w:hAnsi="Times New Roman" w:cs="Times New Roman"/>
            <w:sz w:val="24"/>
            <w:szCs w:val="24"/>
          </w:rPr>
          <w:t>početností v</w:t>
        </w:r>
      </w:ins>
      <w:ins w:id="917" w:author="Jonáš Gaigr2" w:date="2026-08-06T00:59:00Z">
        <w:r w:rsidR="002F350E">
          <w:rPr>
            <w:rFonts w:ascii="Times New Roman" w:hAnsi="Times New Roman" w:cs="Times New Roman"/>
            <w:sz w:val="24"/>
            <w:szCs w:val="24"/>
          </w:rPr>
          <w:t> </w:t>
        </w:r>
      </w:ins>
      <w:ins w:id="918" w:author="Jonáš Gaigr2" w:date="2026-08-06T00:58:00Z">
        <w:r w:rsidR="002F350E">
          <w:rPr>
            <w:rFonts w:ascii="Times New Roman" w:hAnsi="Times New Roman" w:cs="Times New Roman"/>
            <w:sz w:val="24"/>
            <w:szCs w:val="24"/>
          </w:rPr>
          <w:t>zazn</w:t>
        </w:r>
      </w:ins>
      <w:ins w:id="919" w:author="Jonáš Gaigr2" w:date="2026-08-06T01:05:00Z">
        <w:r w:rsidR="00582FA1">
          <w:rPr>
            <w:rFonts w:ascii="Times New Roman" w:hAnsi="Times New Roman" w:cs="Times New Roman"/>
            <w:sz w:val="24"/>
            <w:szCs w:val="24"/>
          </w:rPr>
          <w:t>a</w:t>
        </w:r>
      </w:ins>
      <w:ins w:id="920" w:author="Jonáš Gaigr2" w:date="2026-08-06T00:58:00Z">
        <w:r w:rsidR="002F350E">
          <w:rPr>
            <w:rFonts w:ascii="Times New Roman" w:hAnsi="Times New Roman" w:cs="Times New Roman"/>
            <w:sz w:val="24"/>
            <w:szCs w:val="24"/>
          </w:rPr>
          <w:t>ma</w:t>
        </w:r>
      </w:ins>
      <w:ins w:id="921" w:author="Jonáš Gaigr2" w:date="2026-08-06T00:59:00Z">
        <w:r w:rsidR="002F350E">
          <w:rPr>
            <w:rFonts w:ascii="Times New Roman" w:hAnsi="Times New Roman" w:cs="Times New Roman"/>
            <w:sz w:val="24"/>
            <w:szCs w:val="24"/>
          </w:rPr>
          <w:t xml:space="preserve">ných na každé DP v daném roce. V případě, že pro danou DP existuje záznam relativní početnosti, převádí se na </w:t>
        </w:r>
      </w:ins>
      <w:ins w:id="922" w:author="Jonáš Gaigr2" w:date="2026-08-06T01:00:00Z">
        <w:r w:rsidR="002F350E">
          <w:rPr>
            <w:rFonts w:ascii="Times New Roman" w:hAnsi="Times New Roman" w:cs="Times New Roman"/>
            <w:sz w:val="24"/>
            <w:szCs w:val="24"/>
          </w:rPr>
          <w:t xml:space="preserve">odpovídající hodnotu mediánu dané kategorie </w:t>
        </w:r>
      </w:ins>
      <w:ins w:id="923" w:author="Jonáš Gaigr2" w:date="2026-08-06T01:20:00Z">
        <w:r w:rsidR="004159B6">
          <w:rPr>
            <w:rFonts w:ascii="Times New Roman" w:hAnsi="Times New Roman" w:cs="Times New Roman"/>
            <w:sz w:val="24"/>
            <w:szCs w:val="24"/>
          </w:rPr>
          <w:t xml:space="preserve">dle </w:t>
        </w:r>
      </w:ins>
      <w:ins w:id="924" w:author="Jonáš Gaigr2" w:date="2026-08-06T01:22:00Z">
        <w:r w:rsidR="00F66BB5">
          <w:rPr>
            <w:rFonts w:ascii="Times New Roman" w:hAnsi="Times New Roman" w:cs="Times New Roman"/>
            <w:sz w:val="24"/>
            <w:szCs w:val="24"/>
          </w:rPr>
          <w:fldChar w:fldCharType="begin"/>
        </w:r>
        <w:r w:rsidR="00F66BB5">
          <w:rPr>
            <w:rFonts w:ascii="Times New Roman" w:hAnsi="Times New Roman" w:cs="Times New Roman"/>
            <w:sz w:val="24"/>
            <w:szCs w:val="24"/>
          </w:rPr>
          <w:instrText xml:space="preserve"> HYPERLINK "https://github.com/BiodivMonCZ/host_naturecz/blob/main/Data/Input/cis_pocet_kat.csv" </w:instrText>
        </w:r>
        <w:r w:rsidR="00F66BB5">
          <w:rPr>
            <w:rFonts w:ascii="Times New Roman" w:hAnsi="Times New Roman" w:cs="Times New Roman"/>
            <w:sz w:val="24"/>
            <w:szCs w:val="24"/>
          </w:rPr>
          <w:fldChar w:fldCharType="separate"/>
        </w:r>
        <w:r w:rsidR="00F66BB5" w:rsidRPr="00F66BB5">
          <w:rPr>
            <w:rStyle w:val="Hypertextovodkaz"/>
            <w:rFonts w:ascii="Times New Roman" w:hAnsi="Times New Roman" w:cs="Times New Roman"/>
            <w:sz w:val="24"/>
            <w:szCs w:val="24"/>
          </w:rPr>
          <w:t>převodní tabulky</w:t>
        </w:r>
        <w:r w:rsidR="00F66BB5">
          <w:rPr>
            <w:rFonts w:ascii="Times New Roman" w:hAnsi="Times New Roman" w:cs="Times New Roman"/>
            <w:sz w:val="24"/>
            <w:szCs w:val="24"/>
          </w:rPr>
          <w:fldChar w:fldCharType="end"/>
        </w:r>
      </w:ins>
      <w:ins w:id="925" w:author="Jonáš Gaigr2" w:date="2026-08-06T01:20:00Z">
        <w:r w:rsidR="00F66BB5">
          <w:rPr>
            <w:rFonts w:ascii="Times New Roman" w:hAnsi="Times New Roman" w:cs="Times New Roman"/>
            <w:sz w:val="24"/>
            <w:szCs w:val="24"/>
          </w:rPr>
          <w:t xml:space="preserve"> </w:t>
        </w:r>
      </w:ins>
      <w:ins w:id="926" w:author="Jonáš Gaigr2" w:date="2026-08-06T01:00:00Z">
        <w:r w:rsidR="002F350E">
          <w:rPr>
            <w:rFonts w:ascii="Times New Roman" w:hAnsi="Times New Roman" w:cs="Times New Roman"/>
            <w:sz w:val="24"/>
            <w:szCs w:val="24"/>
          </w:rPr>
          <w:t xml:space="preserve">(např. </w:t>
        </w:r>
      </w:ins>
      <w:ins w:id="927" w:author="Jonáš Gaigr2" w:date="2026-08-06T01:02:00Z">
        <w:r w:rsidR="002F350E">
          <w:rPr>
            <w:rFonts w:ascii="Times New Roman" w:hAnsi="Times New Roman" w:cs="Times New Roman"/>
            <w:sz w:val="24"/>
            <w:szCs w:val="24"/>
          </w:rPr>
          <w:t>500 jedinců</w:t>
        </w:r>
      </w:ins>
      <w:ins w:id="928" w:author="Jonáš Gaigr2" w:date="2026-08-06T01:03:00Z">
        <w:r w:rsidR="002F350E">
          <w:rPr>
            <w:rFonts w:ascii="Times New Roman" w:hAnsi="Times New Roman" w:cs="Times New Roman"/>
            <w:sz w:val="24"/>
            <w:szCs w:val="24"/>
          </w:rPr>
          <w:t xml:space="preserve"> pro kategorii </w:t>
        </w:r>
        <w:r w:rsidR="002F350E">
          <w:rPr>
            <w:rFonts w:ascii="Times New Roman" w:hAnsi="Times New Roman" w:cs="Times New Roman"/>
            <w:i/>
            <w:sz w:val="24"/>
            <w:szCs w:val="24"/>
          </w:rPr>
          <w:t>stovky</w:t>
        </w:r>
        <w:r w:rsidR="002F350E">
          <w:rPr>
            <w:rFonts w:ascii="Times New Roman" w:hAnsi="Times New Roman" w:cs="Times New Roman"/>
            <w:sz w:val="24"/>
            <w:szCs w:val="24"/>
          </w:rPr>
          <w:t>).</w:t>
        </w:r>
      </w:ins>
      <w:ins w:id="929" w:author="Jonáš Gaigr2" w:date="2026-08-06T01:00:00Z">
        <w:r w:rsidR="002F350E">
          <w:rPr>
            <w:rFonts w:ascii="Times New Roman" w:hAnsi="Times New Roman" w:cs="Times New Roman"/>
            <w:sz w:val="24"/>
            <w:szCs w:val="24"/>
          </w:rPr>
          <w:t xml:space="preserve"> </w:t>
        </w:r>
      </w:ins>
      <w:ins w:id="930" w:author="Jonáš Gaigr2" w:date="2026-08-06T01:03:00Z">
        <w:r w:rsidR="002F350E">
          <w:rPr>
            <w:rFonts w:ascii="Times New Roman" w:hAnsi="Times New Roman" w:cs="Times New Roman"/>
            <w:sz w:val="24"/>
            <w:szCs w:val="24"/>
          </w:rPr>
          <w:t>Limitní hodnotou</w:t>
        </w:r>
      </w:ins>
      <w:ins w:id="931" w:author="Jonáš Gaigr2" w:date="2026-08-06T00:47:00Z">
        <w:r>
          <w:rPr>
            <w:rFonts w:ascii="Times New Roman" w:hAnsi="Times New Roman" w:cs="Times New Roman"/>
            <w:sz w:val="24"/>
            <w:szCs w:val="24"/>
          </w:rPr>
          <w:t> </w:t>
        </w:r>
      </w:ins>
      <w:ins w:id="932" w:author="Jonáš Gaigr2" w:date="2026-08-06T01:03:00Z">
        <w:r w:rsidR="002F350E">
          <w:rPr>
            <w:rFonts w:ascii="Times New Roman" w:hAnsi="Times New Roman" w:cs="Times New Roman"/>
            <w:sz w:val="24"/>
            <w:szCs w:val="24"/>
          </w:rPr>
          <w:t>je v případě h</w:t>
        </w:r>
      </w:ins>
      <w:ins w:id="933" w:author="Jonáš Gaigr2" w:date="2026-08-06T01:04:00Z">
        <w:r w:rsidR="002F350E">
          <w:rPr>
            <w:rFonts w:ascii="Times New Roman" w:hAnsi="Times New Roman" w:cs="Times New Roman"/>
            <w:sz w:val="24"/>
            <w:szCs w:val="24"/>
          </w:rPr>
          <w:t>o</w:t>
        </w:r>
      </w:ins>
      <w:ins w:id="934" w:author="Jonáš Gaigr2" w:date="2026-08-06T01:03:00Z">
        <w:r w:rsidR="002F350E">
          <w:rPr>
            <w:rFonts w:ascii="Times New Roman" w:hAnsi="Times New Roman" w:cs="Times New Roman"/>
            <w:sz w:val="24"/>
            <w:szCs w:val="24"/>
          </w:rPr>
          <w:t xml:space="preserve">dnocení stavu předmětů ochrany </w:t>
        </w:r>
      </w:ins>
      <w:ins w:id="935" w:author="Jonáš Gaigr2" w:date="2026-08-06T01:04:00Z">
        <w:r w:rsidR="002F350E">
          <w:rPr>
            <w:rFonts w:ascii="Times New Roman" w:hAnsi="Times New Roman" w:cs="Times New Roman"/>
            <w:sz w:val="24"/>
            <w:szCs w:val="24"/>
          </w:rPr>
          <w:t xml:space="preserve">EVL </w:t>
        </w:r>
      </w:ins>
      <w:ins w:id="936" w:author="Jonáš Gaigr2" w:date="2026-08-06T00:47:00Z">
        <w:r>
          <w:rPr>
            <w:rFonts w:ascii="Times New Roman" w:hAnsi="Times New Roman" w:cs="Times New Roman"/>
            <w:sz w:val="24"/>
            <w:szCs w:val="24"/>
          </w:rPr>
          <w:t>revidovaný cílov</w:t>
        </w:r>
      </w:ins>
      <w:ins w:id="937" w:author="Jonáš Gaigr2" w:date="2026-08-06T01:03:00Z">
        <w:r w:rsidR="002F350E">
          <w:rPr>
            <w:rFonts w:ascii="Times New Roman" w:hAnsi="Times New Roman" w:cs="Times New Roman"/>
            <w:sz w:val="24"/>
            <w:szCs w:val="24"/>
          </w:rPr>
          <w:t>ý</w:t>
        </w:r>
      </w:ins>
      <w:ins w:id="938" w:author="Jonáš Gaigr2" w:date="2026-08-06T00:47:00Z">
        <w:r>
          <w:rPr>
            <w:rFonts w:ascii="Times New Roman" w:hAnsi="Times New Roman" w:cs="Times New Roman"/>
            <w:sz w:val="24"/>
            <w:szCs w:val="24"/>
          </w:rPr>
          <w:t xml:space="preserve"> stav pro dané území, který je evidován v ISOP.</w:t>
        </w:r>
      </w:ins>
      <w:ins w:id="939" w:author="Jonáš Gaigr2" w:date="2026-08-06T01:03:00Z">
        <w:r w:rsidR="002F350E">
          <w:rPr>
            <w:rFonts w:ascii="Times New Roman" w:hAnsi="Times New Roman" w:cs="Times New Roman"/>
            <w:sz w:val="24"/>
            <w:szCs w:val="24"/>
          </w:rPr>
          <w:t xml:space="preserve"> </w:t>
        </w:r>
      </w:ins>
      <w:ins w:id="940" w:author="Jonáš Gaigr2" w:date="2026-08-06T01:04:00Z">
        <w:r w:rsidR="002F350E">
          <w:rPr>
            <w:rFonts w:ascii="Times New Roman" w:hAnsi="Times New Roman" w:cs="Times New Roman"/>
            <w:sz w:val="24"/>
            <w:szCs w:val="24"/>
          </w:rPr>
          <w:t>V případě hodnocení předmětů ochrany MZCHÚ jde o cílovou hodnotu uvedenou v platném plánu péče.</w:t>
        </w:r>
      </w:ins>
      <w:ins w:id="941" w:author="Jonáš Gaigr2" w:date="2026-08-06T01:05:00Z">
        <w:r w:rsidR="00582FA1">
          <w:rPr>
            <w:rFonts w:ascii="Times New Roman" w:hAnsi="Times New Roman" w:cs="Times New Roman"/>
            <w:sz w:val="24"/>
            <w:szCs w:val="24"/>
          </w:rPr>
          <w:t xml:space="preserve"> Limitní hodnoty jsou tedy u všech druhů specifické pro každé území.</w:t>
        </w:r>
      </w:ins>
    </w:p>
    <w:p w14:paraId="53D23D0D" w14:textId="7EFB8A7C" w:rsidR="00AE45FD" w:rsidRPr="00AE45FD" w:rsidRDefault="00AE45FD">
      <w:pPr>
        <w:jc w:val="both"/>
        <w:rPr>
          <w:ins w:id="942" w:author="Jonáš Gaigr2" w:date="2026-08-06T00:45:00Z"/>
          <w:rFonts w:ascii="Times New Roman" w:hAnsi="Times New Roman" w:cs="Times New Roman"/>
          <w:sz w:val="24"/>
          <w:szCs w:val="24"/>
          <w:rPrChange w:id="943" w:author="Jonáš Gaigr2" w:date="2026-08-06T00:45:00Z">
            <w:rPr>
              <w:ins w:id="944" w:author="Jonáš Gaigr2" w:date="2026-08-06T00:45:00Z"/>
              <w:rFonts w:ascii="Times New Roman" w:hAnsi="Times New Roman" w:cs="Times New Roman"/>
              <w:b/>
              <w:sz w:val="24"/>
              <w:szCs w:val="24"/>
            </w:rPr>
          </w:rPrChange>
        </w:rPr>
        <w:pPrChange w:id="945" w:author="Jonáš Gaigr2" w:date="2026-08-06T00:45:00Z">
          <w:pPr/>
        </w:pPrChange>
      </w:pPr>
      <w:ins w:id="946" w:author="Jonáš Gaigr2" w:date="2026-08-06T00:45:00Z">
        <w:r w:rsidRPr="00AE45FD">
          <w:rPr>
            <w:rFonts w:ascii="Times New Roman" w:hAnsi="Times New Roman" w:cs="Times New Roman"/>
            <w:sz w:val="24"/>
            <w:szCs w:val="24"/>
            <w:rPrChange w:id="947" w:author="Jonáš Gaigr2" w:date="2026-08-06T00:45:00Z">
              <w:rPr>
                <w:rFonts w:ascii="Times New Roman" w:hAnsi="Times New Roman" w:cs="Times New Roman"/>
                <w:b/>
                <w:sz w:val="24"/>
                <w:szCs w:val="24"/>
              </w:rPr>
            </w:rPrChange>
          </w:rPr>
          <w:t>Tabulka 2</w:t>
        </w:r>
        <w:r>
          <w:rPr>
            <w:rFonts w:ascii="Times New Roman" w:hAnsi="Times New Roman" w:cs="Times New Roman"/>
            <w:sz w:val="24"/>
            <w:szCs w:val="24"/>
          </w:rPr>
          <w:t>:</w:t>
        </w:r>
      </w:ins>
    </w:p>
    <w:tbl>
      <w:tblPr>
        <w:tblW w:w="0" w:type="dxa"/>
        <w:tblCellMar>
          <w:left w:w="0" w:type="dxa"/>
          <w:right w:w="0" w:type="dxa"/>
        </w:tblCellMar>
        <w:tblLook w:val="04A0" w:firstRow="1" w:lastRow="0" w:firstColumn="1" w:lastColumn="0" w:noHBand="0" w:noVBand="1"/>
      </w:tblPr>
      <w:tblGrid>
        <w:gridCol w:w="3602"/>
        <w:gridCol w:w="4208"/>
        <w:gridCol w:w="1246"/>
      </w:tblGrid>
      <w:tr w:rsidR="00AE45FD" w:rsidRPr="00AE45FD" w14:paraId="2A61FF03" w14:textId="77777777" w:rsidTr="00AE45FD">
        <w:trPr>
          <w:trHeight w:val="315"/>
          <w:ins w:id="948" w:author="Jonáš Gaigr2" w:date="2026-08-06T00:45:00Z"/>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DDF1D" w14:textId="77777777" w:rsidR="00AE45FD" w:rsidRPr="00AE45FD" w:rsidRDefault="00AE45FD" w:rsidP="00AE45FD">
            <w:pPr>
              <w:spacing w:after="0" w:line="240" w:lineRule="auto"/>
              <w:rPr>
                <w:ins w:id="949" w:author="Jonáš Gaigr2" w:date="2026-08-06T00:45:00Z"/>
                <w:rFonts w:ascii="Arial" w:eastAsia="Times New Roman" w:hAnsi="Arial" w:cs="Arial"/>
                <w:sz w:val="20"/>
                <w:szCs w:val="20"/>
                <w:lang w:val="en-GB" w:eastAsia="en-GB"/>
              </w:rPr>
            </w:pPr>
            <w:ins w:id="950" w:author="Jonáš Gaigr2" w:date="2026-08-06T00:45:00Z">
              <w:r w:rsidRPr="00AE45FD">
                <w:rPr>
                  <w:rFonts w:ascii="Arial" w:eastAsia="Times New Roman" w:hAnsi="Arial" w:cs="Arial"/>
                  <w:sz w:val="20"/>
                  <w:szCs w:val="20"/>
                  <w:lang w:val="en-GB" w:eastAsia="en-GB"/>
                </w:rPr>
                <w:t>procento dobře hodnocených dílčích lokalit</w:t>
              </w:r>
            </w:ins>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50A5E" w14:textId="77777777" w:rsidR="00AE45FD" w:rsidRPr="00AE45FD" w:rsidRDefault="00AE45FD" w:rsidP="00AE45FD">
            <w:pPr>
              <w:spacing w:after="0" w:line="240" w:lineRule="auto"/>
              <w:rPr>
                <w:ins w:id="951" w:author="Jonáš Gaigr2" w:date="2026-08-06T00:45:00Z"/>
                <w:rFonts w:ascii="Arial" w:eastAsia="Times New Roman" w:hAnsi="Arial" w:cs="Arial"/>
                <w:sz w:val="20"/>
                <w:szCs w:val="20"/>
                <w:lang w:val="en-GB" w:eastAsia="en-GB"/>
              </w:rPr>
            </w:pPr>
            <w:ins w:id="952" w:author="Jonáš Gaigr2" w:date="2026-08-06T00:45:00Z">
              <w:r w:rsidRPr="00AE45FD">
                <w:rPr>
                  <w:rFonts w:ascii="Arial" w:eastAsia="Times New Roman" w:hAnsi="Arial" w:cs="Arial"/>
                  <w:sz w:val="20"/>
                  <w:szCs w:val="20"/>
                  <w:lang w:val="en-GB" w:eastAsia="en-GB"/>
                </w:rPr>
                <w:t>počet jedinců (klouzavý průměr za poslední 3 roky)</w:t>
              </w:r>
            </w:ins>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B7FC8" w14:textId="77777777" w:rsidR="00AE45FD" w:rsidRPr="00AE45FD" w:rsidRDefault="00AE45FD" w:rsidP="00AE45FD">
            <w:pPr>
              <w:spacing w:after="0" w:line="240" w:lineRule="auto"/>
              <w:rPr>
                <w:ins w:id="953" w:author="Jonáš Gaigr2" w:date="2026-08-06T00:45:00Z"/>
                <w:rFonts w:ascii="Arial" w:eastAsia="Times New Roman" w:hAnsi="Arial" w:cs="Arial"/>
                <w:b/>
                <w:bCs/>
                <w:sz w:val="20"/>
                <w:szCs w:val="20"/>
                <w:lang w:val="en-GB" w:eastAsia="en-GB"/>
              </w:rPr>
            </w:pPr>
            <w:ins w:id="954" w:author="Jonáš Gaigr2" w:date="2026-08-06T00:45:00Z">
              <w:r w:rsidRPr="00AE45FD">
                <w:rPr>
                  <w:rFonts w:ascii="Arial" w:eastAsia="Times New Roman" w:hAnsi="Arial" w:cs="Arial"/>
                  <w:b/>
                  <w:bCs/>
                  <w:sz w:val="20"/>
                  <w:szCs w:val="20"/>
                  <w:lang w:val="en-GB" w:eastAsia="en-GB"/>
                </w:rPr>
                <w:t>celkový stav</w:t>
              </w:r>
            </w:ins>
          </w:p>
        </w:tc>
      </w:tr>
      <w:tr w:rsidR="00AE45FD" w:rsidRPr="00AE45FD" w14:paraId="4BD74CA6" w14:textId="77777777" w:rsidTr="00AE45FD">
        <w:trPr>
          <w:trHeight w:val="315"/>
          <w:ins w:id="955" w:author="Jonáš Gaigr2" w:date="2026-08-06T00:45:00Z"/>
        </w:trPr>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0C80EA8A" w14:textId="77777777" w:rsidR="00AE45FD" w:rsidRPr="00AE45FD" w:rsidRDefault="00AE45FD" w:rsidP="00AE45FD">
            <w:pPr>
              <w:spacing w:after="0" w:line="240" w:lineRule="auto"/>
              <w:rPr>
                <w:ins w:id="956" w:author="Jonáš Gaigr2" w:date="2026-08-06T00:45:00Z"/>
                <w:rFonts w:ascii="Arial" w:eastAsia="Times New Roman" w:hAnsi="Arial" w:cs="Arial"/>
                <w:sz w:val="20"/>
                <w:szCs w:val="20"/>
                <w:lang w:val="en-GB" w:eastAsia="en-GB"/>
              </w:rPr>
            </w:pPr>
            <w:ins w:id="957" w:author="Jonáš Gaigr2" w:date="2026-08-06T00:45:00Z">
              <w:r w:rsidRPr="00AE45FD">
                <w:rPr>
                  <w:rFonts w:ascii="Arial" w:eastAsia="Times New Roman" w:hAnsi="Arial" w:cs="Arial"/>
                  <w:sz w:val="20"/>
                  <w:szCs w:val="20"/>
                  <w:lang w:val="en-GB" w:eastAsia="en-GB"/>
                </w:rPr>
                <w:t>min 70 %</w:t>
              </w:r>
            </w:ins>
          </w:p>
        </w:tc>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48B25872" w14:textId="77777777" w:rsidR="00AE45FD" w:rsidRPr="00AE45FD" w:rsidRDefault="00AE45FD" w:rsidP="00AE45FD">
            <w:pPr>
              <w:spacing w:after="0" w:line="240" w:lineRule="auto"/>
              <w:rPr>
                <w:ins w:id="958" w:author="Jonáš Gaigr2" w:date="2026-08-06T00:45:00Z"/>
                <w:rFonts w:ascii="Arial" w:eastAsia="Times New Roman" w:hAnsi="Arial" w:cs="Arial"/>
                <w:sz w:val="20"/>
                <w:szCs w:val="20"/>
                <w:lang w:val="en-GB" w:eastAsia="en-GB"/>
              </w:rPr>
            </w:pPr>
            <w:ins w:id="959" w:author="Jonáš Gaigr2" w:date="2026-08-06T00:45:00Z">
              <w:r w:rsidRPr="00AE45FD">
                <w:rPr>
                  <w:rFonts w:ascii="Arial" w:eastAsia="Times New Roman" w:hAnsi="Arial" w:cs="Arial"/>
                  <w:sz w:val="20"/>
                  <w:szCs w:val="20"/>
                  <w:lang w:val="en-GB" w:eastAsia="en-GB"/>
                </w:rPr>
                <w:t>cílový stav splněn</w:t>
              </w:r>
            </w:ins>
          </w:p>
        </w:tc>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7CF7DC9C" w14:textId="77777777" w:rsidR="00AE45FD" w:rsidRPr="00AE45FD" w:rsidRDefault="00AE45FD" w:rsidP="00AE45FD">
            <w:pPr>
              <w:spacing w:after="0" w:line="240" w:lineRule="auto"/>
              <w:rPr>
                <w:ins w:id="960" w:author="Jonáš Gaigr2" w:date="2026-08-06T00:45:00Z"/>
                <w:rFonts w:ascii="Arial" w:eastAsia="Times New Roman" w:hAnsi="Arial" w:cs="Arial"/>
                <w:b/>
                <w:bCs/>
                <w:sz w:val="20"/>
                <w:szCs w:val="20"/>
                <w:lang w:val="en-GB" w:eastAsia="en-GB"/>
              </w:rPr>
            </w:pPr>
            <w:ins w:id="961" w:author="Jonáš Gaigr2" w:date="2026-08-06T00:45:00Z">
              <w:r w:rsidRPr="00AE45FD">
                <w:rPr>
                  <w:rFonts w:ascii="Arial" w:eastAsia="Times New Roman" w:hAnsi="Arial" w:cs="Arial"/>
                  <w:b/>
                  <w:bCs/>
                  <w:sz w:val="20"/>
                  <w:szCs w:val="20"/>
                  <w:lang w:val="en-GB" w:eastAsia="en-GB"/>
                </w:rPr>
                <w:t>dobrý</w:t>
              </w:r>
            </w:ins>
          </w:p>
        </w:tc>
      </w:tr>
      <w:tr w:rsidR="00AE45FD" w:rsidRPr="00AE45FD" w14:paraId="2325AB78" w14:textId="77777777" w:rsidTr="00AE45FD">
        <w:trPr>
          <w:trHeight w:val="315"/>
          <w:ins w:id="962" w:author="Jonáš Gaigr2" w:date="2026-08-06T00:45:00Z"/>
        </w:trPr>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1DA45F70" w14:textId="77777777" w:rsidR="00AE45FD" w:rsidRPr="00AE45FD" w:rsidRDefault="00AE45FD" w:rsidP="00AE45FD">
            <w:pPr>
              <w:spacing w:after="0" w:line="240" w:lineRule="auto"/>
              <w:rPr>
                <w:ins w:id="963" w:author="Jonáš Gaigr2" w:date="2026-08-06T00:45:00Z"/>
                <w:rFonts w:ascii="Arial" w:eastAsia="Times New Roman" w:hAnsi="Arial" w:cs="Arial"/>
                <w:sz w:val="20"/>
                <w:szCs w:val="20"/>
                <w:lang w:val="en-GB" w:eastAsia="en-GB"/>
              </w:rPr>
            </w:pPr>
            <w:ins w:id="964" w:author="Jonáš Gaigr2" w:date="2026-08-06T00:45:00Z">
              <w:r w:rsidRPr="00AE45FD">
                <w:rPr>
                  <w:rFonts w:ascii="Arial" w:eastAsia="Times New Roman" w:hAnsi="Arial" w:cs="Arial"/>
                  <w:sz w:val="20"/>
                  <w:szCs w:val="20"/>
                  <w:lang w:val="en-GB" w:eastAsia="en-GB"/>
                </w:rPr>
                <w:t>min 70 %</w:t>
              </w:r>
            </w:ins>
          </w:p>
        </w:tc>
        <w:tc>
          <w:tcPr>
            <w:tcW w:w="0" w:type="auto"/>
            <w:tcBorders>
              <w:top w:val="single" w:sz="6" w:space="0" w:color="CCCCCC"/>
              <w:left w:val="single" w:sz="6" w:space="0" w:color="CCCCCC"/>
              <w:bottom w:val="single" w:sz="6" w:space="0" w:color="CCCCCC"/>
              <w:right w:val="single" w:sz="6" w:space="0" w:color="CCCCCC"/>
            </w:tcBorders>
            <w:shd w:val="clear" w:color="auto" w:fill="FF0000"/>
            <w:tcMar>
              <w:top w:w="30" w:type="dxa"/>
              <w:left w:w="45" w:type="dxa"/>
              <w:bottom w:w="30" w:type="dxa"/>
              <w:right w:w="45" w:type="dxa"/>
            </w:tcMar>
            <w:vAlign w:val="bottom"/>
            <w:hideMark/>
          </w:tcPr>
          <w:p w14:paraId="45EE0B14" w14:textId="77777777" w:rsidR="00AE45FD" w:rsidRPr="00AE45FD" w:rsidRDefault="00AE45FD" w:rsidP="00AE45FD">
            <w:pPr>
              <w:spacing w:after="0" w:line="240" w:lineRule="auto"/>
              <w:rPr>
                <w:ins w:id="965" w:author="Jonáš Gaigr2" w:date="2026-08-06T00:45:00Z"/>
                <w:rFonts w:ascii="Arial" w:eastAsia="Times New Roman" w:hAnsi="Arial" w:cs="Arial"/>
                <w:sz w:val="20"/>
                <w:szCs w:val="20"/>
                <w:lang w:val="en-GB" w:eastAsia="en-GB"/>
              </w:rPr>
            </w:pPr>
            <w:ins w:id="966" w:author="Jonáš Gaigr2" w:date="2026-08-06T00:45:00Z">
              <w:r w:rsidRPr="00AE45FD">
                <w:rPr>
                  <w:rFonts w:ascii="Arial" w:eastAsia="Times New Roman" w:hAnsi="Arial" w:cs="Arial"/>
                  <w:sz w:val="20"/>
                  <w:szCs w:val="20"/>
                  <w:lang w:val="en-GB" w:eastAsia="en-GB"/>
                </w:rPr>
                <w:t>cílový stav nesplněn</w:t>
              </w:r>
            </w:ins>
          </w:p>
        </w:tc>
        <w:tc>
          <w:tcPr>
            <w:tcW w:w="0" w:type="auto"/>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hideMark/>
          </w:tcPr>
          <w:p w14:paraId="582BCB5E" w14:textId="77777777" w:rsidR="00AE45FD" w:rsidRPr="00AE45FD" w:rsidRDefault="00AE45FD" w:rsidP="00AE45FD">
            <w:pPr>
              <w:spacing w:after="0" w:line="240" w:lineRule="auto"/>
              <w:rPr>
                <w:ins w:id="967" w:author="Jonáš Gaigr2" w:date="2026-08-06T00:45:00Z"/>
                <w:rFonts w:ascii="Arial" w:eastAsia="Times New Roman" w:hAnsi="Arial" w:cs="Arial"/>
                <w:b/>
                <w:bCs/>
                <w:sz w:val="20"/>
                <w:szCs w:val="20"/>
                <w:lang w:val="en-GB" w:eastAsia="en-GB"/>
              </w:rPr>
            </w:pPr>
            <w:ins w:id="968" w:author="Jonáš Gaigr2" w:date="2026-08-06T00:45:00Z">
              <w:r w:rsidRPr="00AE45FD">
                <w:rPr>
                  <w:rFonts w:ascii="Arial" w:eastAsia="Times New Roman" w:hAnsi="Arial" w:cs="Arial"/>
                  <w:b/>
                  <w:bCs/>
                  <w:sz w:val="20"/>
                  <w:szCs w:val="20"/>
                  <w:lang w:val="en-GB" w:eastAsia="en-GB"/>
                </w:rPr>
                <w:t>zhoršený</w:t>
              </w:r>
            </w:ins>
          </w:p>
        </w:tc>
      </w:tr>
      <w:tr w:rsidR="00AE45FD" w:rsidRPr="00AE45FD" w14:paraId="5A1E2BA6" w14:textId="77777777" w:rsidTr="00AE45FD">
        <w:trPr>
          <w:trHeight w:val="315"/>
          <w:ins w:id="969" w:author="Jonáš Gaigr2" w:date="2026-08-06T00:45:00Z"/>
        </w:trPr>
        <w:tc>
          <w:tcPr>
            <w:tcW w:w="0" w:type="auto"/>
            <w:tcBorders>
              <w:top w:val="single" w:sz="6" w:space="0" w:color="CCCCCC"/>
              <w:left w:val="single" w:sz="6" w:space="0" w:color="CCCCCC"/>
              <w:bottom w:val="single" w:sz="6" w:space="0" w:color="CCCCCC"/>
              <w:right w:val="single" w:sz="6" w:space="0" w:color="CCCCCC"/>
            </w:tcBorders>
            <w:shd w:val="clear" w:color="auto" w:fill="FF0000"/>
            <w:tcMar>
              <w:top w:w="30" w:type="dxa"/>
              <w:left w:w="45" w:type="dxa"/>
              <w:bottom w:w="30" w:type="dxa"/>
              <w:right w:w="45" w:type="dxa"/>
            </w:tcMar>
            <w:vAlign w:val="bottom"/>
            <w:hideMark/>
          </w:tcPr>
          <w:p w14:paraId="772FD7A8" w14:textId="77777777" w:rsidR="00AE45FD" w:rsidRPr="00AE45FD" w:rsidRDefault="00AE45FD" w:rsidP="00AE45FD">
            <w:pPr>
              <w:spacing w:after="0" w:line="240" w:lineRule="auto"/>
              <w:rPr>
                <w:ins w:id="970" w:author="Jonáš Gaigr2" w:date="2026-08-06T00:45:00Z"/>
                <w:rFonts w:ascii="Arial" w:eastAsia="Times New Roman" w:hAnsi="Arial" w:cs="Arial"/>
                <w:sz w:val="20"/>
                <w:szCs w:val="20"/>
                <w:lang w:val="en-GB" w:eastAsia="en-GB"/>
              </w:rPr>
            </w:pPr>
            <w:ins w:id="971" w:author="Jonáš Gaigr2" w:date="2026-08-06T00:45:00Z">
              <w:r w:rsidRPr="00AE45FD">
                <w:rPr>
                  <w:rFonts w:ascii="Arial" w:eastAsia="Times New Roman" w:hAnsi="Arial" w:cs="Arial"/>
                  <w:sz w:val="20"/>
                  <w:szCs w:val="20"/>
                  <w:lang w:val="en-GB" w:eastAsia="en-GB"/>
                </w:rPr>
                <w:t>méně než 70 %</w:t>
              </w:r>
            </w:ins>
          </w:p>
        </w:tc>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017149A9" w14:textId="77777777" w:rsidR="00AE45FD" w:rsidRPr="00AE45FD" w:rsidRDefault="00AE45FD" w:rsidP="00AE45FD">
            <w:pPr>
              <w:spacing w:after="0" w:line="240" w:lineRule="auto"/>
              <w:rPr>
                <w:ins w:id="972" w:author="Jonáš Gaigr2" w:date="2026-08-06T00:45:00Z"/>
                <w:rFonts w:ascii="Arial" w:eastAsia="Times New Roman" w:hAnsi="Arial" w:cs="Arial"/>
                <w:sz w:val="20"/>
                <w:szCs w:val="20"/>
                <w:lang w:val="en-GB" w:eastAsia="en-GB"/>
              </w:rPr>
            </w:pPr>
            <w:ins w:id="973" w:author="Jonáš Gaigr2" w:date="2026-08-06T00:45:00Z">
              <w:r w:rsidRPr="00AE45FD">
                <w:rPr>
                  <w:rFonts w:ascii="Arial" w:eastAsia="Times New Roman" w:hAnsi="Arial" w:cs="Arial"/>
                  <w:sz w:val="20"/>
                  <w:szCs w:val="20"/>
                  <w:lang w:val="en-GB" w:eastAsia="en-GB"/>
                </w:rPr>
                <w:t>cílový stav splněn</w:t>
              </w:r>
            </w:ins>
          </w:p>
        </w:tc>
        <w:tc>
          <w:tcPr>
            <w:tcW w:w="0" w:type="auto"/>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hideMark/>
          </w:tcPr>
          <w:p w14:paraId="72239529" w14:textId="77777777" w:rsidR="00AE45FD" w:rsidRPr="00AE45FD" w:rsidRDefault="00AE45FD" w:rsidP="00AE45FD">
            <w:pPr>
              <w:spacing w:after="0" w:line="240" w:lineRule="auto"/>
              <w:rPr>
                <w:ins w:id="974" w:author="Jonáš Gaigr2" w:date="2026-08-06T00:45:00Z"/>
                <w:rFonts w:ascii="Arial" w:eastAsia="Times New Roman" w:hAnsi="Arial" w:cs="Arial"/>
                <w:b/>
                <w:bCs/>
                <w:sz w:val="20"/>
                <w:szCs w:val="20"/>
                <w:lang w:val="en-GB" w:eastAsia="en-GB"/>
              </w:rPr>
            </w:pPr>
            <w:ins w:id="975" w:author="Jonáš Gaigr2" w:date="2026-08-06T00:45:00Z">
              <w:r w:rsidRPr="00AE45FD">
                <w:rPr>
                  <w:rFonts w:ascii="Arial" w:eastAsia="Times New Roman" w:hAnsi="Arial" w:cs="Arial"/>
                  <w:b/>
                  <w:bCs/>
                  <w:sz w:val="20"/>
                  <w:szCs w:val="20"/>
                  <w:lang w:val="en-GB" w:eastAsia="en-GB"/>
                </w:rPr>
                <w:t>zhoršený</w:t>
              </w:r>
            </w:ins>
          </w:p>
        </w:tc>
      </w:tr>
      <w:tr w:rsidR="00AE45FD" w:rsidRPr="00AE45FD" w14:paraId="60FEDE14" w14:textId="77777777" w:rsidTr="00AE45FD">
        <w:trPr>
          <w:trHeight w:val="315"/>
          <w:ins w:id="976" w:author="Jonáš Gaigr2" w:date="2026-08-06T00:45:00Z"/>
        </w:trPr>
        <w:tc>
          <w:tcPr>
            <w:tcW w:w="0" w:type="auto"/>
            <w:tcBorders>
              <w:top w:val="single" w:sz="6" w:space="0" w:color="CCCCCC"/>
              <w:left w:val="single" w:sz="6" w:space="0" w:color="CCCCCC"/>
              <w:bottom w:val="single" w:sz="6" w:space="0" w:color="CCCCCC"/>
              <w:right w:val="single" w:sz="6" w:space="0" w:color="CCCCCC"/>
            </w:tcBorders>
            <w:shd w:val="clear" w:color="auto" w:fill="FF0000"/>
            <w:tcMar>
              <w:top w:w="30" w:type="dxa"/>
              <w:left w:w="45" w:type="dxa"/>
              <w:bottom w:w="30" w:type="dxa"/>
              <w:right w:w="45" w:type="dxa"/>
            </w:tcMar>
            <w:vAlign w:val="bottom"/>
            <w:hideMark/>
          </w:tcPr>
          <w:p w14:paraId="527D57F2" w14:textId="3A51853B" w:rsidR="00AE45FD" w:rsidRPr="00AE45FD" w:rsidRDefault="00AE45FD" w:rsidP="00AE45FD">
            <w:pPr>
              <w:spacing w:after="0" w:line="240" w:lineRule="auto"/>
              <w:rPr>
                <w:ins w:id="977" w:author="Jonáš Gaigr2" w:date="2026-08-06T00:45:00Z"/>
                <w:rFonts w:ascii="Arial" w:eastAsia="Times New Roman" w:hAnsi="Arial" w:cs="Arial"/>
                <w:sz w:val="20"/>
                <w:szCs w:val="20"/>
                <w:lang w:val="en-GB" w:eastAsia="en-GB"/>
              </w:rPr>
            </w:pPr>
            <w:ins w:id="978" w:author="Jonáš Gaigr2" w:date="2026-08-06T00:45:00Z">
              <w:r w:rsidRPr="00AE45FD">
                <w:rPr>
                  <w:rFonts w:ascii="Arial" w:eastAsia="Times New Roman" w:hAnsi="Arial" w:cs="Arial"/>
                  <w:sz w:val="20"/>
                  <w:szCs w:val="20"/>
                  <w:lang w:val="en-GB" w:eastAsia="en-GB"/>
                </w:rPr>
                <w:t>méně než 70 %</w:t>
              </w:r>
            </w:ins>
          </w:p>
        </w:tc>
        <w:tc>
          <w:tcPr>
            <w:tcW w:w="0" w:type="auto"/>
            <w:tcBorders>
              <w:top w:val="single" w:sz="6" w:space="0" w:color="CCCCCC"/>
              <w:left w:val="single" w:sz="6" w:space="0" w:color="CCCCCC"/>
              <w:bottom w:val="single" w:sz="6" w:space="0" w:color="CCCCCC"/>
              <w:right w:val="single" w:sz="6" w:space="0" w:color="CCCCCC"/>
            </w:tcBorders>
            <w:shd w:val="clear" w:color="auto" w:fill="FF0000"/>
            <w:tcMar>
              <w:top w:w="30" w:type="dxa"/>
              <w:left w:w="45" w:type="dxa"/>
              <w:bottom w:w="30" w:type="dxa"/>
              <w:right w:w="45" w:type="dxa"/>
            </w:tcMar>
            <w:vAlign w:val="bottom"/>
            <w:hideMark/>
          </w:tcPr>
          <w:p w14:paraId="2DA3B42F" w14:textId="77777777" w:rsidR="00AE45FD" w:rsidRPr="00AE45FD" w:rsidRDefault="00AE45FD" w:rsidP="00AE45FD">
            <w:pPr>
              <w:spacing w:after="0" w:line="240" w:lineRule="auto"/>
              <w:rPr>
                <w:ins w:id="979" w:author="Jonáš Gaigr2" w:date="2026-08-06T00:45:00Z"/>
                <w:rFonts w:ascii="Arial" w:eastAsia="Times New Roman" w:hAnsi="Arial" w:cs="Arial"/>
                <w:sz w:val="20"/>
                <w:szCs w:val="20"/>
                <w:lang w:val="en-GB" w:eastAsia="en-GB"/>
              </w:rPr>
            </w:pPr>
            <w:ins w:id="980" w:author="Jonáš Gaigr2" w:date="2026-08-06T00:45:00Z">
              <w:r w:rsidRPr="00AE45FD">
                <w:rPr>
                  <w:rFonts w:ascii="Arial" w:eastAsia="Times New Roman" w:hAnsi="Arial" w:cs="Arial"/>
                  <w:sz w:val="20"/>
                  <w:szCs w:val="20"/>
                  <w:lang w:val="en-GB" w:eastAsia="en-GB"/>
                </w:rPr>
                <w:t>cílový stav nesplněn</w:t>
              </w:r>
            </w:ins>
          </w:p>
        </w:tc>
        <w:tc>
          <w:tcPr>
            <w:tcW w:w="0" w:type="auto"/>
            <w:tcBorders>
              <w:top w:val="single" w:sz="6" w:space="0" w:color="CCCCCC"/>
              <w:left w:val="single" w:sz="6" w:space="0" w:color="CCCCCC"/>
              <w:bottom w:val="single" w:sz="6" w:space="0" w:color="CCCCCC"/>
              <w:right w:val="single" w:sz="6" w:space="0" w:color="CCCCCC"/>
            </w:tcBorders>
            <w:shd w:val="clear" w:color="auto" w:fill="FF0000"/>
            <w:tcMar>
              <w:top w:w="30" w:type="dxa"/>
              <w:left w:w="45" w:type="dxa"/>
              <w:bottom w:w="30" w:type="dxa"/>
              <w:right w:w="45" w:type="dxa"/>
            </w:tcMar>
            <w:vAlign w:val="bottom"/>
            <w:hideMark/>
          </w:tcPr>
          <w:p w14:paraId="7C443DAC" w14:textId="77777777" w:rsidR="00AE45FD" w:rsidRPr="00AE45FD" w:rsidRDefault="00AE45FD" w:rsidP="00AE45FD">
            <w:pPr>
              <w:spacing w:after="0" w:line="240" w:lineRule="auto"/>
              <w:rPr>
                <w:ins w:id="981" w:author="Jonáš Gaigr2" w:date="2026-08-06T00:45:00Z"/>
                <w:rFonts w:ascii="Arial" w:eastAsia="Times New Roman" w:hAnsi="Arial" w:cs="Arial"/>
                <w:b/>
                <w:bCs/>
                <w:sz w:val="20"/>
                <w:szCs w:val="20"/>
                <w:lang w:val="en-GB" w:eastAsia="en-GB"/>
              </w:rPr>
            </w:pPr>
            <w:ins w:id="982" w:author="Jonáš Gaigr2" w:date="2026-08-06T00:45:00Z">
              <w:r w:rsidRPr="00AE45FD">
                <w:rPr>
                  <w:rFonts w:ascii="Arial" w:eastAsia="Times New Roman" w:hAnsi="Arial" w:cs="Arial"/>
                  <w:b/>
                  <w:bCs/>
                  <w:sz w:val="20"/>
                  <w:szCs w:val="20"/>
                  <w:lang w:val="en-GB" w:eastAsia="en-GB"/>
                </w:rPr>
                <w:t>špatný</w:t>
              </w:r>
            </w:ins>
          </w:p>
        </w:tc>
      </w:tr>
    </w:tbl>
    <w:p w14:paraId="13F48FD9" w14:textId="545BBB00" w:rsidR="00AE45FD" w:rsidRDefault="00AE45FD" w:rsidP="00EB5BD5">
      <w:pPr>
        <w:rPr>
          <w:ins w:id="983" w:author="Jonáš Gaigr2" w:date="2026-08-06T00:58:00Z"/>
          <w:rFonts w:ascii="Times New Roman" w:hAnsi="Times New Roman" w:cs="Times New Roman"/>
          <w:b/>
          <w:sz w:val="24"/>
          <w:szCs w:val="24"/>
        </w:rPr>
      </w:pPr>
    </w:p>
    <w:p w14:paraId="5E21D427" w14:textId="0163495D" w:rsidR="002F350E" w:rsidRDefault="002F350E" w:rsidP="00EB5BD5">
      <w:pPr>
        <w:rPr>
          <w:ins w:id="984" w:author="Jonáš Gaigr2" w:date="2026-08-06T00:58:00Z"/>
          <w:rFonts w:ascii="Times New Roman" w:hAnsi="Times New Roman" w:cs="Times New Roman"/>
          <w:b/>
          <w:sz w:val="24"/>
          <w:szCs w:val="24"/>
        </w:rPr>
      </w:pPr>
    </w:p>
    <w:p w14:paraId="59021AEC" w14:textId="497CFCAE" w:rsidR="002F350E" w:rsidRDefault="00E556C2" w:rsidP="00EB5BD5">
      <w:pPr>
        <w:rPr>
          <w:rFonts w:ascii="Times New Roman" w:hAnsi="Times New Roman" w:cs="Times New Roman"/>
          <w:b/>
          <w:sz w:val="24"/>
          <w:szCs w:val="24"/>
        </w:rPr>
        <w:sectPr w:rsidR="002F350E" w:rsidSect="0069626A">
          <w:footerReference w:type="default" r:id="rId12"/>
          <w:pgSz w:w="11906" w:h="16838"/>
          <w:pgMar w:top="1417" w:right="1417" w:bottom="1417" w:left="1417" w:header="708" w:footer="708" w:gutter="0"/>
          <w:cols w:space="708"/>
          <w:docGrid w:linePitch="360"/>
        </w:sectPr>
      </w:pPr>
      <w:ins w:id="985" w:author="Jonáš Gaigr2" w:date="2026-08-06T00:58:00Z">
        <w:r>
          <w:rPr>
            <w:rFonts w:ascii="Times New Roman" w:hAnsi="Times New Roman" w:cs="Times New Roman"/>
            <w:b/>
            <w:sz w:val="24"/>
            <w:szCs w:val="24"/>
          </w:rPr>
          <w:pict w14:anchorId="32E16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5pt;height:171.5pt">
              <v:imagedata r:id="rId13" o:title="strom_obojzivelnici_long"/>
            </v:shape>
          </w:pict>
        </w:r>
      </w:ins>
    </w:p>
    <w:p w14:paraId="3FA6483E" w14:textId="651F965A" w:rsidR="007E5F63" w:rsidRPr="0069626A" w:rsidRDefault="007E5F63" w:rsidP="0069626A">
      <w:pPr>
        <w:spacing w:before="100" w:beforeAutospacing="1" w:after="100" w:afterAutospacing="1" w:line="240" w:lineRule="auto"/>
        <w:jc w:val="both"/>
        <w:rPr>
          <w:rFonts w:ascii="Times New Roman" w:eastAsia="Times New Roman" w:hAnsi="Times New Roman" w:cs="Times New Roman"/>
          <w:b/>
          <w:sz w:val="24"/>
          <w:szCs w:val="24"/>
          <w:lang w:eastAsia="cs-CZ"/>
        </w:rPr>
      </w:pPr>
      <w:r w:rsidRPr="0069626A">
        <w:rPr>
          <w:rFonts w:ascii="Times New Roman" w:hAnsi="Times New Roman" w:cs="Times New Roman"/>
          <w:b/>
          <w:sz w:val="24"/>
          <w:szCs w:val="24"/>
        </w:rPr>
        <w:t xml:space="preserve">Příloha 1: Hodnocené </w:t>
      </w:r>
      <w:r w:rsidR="00043E10">
        <w:rPr>
          <w:rFonts w:ascii="Times New Roman" w:hAnsi="Times New Roman" w:cs="Times New Roman"/>
          <w:b/>
          <w:sz w:val="24"/>
          <w:szCs w:val="24"/>
        </w:rPr>
        <w:t>indikátor</w:t>
      </w:r>
      <w:r w:rsidRPr="0069626A">
        <w:rPr>
          <w:rFonts w:ascii="Times New Roman" w:hAnsi="Times New Roman" w:cs="Times New Roman"/>
          <w:b/>
          <w:sz w:val="24"/>
          <w:szCs w:val="24"/>
        </w:rPr>
        <w:t>y pro jednotlivé druhy</w:t>
      </w:r>
      <w:r w:rsidR="0029111A">
        <w:rPr>
          <w:rFonts w:ascii="Times New Roman" w:hAnsi="Times New Roman" w:cs="Times New Roman"/>
          <w:b/>
          <w:sz w:val="24"/>
          <w:szCs w:val="24"/>
        </w:rPr>
        <w:t xml:space="preserve"> na úrovni dílčích ploch</w:t>
      </w:r>
    </w:p>
    <w:tbl>
      <w:tblPr>
        <w:tblW w:w="11772" w:type="dxa"/>
        <w:tblInd w:w="-10" w:type="dxa"/>
        <w:tblCellMar>
          <w:left w:w="70" w:type="dxa"/>
          <w:right w:w="70" w:type="dxa"/>
        </w:tblCellMar>
        <w:tblLook w:val="04A0" w:firstRow="1" w:lastRow="0" w:firstColumn="1" w:lastColumn="0" w:noHBand="0" w:noVBand="1"/>
        <w:tblPrChange w:id="986" w:author="Jonáš Gaigr2" w:date="2026-08-06T00:49:00Z">
          <w:tblPr>
            <w:tblW w:w="13353" w:type="dxa"/>
            <w:tblInd w:w="-10" w:type="dxa"/>
            <w:tblCellMar>
              <w:left w:w="70" w:type="dxa"/>
              <w:right w:w="70" w:type="dxa"/>
            </w:tblCellMar>
            <w:tblLook w:val="04A0" w:firstRow="1" w:lastRow="0" w:firstColumn="1" w:lastColumn="0" w:noHBand="0" w:noVBand="1"/>
          </w:tblPr>
        </w:tblPrChange>
      </w:tblPr>
      <w:tblGrid>
        <w:gridCol w:w="5245"/>
        <w:gridCol w:w="1641"/>
        <w:gridCol w:w="1657"/>
        <w:gridCol w:w="1581"/>
        <w:gridCol w:w="1648"/>
        <w:tblGridChange w:id="987">
          <w:tblGrid>
            <w:gridCol w:w="5245"/>
            <w:gridCol w:w="1641"/>
            <w:gridCol w:w="1657"/>
            <w:gridCol w:w="1581"/>
            <w:gridCol w:w="1648"/>
          </w:tblGrid>
        </w:tblGridChange>
      </w:tblGrid>
      <w:tr w:rsidR="004B478F" w:rsidRPr="0069626A" w14:paraId="708B34EC" w14:textId="4A992A4E" w:rsidTr="004B478F">
        <w:trPr>
          <w:trHeight w:val="330"/>
          <w:trPrChange w:id="988" w:author="Jonáš Gaigr2" w:date="2026-08-06T00:49:00Z">
            <w:trPr>
              <w:trHeight w:val="330"/>
            </w:trPr>
          </w:trPrChange>
        </w:trPr>
        <w:tc>
          <w:tcPr>
            <w:tcW w:w="5245" w:type="dxa"/>
            <w:tcBorders>
              <w:top w:val="single" w:sz="8" w:space="0" w:color="auto"/>
              <w:left w:val="single" w:sz="8" w:space="0" w:color="auto"/>
              <w:bottom w:val="nil"/>
              <w:right w:val="single" w:sz="4" w:space="0" w:color="auto"/>
            </w:tcBorders>
            <w:shd w:val="clear" w:color="000000" w:fill="92D050"/>
            <w:noWrap/>
            <w:vAlign w:val="bottom"/>
            <w:hideMark/>
            <w:tcPrChange w:id="989" w:author="Jonáš Gaigr2" w:date="2026-08-06T00:49:00Z">
              <w:tcPr>
                <w:tcW w:w="5245" w:type="dxa"/>
                <w:tcBorders>
                  <w:top w:val="single" w:sz="8" w:space="0" w:color="auto"/>
                  <w:left w:val="single" w:sz="8" w:space="0" w:color="auto"/>
                  <w:bottom w:val="nil"/>
                  <w:right w:val="single" w:sz="4" w:space="0" w:color="auto"/>
                </w:tcBorders>
                <w:shd w:val="clear" w:color="000000" w:fill="92D050"/>
                <w:noWrap/>
                <w:vAlign w:val="bottom"/>
                <w:hideMark/>
              </w:tcPr>
            </w:tcPrChange>
          </w:tcPr>
          <w:p w14:paraId="7BDAAD53" w14:textId="3B6A2550" w:rsidR="004B478F" w:rsidRPr="0069626A" w:rsidRDefault="004B478F" w:rsidP="0069626A">
            <w:pPr>
              <w:spacing w:after="0" w:line="240" w:lineRule="auto"/>
              <w:rPr>
                <w:rFonts w:ascii="Times New Roman" w:eastAsia="Times New Roman" w:hAnsi="Times New Roman" w:cs="Times New Roman"/>
                <w:b/>
                <w:bCs/>
                <w:color w:val="000000"/>
                <w:sz w:val="24"/>
                <w:szCs w:val="24"/>
                <w:lang w:eastAsia="cs-CZ"/>
              </w:rPr>
            </w:pPr>
            <w:r>
              <w:rPr>
                <w:rFonts w:ascii="Times New Roman" w:eastAsia="Times New Roman" w:hAnsi="Times New Roman" w:cs="Times New Roman"/>
                <w:b/>
                <w:bCs/>
                <w:color w:val="000000"/>
                <w:sz w:val="24"/>
                <w:szCs w:val="24"/>
                <w:lang w:eastAsia="cs-CZ"/>
              </w:rPr>
              <w:t>INDIKÁTOR</w:t>
            </w:r>
          </w:p>
        </w:tc>
        <w:tc>
          <w:tcPr>
            <w:tcW w:w="1641" w:type="dxa"/>
            <w:tcBorders>
              <w:top w:val="single" w:sz="8" w:space="0" w:color="auto"/>
              <w:left w:val="nil"/>
              <w:bottom w:val="nil"/>
              <w:right w:val="single" w:sz="4" w:space="0" w:color="auto"/>
            </w:tcBorders>
            <w:shd w:val="clear" w:color="000000" w:fill="92D050"/>
            <w:vAlign w:val="bottom"/>
            <w:hideMark/>
            <w:tcPrChange w:id="990" w:author="Jonáš Gaigr2" w:date="2026-08-06T00:49:00Z">
              <w:tcPr>
                <w:tcW w:w="1641" w:type="dxa"/>
                <w:tcBorders>
                  <w:top w:val="single" w:sz="8" w:space="0" w:color="auto"/>
                  <w:left w:val="nil"/>
                  <w:bottom w:val="nil"/>
                  <w:right w:val="single" w:sz="4" w:space="0" w:color="auto"/>
                </w:tcBorders>
                <w:shd w:val="clear" w:color="000000" w:fill="92D050"/>
                <w:vAlign w:val="bottom"/>
                <w:hideMark/>
              </w:tcPr>
            </w:tcPrChange>
          </w:tcPr>
          <w:p w14:paraId="0F3855F2" w14:textId="437005C5" w:rsidR="004B478F" w:rsidRPr="0069626A" w:rsidRDefault="004B478F" w:rsidP="0069626A">
            <w:pPr>
              <w:spacing w:after="0" w:line="240" w:lineRule="auto"/>
              <w:rPr>
                <w:rFonts w:ascii="Times New Roman" w:eastAsia="Times New Roman" w:hAnsi="Times New Roman" w:cs="Times New Roman"/>
                <w:b/>
                <w:bCs/>
                <w:color w:val="000000"/>
                <w:sz w:val="24"/>
                <w:szCs w:val="24"/>
                <w:lang w:eastAsia="cs-CZ"/>
              </w:rPr>
            </w:pPr>
            <w:r>
              <w:rPr>
                <w:rFonts w:ascii="Times New Roman" w:eastAsia="Times New Roman" w:hAnsi="Times New Roman" w:cs="Times New Roman"/>
                <w:b/>
                <w:bCs/>
                <w:color w:val="000000"/>
                <w:sz w:val="24"/>
                <w:szCs w:val="24"/>
                <w:lang w:eastAsia="cs-CZ"/>
              </w:rPr>
              <w:t>BBOM</w:t>
            </w:r>
          </w:p>
        </w:tc>
        <w:tc>
          <w:tcPr>
            <w:tcW w:w="1657" w:type="dxa"/>
            <w:tcBorders>
              <w:top w:val="single" w:sz="8" w:space="0" w:color="auto"/>
              <w:left w:val="nil"/>
              <w:bottom w:val="nil"/>
              <w:right w:val="single" w:sz="4" w:space="0" w:color="auto"/>
            </w:tcBorders>
            <w:shd w:val="clear" w:color="000000" w:fill="92D050"/>
            <w:vAlign w:val="bottom"/>
            <w:hideMark/>
            <w:tcPrChange w:id="991" w:author="Jonáš Gaigr2" w:date="2026-08-06T00:49:00Z">
              <w:tcPr>
                <w:tcW w:w="1657" w:type="dxa"/>
                <w:tcBorders>
                  <w:top w:val="single" w:sz="8" w:space="0" w:color="auto"/>
                  <w:left w:val="nil"/>
                  <w:bottom w:val="nil"/>
                  <w:right w:val="single" w:sz="4" w:space="0" w:color="auto"/>
                </w:tcBorders>
                <w:shd w:val="clear" w:color="000000" w:fill="92D050"/>
                <w:vAlign w:val="bottom"/>
                <w:hideMark/>
              </w:tcPr>
            </w:tcPrChange>
          </w:tcPr>
          <w:p w14:paraId="7F45E413" w14:textId="3B9A24B8" w:rsidR="004B478F" w:rsidRPr="0069626A" w:rsidRDefault="004B478F" w:rsidP="0069626A">
            <w:pPr>
              <w:spacing w:after="0" w:line="240" w:lineRule="auto"/>
              <w:rPr>
                <w:rFonts w:ascii="Times New Roman" w:eastAsia="Times New Roman" w:hAnsi="Times New Roman" w:cs="Times New Roman"/>
                <w:b/>
                <w:bCs/>
                <w:color w:val="000000"/>
                <w:sz w:val="24"/>
                <w:szCs w:val="24"/>
                <w:lang w:eastAsia="cs-CZ"/>
              </w:rPr>
            </w:pPr>
            <w:r w:rsidRPr="0069626A">
              <w:rPr>
                <w:rFonts w:ascii="Times New Roman" w:eastAsia="Times New Roman" w:hAnsi="Times New Roman" w:cs="Times New Roman"/>
                <w:b/>
                <w:bCs/>
                <w:color w:val="000000"/>
                <w:sz w:val="24"/>
                <w:szCs w:val="24"/>
                <w:lang w:eastAsia="cs-CZ"/>
              </w:rPr>
              <w:t>BVAR</w:t>
            </w:r>
          </w:p>
        </w:tc>
        <w:tc>
          <w:tcPr>
            <w:tcW w:w="1581" w:type="dxa"/>
            <w:tcBorders>
              <w:top w:val="single" w:sz="8" w:space="0" w:color="auto"/>
              <w:left w:val="nil"/>
              <w:bottom w:val="nil"/>
              <w:right w:val="single" w:sz="4" w:space="0" w:color="auto"/>
            </w:tcBorders>
            <w:shd w:val="clear" w:color="000000" w:fill="92D050"/>
            <w:vAlign w:val="bottom"/>
            <w:hideMark/>
            <w:tcPrChange w:id="992" w:author="Jonáš Gaigr2" w:date="2026-08-06T00:49:00Z">
              <w:tcPr>
                <w:tcW w:w="1581" w:type="dxa"/>
                <w:tcBorders>
                  <w:top w:val="single" w:sz="8" w:space="0" w:color="auto"/>
                  <w:left w:val="nil"/>
                  <w:bottom w:val="nil"/>
                  <w:right w:val="single" w:sz="4" w:space="0" w:color="auto"/>
                </w:tcBorders>
                <w:shd w:val="clear" w:color="000000" w:fill="92D050"/>
                <w:vAlign w:val="bottom"/>
                <w:hideMark/>
              </w:tcPr>
            </w:tcPrChange>
          </w:tcPr>
          <w:p w14:paraId="374BB1D3" w14:textId="49AC6E0A" w:rsidR="004B478F" w:rsidRPr="0069626A" w:rsidRDefault="004B478F" w:rsidP="0069626A">
            <w:pPr>
              <w:spacing w:after="0" w:line="240" w:lineRule="auto"/>
              <w:rPr>
                <w:rFonts w:ascii="Times New Roman" w:eastAsia="Times New Roman" w:hAnsi="Times New Roman" w:cs="Times New Roman"/>
                <w:b/>
                <w:bCs/>
                <w:color w:val="000000"/>
                <w:sz w:val="24"/>
                <w:szCs w:val="24"/>
                <w:lang w:eastAsia="cs-CZ"/>
              </w:rPr>
            </w:pPr>
            <w:r w:rsidRPr="0069626A">
              <w:rPr>
                <w:rFonts w:ascii="Times New Roman" w:eastAsia="Times New Roman" w:hAnsi="Times New Roman" w:cs="Times New Roman"/>
                <w:b/>
                <w:bCs/>
                <w:color w:val="000000"/>
                <w:sz w:val="24"/>
                <w:szCs w:val="24"/>
                <w:lang w:eastAsia="cs-CZ"/>
              </w:rPr>
              <w:t>LMON</w:t>
            </w:r>
          </w:p>
        </w:tc>
        <w:tc>
          <w:tcPr>
            <w:tcW w:w="1648" w:type="dxa"/>
            <w:tcBorders>
              <w:top w:val="single" w:sz="8" w:space="0" w:color="auto"/>
              <w:left w:val="nil"/>
              <w:bottom w:val="nil"/>
              <w:right w:val="single" w:sz="8" w:space="0" w:color="auto"/>
            </w:tcBorders>
            <w:shd w:val="clear" w:color="000000" w:fill="92D050"/>
            <w:vAlign w:val="bottom"/>
            <w:hideMark/>
            <w:tcPrChange w:id="993" w:author="Jonáš Gaigr2" w:date="2026-08-06T00:49:00Z">
              <w:tcPr>
                <w:tcW w:w="1648" w:type="dxa"/>
                <w:tcBorders>
                  <w:top w:val="single" w:sz="8" w:space="0" w:color="auto"/>
                  <w:left w:val="nil"/>
                  <w:bottom w:val="nil"/>
                  <w:right w:val="single" w:sz="8" w:space="0" w:color="auto"/>
                </w:tcBorders>
                <w:shd w:val="clear" w:color="000000" w:fill="92D050"/>
                <w:vAlign w:val="bottom"/>
                <w:hideMark/>
              </w:tcPr>
            </w:tcPrChange>
          </w:tcPr>
          <w:p w14:paraId="6DF1CE7B" w14:textId="77065FE1" w:rsidR="004B478F" w:rsidRPr="0069626A" w:rsidRDefault="004B478F" w:rsidP="0069626A">
            <w:pPr>
              <w:spacing w:after="0" w:line="240" w:lineRule="auto"/>
              <w:rPr>
                <w:rFonts w:ascii="Times New Roman" w:eastAsia="Times New Roman" w:hAnsi="Times New Roman" w:cs="Times New Roman"/>
                <w:b/>
                <w:bCs/>
                <w:color w:val="000000"/>
                <w:sz w:val="24"/>
                <w:szCs w:val="24"/>
                <w:lang w:eastAsia="cs-CZ"/>
              </w:rPr>
            </w:pPr>
            <w:r w:rsidRPr="0069626A">
              <w:rPr>
                <w:rFonts w:ascii="Times New Roman" w:eastAsia="Times New Roman" w:hAnsi="Times New Roman" w:cs="Times New Roman"/>
                <w:b/>
                <w:bCs/>
                <w:color w:val="000000"/>
                <w:sz w:val="24"/>
                <w:szCs w:val="24"/>
                <w:lang w:eastAsia="cs-CZ"/>
              </w:rPr>
              <w:t>TRITURUS</w:t>
            </w:r>
          </w:p>
        </w:tc>
      </w:tr>
      <w:tr w:rsidR="004B478F" w:rsidRPr="0069626A" w14:paraId="2E7DAEB3" w14:textId="000BF3F2" w:rsidTr="004B478F">
        <w:trPr>
          <w:trHeight w:val="315"/>
          <w:trPrChange w:id="994" w:author="Jonáš Gaigr2" w:date="2026-08-06T00:49:00Z">
            <w:trPr>
              <w:trHeight w:val="315"/>
            </w:trPr>
          </w:trPrChange>
        </w:trPr>
        <w:tc>
          <w:tcPr>
            <w:tcW w:w="5245" w:type="dxa"/>
            <w:tcBorders>
              <w:top w:val="single" w:sz="8" w:space="0" w:color="auto"/>
              <w:left w:val="single" w:sz="8" w:space="0" w:color="auto"/>
              <w:bottom w:val="single" w:sz="4" w:space="0" w:color="auto"/>
              <w:right w:val="single" w:sz="4" w:space="0" w:color="auto"/>
            </w:tcBorders>
            <w:shd w:val="clear" w:color="000000" w:fill="FFFFFF"/>
            <w:noWrap/>
            <w:vAlign w:val="bottom"/>
            <w:hideMark/>
            <w:tcPrChange w:id="995" w:author="Jonáš Gaigr2" w:date="2026-08-06T00:49:00Z">
              <w:tcPr>
                <w:tcW w:w="5245" w:type="dxa"/>
                <w:tcBorders>
                  <w:top w:val="single" w:sz="8" w:space="0" w:color="auto"/>
                  <w:left w:val="single" w:sz="8" w:space="0" w:color="auto"/>
                  <w:bottom w:val="single" w:sz="4" w:space="0" w:color="auto"/>
                  <w:right w:val="single" w:sz="4" w:space="0" w:color="auto"/>
                </w:tcBorders>
                <w:shd w:val="clear" w:color="000000" w:fill="FFFFFF"/>
                <w:noWrap/>
                <w:vAlign w:val="bottom"/>
                <w:hideMark/>
              </w:tcPr>
            </w:tcPrChange>
          </w:tcPr>
          <w:p w14:paraId="277A45D6" w14:textId="70F8DE01" w:rsidR="004B478F" w:rsidRPr="000E02FC" w:rsidRDefault="004B478F" w:rsidP="00E0332B">
            <w:pPr>
              <w:spacing w:after="0" w:line="240" w:lineRule="auto"/>
              <w:rPr>
                <w:rFonts w:ascii="Times New Roman" w:eastAsia="Times New Roman" w:hAnsi="Times New Roman" w:cs="Times New Roman"/>
                <w:color w:val="000000"/>
                <w:sz w:val="24"/>
                <w:szCs w:val="24"/>
                <w:lang w:eastAsia="cs-CZ"/>
              </w:rPr>
            </w:pPr>
            <w:r w:rsidRPr="000E02FC">
              <w:rPr>
                <w:rFonts w:ascii="Times New Roman" w:eastAsia="Times New Roman" w:hAnsi="Times New Roman" w:cs="Times New Roman"/>
                <w:color w:val="000000"/>
                <w:sz w:val="24"/>
                <w:szCs w:val="24"/>
                <w:lang w:eastAsia="cs-CZ"/>
              </w:rPr>
              <w:t xml:space="preserve">přítomnost druhu </w:t>
            </w:r>
          </w:p>
        </w:tc>
        <w:tc>
          <w:tcPr>
            <w:tcW w:w="1641" w:type="dxa"/>
            <w:tcBorders>
              <w:top w:val="single" w:sz="8" w:space="0" w:color="auto"/>
              <w:left w:val="nil"/>
              <w:bottom w:val="single" w:sz="4" w:space="0" w:color="auto"/>
              <w:right w:val="single" w:sz="4" w:space="0" w:color="auto"/>
            </w:tcBorders>
            <w:shd w:val="clear" w:color="000000" w:fill="FFFFFF"/>
            <w:vAlign w:val="bottom"/>
            <w:hideMark/>
            <w:tcPrChange w:id="996" w:author="Jonáš Gaigr2" w:date="2026-08-06T00:49:00Z">
              <w:tcPr>
                <w:tcW w:w="1641" w:type="dxa"/>
                <w:tcBorders>
                  <w:top w:val="single" w:sz="8" w:space="0" w:color="auto"/>
                  <w:left w:val="nil"/>
                  <w:bottom w:val="single" w:sz="4" w:space="0" w:color="auto"/>
                  <w:right w:val="single" w:sz="4" w:space="0" w:color="auto"/>
                </w:tcBorders>
                <w:shd w:val="clear" w:color="000000" w:fill="FFFFFF"/>
                <w:vAlign w:val="bottom"/>
                <w:hideMark/>
              </w:tcPr>
            </w:tcPrChange>
          </w:tcPr>
          <w:p w14:paraId="18D5DF36" w14:textId="1669CD3E"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musí být výskyt</w:t>
            </w:r>
          </w:p>
        </w:tc>
        <w:tc>
          <w:tcPr>
            <w:tcW w:w="1657" w:type="dxa"/>
            <w:tcBorders>
              <w:top w:val="single" w:sz="8" w:space="0" w:color="auto"/>
              <w:left w:val="nil"/>
              <w:bottom w:val="single" w:sz="4" w:space="0" w:color="auto"/>
              <w:right w:val="single" w:sz="4" w:space="0" w:color="auto"/>
            </w:tcBorders>
            <w:shd w:val="clear" w:color="000000" w:fill="FFFFFF"/>
            <w:vAlign w:val="bottom"/>
            <w:hideMark/>
            <w:tcPrChange w:id="997" w:author="Jonáš Gaigr2" w:date="2026-08-06T00:49:00Z">
              <w:tcPr>
                <w:tcW w:w="1657" w:type="dxa"/>
                <w:tcBorders>
                  <w:top w:val="single" w:sz="8" w:space="0" w:color="auto"/>
                  <w:left w:val="nil"/>
                  <w:bottom w:val="single" w:sz="4" w:space="0" w:color="auto"/>
                  <w:right w:val="single" w:sz="4" w:space="0" w:color="auto"/>
                </w:tcBorders>
                <w:shd w:val="clear" w:color="000000" w:fill="FFFFFF"/>
                <w:vAlign w:val="bottom"/>
                <w:hideMark/>
              </w:tcPr>
            </w:tcPrChange>
          </w:tcPr>
          <w:p w14:paraId="5FE0E47F" w14:textId="73F3872E"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musí být výskyt</w:t>
            </w:r>
          </w:p>
        </w:tc>
        <w:tc>
          <w:tcPr>
            <w:tcW w:w="1581" w:type="dxa"/>
            <w:tcBorders>
              <w:top w:val="single" w:sz="8" w:space="0" w:color="auto"/>
              <w:left w:val="nil"/>
              <w:bottom w:val="single" w:sz="4" w:space="0" w:color="auto"/>
              <w:right w:val="single" w:sz="4" w:space="0" w:color="auto"/>
            </w:tcBorders>
            <w:shd w:val="clear" w:color="000000" w:fill="FFFFFF"/>
            <w:vAlign w:val="bottom"/>
            <w:hideMark/>
            <w:tcPrChange w:id="998" w:author="Jonáš Gaigr2" w:date="2026-08-06T00:49:00Z">
              <w:tcPr>
                <w:tcW w:w="1581" w:type="dxa"/>
                <w:tcBorders>
                  <w:top w:val="single" w:sz="8" w:space="0" w:color="auto"/>
                  <w:left w:val="nil"/>
                  <w:bottom w:val="single" w:sz="4" w:space="0" w:color="auto"/>
                  <w:right w:val="single" w:sz="4" w:space="0" w:color="auto"/>
                </w:tcBorders>
                <w:shd w:val="clear" w:color="000000" w:fill="FFFFFF"/>
                <w:vAlign w:val="bottom"/>
                <w:hideMark/>
              </w:tcPr>
            </w:tcPrChange>
          </w:tcPr>
          <w:p w14:paraId="51AAB9B9" w14:textId="73415467"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musí být výskyt</w:t>
            </w:r>
          </w:p>
        </w:tc>
        <w:tc>
          <w:tcPr>
            <w:tcW w:w="1648" w:type="dxa"/>
            <w:tcBorders>
              <w:top w:val="single" w:sz="8" w:space="0" w:color="auto"/>
              <w:left w:val="nil"/>
              <w:bottom w:val="single" w:sz="4" w:space="0" w:color="auto"/>
              <w:right w:val="single" w:sz="8" w:space="0" w:color="auto"/>
            </w:tcBorders>
            <w:shd w:val="clear" w:color="000000" w:fill="FFFFFF"/>
            <w:vAlign w:val="bottom"/>
            <w:hideMark/>
            <w:tcPrChange w:id="999" w:author="Jonáš Gaigr2" w:date="2026-08-06T00:49:00Z">
              <w:tcPr>
                <w:tcW w:w="1648" w:type="dxa"/>
                <w:tcBorders>
                  <w:top w:val="single" w:sz="8" w:space="0" w:color="auto"/>
                  <w:left w:val="nil"/>
                  <w:bottom w:val="single" w:sz="4" w:space="0" w:color="auto"/>
                  <w:right w:val="single" w:sz="8" w:space="0" w:color="auto"/>
                </w:tcBorders>
                <w:shd w:val="clear" w:color="000000" w:fill="FFFFFF"/>
                <w:vAlign w:val="bottom"/>
                <w:hideMark/>
              </w:tcPr>
            </w:tcPrChange>
          </w:tcPr>
          <w:p w14:paraId="1DA3C307" w14:textId="133C0156"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musí být výskyt</w:t>
            </w:r>
          </w:p>
        </w:tc>
      </w:tr>
      <w:tr w:rsidR="004B478F" w:rsidRPr="0069626A" w14:paraId="2001088B" w14:textId="569564E0" w:rsidTr="004B478F">
        <w:trPr>
          <w:trHeight w:val="945"/>
          <w:trPrChange w:id="1000" w:author="Jonáš Gaigr2" w:date="2026-08-06T00:49:00Z">
            <w:trPr>
              <w:trHeight w:val="945"/>
            </w:trPr>
          </w:trPrChange>
        </w:trPr>
        <w:tc>
          <w:tcPr>
            <w:tcW w:w="5245" w:type="dxa"/>
            <w:tcBorders>
              <w:top w:val="nil"/>
              <w:left w:val="single" w:sz="8" w:space="0" w:color="auto"/>
              <w:bottom w:val="single" w:sz="4" w:space="0" w:color="auto"/>
              <w:right w:val="single" w:sz="4" w:space="0" w:color="auto"/>
            </w:tcBorders>
            <w:shd w:val="clear" w:color="000000" w:fill="FFFFFF"/>
            <w:noWrap/>
            <w:vAlign w:val="bottom"/>
            <w:hideMark/>
            <w:tcPrChange w:id="1001" w:author="Jonáš Gaigr2" w:date="2026-08-06T00:49:00Z">
              <w:tcPr>
                <w:tcW w:w="5245" w:type="dxa"/>
                <w:tcBorders>
                  <w:top w:val="nil"/>
                  <w:left w:val="single" w:sz="8" w:space="0" w:color="auto"/>
                  <w:bottom w:val="single" w:sz="4" w:space="0" w:color="auto"/>
                  <w:right w:val="single" w:sz="4" w:space="0" w:color="auto"/>
                </w:tcBorders>
                <w:shd w:val="clear" w:color="000000" w:fill="FFFFFF"/>
                <w:noWrap/>
                <w:vAlign w:val="bottom"/>
                <w:hideMark/>
              </w:tcPr>
            </w:tcPrChange>
          </w:tcPr>
          <w:p w14:paraId="26A3C3A0" w14:textId="659A4B20" w:rsidR="004B478F" w:rsidRPr="000E02FC" w:rsidRDefault="004B478F" w:rsidP="00E0332B">
            <w:pPr>
              <w:spacing w:after="0" w:line="240" w:lineRule="auto"/>
              <w:rPr>
                <w:rFonts w:ascii="Times New Roman" w:eastAsia="Times New Roman" w:hAnsi="Times New Roman" w:cs="Times New Roman"/>
                <w:color w:val="000000"/>
                <w:sz w:val="24"/>
                <w:szCs w:val="24"/>
                <w:lang w:eastAsia="cs-CZ"/>
              </w:rPr>
            </w:pPr>
            <w:r w:rsidRPr="000E02FC">
              <w:rPr>
                <w:rFonts w:ascii="Times New Roman" w:eastAsia="Times New Roman" w:hAnsi="Times New Roman" w:cs="Times New Roman"/>
                <w:color w:val="000000"/>
                <w:sz w:val="24"/>
                <w:szCs w:val="24"/>
                <w:lang w:eastAsia="cs-CZ"/>
              </w:rPr>
              <w:t xml:space="preserve">porovnání odhadované početnosti </w:t>
            </w:r>
          </w:p>
        </w:tc>
        <w:tc>
          <w:tcPr>
            <w:tcW w:w="1641" w:type="dxa"/>
            <w:tcBorders>
              <w:top w:val="nil"/>
              <w:left w:val="nil"/>
              <w:bottom w:val="single" w:sz="4" w:space="0" w:color="auto"/>
              <w:right w:val="single" w:sz="4" w:space="0" w:color="auto"/>
            </w:tcBorders>
            <w:shd w:val="clear" w:color="000000" w:fill="FFFFFF"/>
            <w:vAlign w:val="bottom"/>
            <w:hideMark/>
            <w:tcPrChange w:id="1002" w:author="Jonáš Gaigr2" w:date="2026-08-06T00:49:00Z">
              <w:tcPr>
                <w:tcW w:w="1641" w:type="dxa"/>
                <w:tcBorders>
                  <w:top w:val="nil"/>
                  <w:left w:val="nil"/>
                  <w:bottom w:val="single" w:sz="4" w:space="0" w:color="auto"/>
                  <w:right w:val="single" w:sz="4" w:space="0" w:color="auto"/>
                </w:tcBorders>
                <w:shd w:val="clear" w:color="000000" w:fill="FFFFFF"/>
                <w:vAlign w:val="bottom"/>
                <w:hideMark/>
              </w:tcPr>
            </w:tcPrChange>
          </w:tcPr>
          <w:p w14:paraId="7394863F" w14:textId="6B40FE03"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je pokles kategorie o více než 1 kategorii</w:t>
            </w:r>
          </w:p>
        </w:tc>
        <w:tc>
          <w:tcPr>
            <w:tcW w:w="1657" w:type="dxa"/>
            <w:tcBorders>
              <w:top w:val="nil"/>
              <w:left w:val="nil"/>
              <w:bottom w:val="single" w:sz="4" w:space="0" w:color="auto"/>
              <w:right w:val="single" w:sz="4" w:space="0" w:color="auto"/>
            </w:tcBorders>
            <w:shd w:val="clear" w:color="000000" w:fill="FFFFFF"/>
            <w:vAlign w:val="bottom"/>
            <w:hideMark/>
            <w:tcPrChange w:id="1003" w:author="Jonáš Gaigr2" w:date="2026-08-06T00:49:00Z">
              <w:tcPr>
                <w:tcW w:w="1657" w:type="dxa"/>
                <w:tcBorders>
                  <w:top w:val="nil"/>
                  <w:left w:val="nil"/>
                  <w:bottom w:val="single" w:sz="4" w:space="0" w:color="auto"/>
                  <w:right w:val="single" w:sz="4" w:space="0" w:color="auto"/>
                </w:tcBorders>
                <w:shd w:val="clear" w:color="000000" w:fill="FFFFFF"/>
                <w:vAlign w:val="bottom"/>
                <w:hideMark/>
              </w:tcPr>
            </w:tcPrChange>
          </w:tcPr>
          <w:p w14:paraId="23EF16C6" w14:textId="375DBC71"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je pokles kategorie o více než 1 kategorii</w:t>
            </w:r>
          </w:p>
        </w:tc>
        <w:tc>
          <w:tcPr>
            <w:tcW w:w="1581" w:type="dxa"/>
            <w:tcBorders>
              <w:top w:val="nil"/>
              <w:left w:val="nil"/>
              <w:bottom w:val="single" w:sz="4" w:space="0" w:color="auto"/>
              <w:right w:val="single" w:sz="4" w:space="0" w:color="auto"/>
            </w:tcBorders>
            <w:shd w:val="clear" w:color="000000" w:fill="FFFFFF"/>
            <w:vAlign w:val="bottom"/>
            <w:hideMark/>
            <w:tcPrChange w:id="1004" w:author="Jonáš Gaigr2" w:date="2026-08-06T00:49:00Z">
              <w:tcPr>
                <w:tcW w:w="1581" w:type="dxa"/>
                <w:tcBorders>
                  <w:top w:val="nil"/>
                  <w:left w:val="nil"/>
                  <w:bottom w:val="single" w:sz="4" w:space="0" w:color="auto"/>
                  <w:right w:val="single" w:sz="4" w:space="0" w:color="auto"/>
                </w:tcBorders>
                <w:shd w:val="clear" w:color="000000" w:fill="FFFFFF"/>
                <w:vAlign w:val="bottom"/>
                <w:hideMark/>
              </w:tcPr>
            </w:tcPrChange>
          </w:tcPr>
          <w:p w14:paraId="26497562" w14:textId="4DBCA70A"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je pokles kategorie o více než 1 kategorii</w:t>
            </w:r>
          </w:p>
        </w:tc>
        <w:tc>
          <w:tcPr>
            <w:tcW w:w="1648" w:type="dxa"/>
            <w:tcBorders>
              <w:top w:val="nil"/>
              <w:left w:val="nil"/>
              <w:bottom w:val="single" w:sz="4" w:space="0" w:color="auto"/>
              <w:right w:val="single" w:sz="8" w:space="0" w:color="auto"/>
            </w:tcBorders>
            <w:shd w:val="clear" w:color="000000" w:fill="FFFFFF"/>
            <w:vAlign w:val="bottom"/>
            <w:hideMark/>
            <w:tcPrChange w:id="1005" w:author="Jonáš Gaigr2" w:date="2026-08-06T00:49:00Z">
              <w:tcPr>
                <w:tcW w:w="1648" w:type="dxa"/>
                <w:tcBorders>
                  <w:top w:val="nil"/>
                  <w:left w:val="nil"/>
                  <w:bottom w:val="single" w:sz="4" w:space="0" w:color="auto"/>
                  <w:right w:val="single" w:sz="8" w:space="0" w:color="auto"/>
                </w:tcBorders>
                <w:shd w:val="clear" w:color="000000" w:fill="FFFFFF"/>
                <w:vAlign w:val="bottom"/>
                <w:hideMark/>
              </w:tcPr>
            </w:tcPrChange>
          </w:tcPr>
          <w:p w14:paraId="6B290711" w14:textId="79F567A0"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je pokles kategorie o více než 1 kategorii</w:t>
            </w:r>
          </w:p>
        </w:tc>
      </w:tr>
      <w:tr w:rsidR="004B478F" w:rsidRPr="0069626A" w14:paraId="36ABDC0C" w14:textId="7CDB1247" w:rsidTr="004B478F">
        <w:trPr>
          <w:trHeight w:val="630"/>
          <w:trPrChange w:id="1006" w:author="Jonáš Gaigr2" w:date="2026-08-06T00:49:00Z">
            <w:trPr>
              <w:trHeight w:val="630"/>
            </w:trPr>
          </w:trPrChange>
        </w:trPr>
        <w:tc>
          <w:tcPr>
            <w:tcW w:w="5245" w:type="dxa"/>
            <w:tcBorders>
              <w:top w:val="nil"/>
              <w:left w:val="single" w:sz="8" w:space="0" w:color="auto"/>
              <w:bottom w:val="single" w:sz="4" w:space="0" w:color="auto"/>
              <w:right w:val="single" w:sz="4" w:space="0" w:color="auto"/>
            </w:tcBorders>
            <w:shd w:val="clear" w:color="000000" w:fill="FFFFFF"/>
            <w:noWrap/>
            <w:vAlign w:val="bottom"/>
            <w:hideMark/>
            <w:tcPrChange w:id="1007" w:author="Jonáš Gaigr2" w:date="2026-08-06T00:49:00Z">
              <w:tcPr>
                <w:tcW w:w="5245" w:type="dxa"/>
                <w:tcBorders>
                  <w:top w:val="nil"/>
                  <w:left w:val="single" w:sz="8" w:space="0" w:color="auto"/>
                  <w:bottom w:val="single" w:sz="4" w:space="0" w:color="auto"/>
                  <w:right w:val="single" w:sz="4" w:space="0" w:color="auto"/>
                </w:tcBorders>
                <w:shd w:val="clear" w:color="000000" w:fill="FFFFFF"/>
                <w:noWrap/>
                <w:vAlign w:val="bottom"/>
                <w:hideMark/>
              </w:tcPr>
            </w:tcPrChange>
          </w:tcPr>
          <w:p w14:paraId="62B18F97" w14:textId="3C4BDA0A" w:rsidR="004B478F" w:rsidRPr="000E02FC" w:rsidRDefault="004B478F" w:rsidP="00E0332B">
            <w:pPr>
              <w:spacing w:after="0" w:line="240" w:lineRule="auto"/>
              <w:rPr>
                <w:rFonts w:ascii="Times New Roman" w:eastAsia="Times New Roman" w:hAnsi="Times New Roman" w:cs="Times New Roman"/>
                <w:color w:val="000000"/>
                <w:sz w:val="24"/>
                <w:szCs w:val="24"/>
                <w:lang w:eastAsia="cs-CZ"/>
              </w:rPr>
            </w:pPr>
            <w:r w:rsidRPr="000E02FC">
              <w:rPr>
                <w:rFonts w:ascii="Times New Roman" w:eastAsia="Times New Roman" w:hAnsi="Times New Roman" w:cs="Times New Roman"/>
                <w:color w:val="000000"/>
                <w:sz w:val="24"/>
                <w:szCs w:val="24"/>
                <w:lang w:eastAsia="cs-CZ"/>
              </w:rPr>
              <w:t xml:space="preserve">zaznamenávání reprodukce a vývojových stadií </w:t>
            </w:r>
          </w:p>
        </w:tc>
        <w:tc>
          <w:tcPr>
            <w:tcW w:w="1641" w:type="dxa"/>
            <w:tcBorders>
              <w:top w:val="nil"/>
              <w:left w:val="nil"/>
              <w:bottom w:val="single" w:sz="4" w:space="0" w:color="auto"/>
              <w:right w:val="single" w:sz="4" w:space="0" w:color="auto"/>
            </w:tcBorders>
            <w:shd w:val="clear" w:color="000000" w:fill="FFFFFF"/>
            <w:vAlign w:val="bottom"/>
            <w:hideMark/>
            <w:tcPrChange w:id="1008" w:author="Jonáš Gaigr2" w:date="2026-08-06T00:49:00Z">
              <w:tcPr>
                <w:tcW w:w="1641" w:type="dxa"/>
                <w:tcBorders>
                  <w:top w:val="nil"/>
                  <w:left w:val="nil"/>
                  <w:bottom w:val="single" w:sz="4" w:space="0" w:color="auto"/>
                  <w:right w:val="single" w:sz="4" w:space="0" w:color="auto"/>
                </w:tcBorders>
                <w:shd w:val="clear" w:color="000000" w:fill="FFFFFF"/>
                <w:vAlign w:val="bottom"/>
                <w:hideMark/>
              </w:tcPr>
            </w:tcPrChange>
          </w:tcPr>
          <w:p w14:paraId="50DE7E8D" w14:textId="44F8845B"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doplňkově</w:t>
            </w:r>
          </w:p>
        </w:tc>
        <w:tc>
          <w:tcPr>
            <w:tcW w:w="1657" w:type="dxa"/>
            <w:tcBorders>
              <w:top w:val="nil"/>
              <w:left w:val="nil"/>
              <w:bottom w:val="single" w:sz="4" w:space="0" w:color="auto"/>
              <w:right w:val="single" w:sz="4" w:space="0" w:color="auto"/>
            </w:tcBorders>
            <w:shd w:val="clear" w:color="000000" w:fill="FFFFFF"/>
            <w:vAlign w:val="bottom"/>
            <w:hideMark/>
            <w:tcPrChange w:id="1009" w:author="Jonáš Gaigr2" w:date="2026-08-06T00:49:00Z">
              <w:tcPr>
                <w:tcW w:w="1657" w:type="dxa"/>
                <w:tcBorders>
                  <w:top w:val="nil"/>
                  <w:left w:val="nil"/>
                  <w:bottom w:val="single" w:sz="4" w:space="0" w:color="auto"/>
                  <w:right w:val="single" w:sz="4" w:space="0" w:color="auto"/>
                </w:tcBorders>
                <w:shd w:val="clear" w:color="000000" w:fill="FFFFFF"/>
                <w:vAlign w:val="bottom"/>
                <w:hideMark/>
              </w:tcPr>
            </w:tcPrChange>
          </w:tcPr>
          <w:p w14:paraId="02A9DA3E" w14:textId="0CFA5EEB"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reprodukce aspoň 1x za 3 roky</w:t>
            </w:r>
          </w:p>
        </w:tc>
        <w:tc>
          <w:tcPr>
            <w:tcW w:w="1581" w:type="dxa"/>
            <w:tcBorders>
              <w:top w:val="nil"/>
              <w:left w:val="nil"/>
              <w:bottom w:val="single" w:sz="4" w:space="0" w:color="auto"/>
              <w:right w:val="single" w:sz="4" w:space="0" w:color="auto"/>
            </w:tcBorders>
            <w:shd w:val="clear" w:color="000000" w:fill="FFFFFF"/>
            <w:vAlign w:val="bottom"/>
            <w:hideMark/>
            <w:tcPrChange w:id="1010" w:author="Jonáš Gaigr2" w:date="2026-08-06T00:49:00Z">
              <w:tcPr>
                <w:tcW w:w="1581" w:type="dxa"/>
                <w:tcBorders>
                  <w:top w:val="nil"/>
                  <w:left w:val="nil"/>
                  <w:bottom w:val="single" w:sz="4" w:space="0" w:color="auto"/>
                  <w:right w:val="single" w:sz="4" w:space="0" w:color="auto"/>
                </w:tcBorders>
                <w:shd w:val="clear" w:color="000000" w:fill="FFFFFF"/>
                <w:vAlign w:val="bottom"/>
                <w:hideMark/>
              </w:tcPr>
            </w:tcPrChange>
          </w:tcPr>
          <w:p w14:paraId="49262908" w14:textId="7D4BEF80"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reprodukce aspoň 1x za 3 roky</w:t>
            </w:r>
          </w:p>
        </w:tc>
        <w:tc>
          <w:tcPr>
            <w:tcW w:w="1648" w:type="dxa"/>
            <w:tcBorders>
              <w:top w:val="nil"/>
              <w:left w:val="nil"/>
              <w:bottom w:val="single" w:sz="4" w:space="0" w:color="auto"/>
              <w:right w:val="single" w:sz="8" w:space="0" w:color="auto"/>
            </w:tcBorders>
            <w:shd w:val="clear" w:color="000000" w:fill="FFFFFF"/>
            <w:vAlign w:val="bottom"/>
            <w:hideMark/>
            <w:tcPrChange w:id="1011" w:author="Jonáš Gaigr2" w:date="2026-08-06T00:49:00Z">
              <w:tcPr>
                <w:tcW w:w="1648" w:type="dxa"/>
                <w:tcBorders>
                  <w:top w:val="nil"/>
                  <w:left w:val="nil"/>
                  <w:bottom w:val="single" w:sz="4" w:space="0" w:color="auto"/>
                  <w:right w:val="single" w:sz="8" w:space="0" w:color="auto"/>
                </w:tcBorders>
                <w:shd w:val="clear" w:color="000000" w:fill="FFFFFF"/>
                <w:vAlign w:val="bottom"/>
                <w:hideMark/>
              </w:tcPr>
            </w:tcPrChange>
          </w:tcPr>
          <w:p w14:paraId="5800EDB3" w14:textId="652FFBC8"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reprodukce aspoň 1x za 3 roky</w:t>
            </w:r>
          </w:p>
        </w:tc>
      </w:tr>
      <w:tr w:rsidR="004B478F" w:rsidRPr="0069626A" w14:paraId="1AFE38DA" w14:textId="1F2D9DA0" w:rsidTr="004B478F">
        <w:trPr>
          <w:trHeight w:val="315"/>
          <w:trPrChange w:id="1012" w:author="Jonáš Gaigr2" w:date="2026-08-06T00:49:00Z">
            <w:trPr>
              <w:trHeight w:val="315"/>
            </w:trPr>
          </w:trPrChange>
        </w:trPr>
        <w:tc>
          <w:tcPr>
            <w:tcW w:w="5245" w:type="dxa"/>
            <w:tcBorders>
              <w:top w:val="nil"/>
              <w:left w:val="single" w:sz="8" w:space="0" w:color="auto"/>
              <w:bottom w:val="single" w:sz="4" w:space="0" w:color="auto"/>
              <w:right w:val="single" w:sz="4" w:space="0" w:color="auto"/>
            </w:tcBorders>
            <w:shd w:val="clear" w:color="000000" w:fill="FFFFFF"/>
            <w:noWrap/>
            <w:vAlign w:val="bottom"/>
            <w:hideMark/>
            <w:tcPrChange w:id="1013" w:author="Jonáš Gaigr2" w:date="2026-08-06T00:49:00Z">
              <w:tcPr>
                <w:tcW w:w="5245" w:type="dxa"/>
                <w:tcBorders>
                  <w:top w:val="nil"/>
                  <w:left w:val="single" w:sz="8" w:space="0" w:color="auto"/>
                  <w:bottom w:val="single" w:sz="4" w:space="0" w:color="auto"/>
                  <w:right w:val="single" w:sz="4" w:space="0" w:color="auto"/>
                </w:tcBorders>
                <w:shd w:val="clear" w:color="000000" w:fill="FFFFFF"/>
                <w:noWrap/>
                <w:vAlign w:val="bottom"/>
                <w:hideMark/>
              </w:tcPr>
            </w:tcPrChange>
          </w:tcPr>
          <w:p w14:paraId="7A258109" w14:textId="7B5919D6" w:rsidR="004B478F" w:rsidRPr="000E02FC" w:rsidRDefault="004B478F" w:rsidP="00E0332B">
            <w:pPr>
              <w:spacing w:after="0" w:line="240" w:lineRule="auto"/>
              <w:rPr>
                <w:rFonts w:ascii="Times New Roman" w:eastAsia="Times New Roman" w:hAnsi="Times New Roman" w:cs="Times New Roman"/>
                <w:color w:val="000000"/>
                <w:sz w:val="24"/>
                <w:szCs w:val="24"/>
                <w:lang w:eastAsia="cs-CZ"/>
              </w:rPr>
            </w:pPr>
            <w:commentRangeStart w:id="1014"/>
            <w:commentRangeStart w:id="1015"/>
            <w:r w:rsidRPr="000E02FC">
              <w:rPr>
                <w:rFonts w:ascii="Times New Roman" w:eastAsia="Times New Roman" w:hAnsi="Times New Roman" w:cs="Times New Roman"/>
                <w:color w:val="000000"/>
                <w:sz w:val="24"/>
                <w:szCs w:val="24"/>
                <w:lang w:eastAsia="cs-CZ"/>
              </w:rPr>
              <w:t>ztráty vodních biotopů (P3)</w:t>
            </w:r>
            <w:commentRangeEnd w:id="1014"/>
            <w:r>
              <w:rPr>
                <w:rStyle w:val="Odkaznakoment"/>
                <w:rFonts w:eastAsia="Batang"/>
              </w:rPr>
              <w:commentReference w:id="1014"/>
            </w:r>
            <w:commentRangeEnd w:id="1015"/>
            <w:r>
              <w:rPr>
                <w:rStyle w:val="Odkaznakoment"/>
                <w:rFonts w:eastAsia="Batang"/>
              </w:rPr>
              <w:commentReference w:id="1015"/>
            </w:r>
          </w:p>
        </w:tc>
        <w:tc>
          <w:tcPr>
            <w:tcW w:w="1641" w:type="dxa"/>
            <w:tcBorders>
              <w:top w:val="nil"/>
              <w:left w:val="nil"/>
              <w:bottom w:val="single" w:sz="4" w:space="0" w:color="auto"/>
              <w:right w:val="single" w:sz="4" w:space="0" w:color="auto"/>
            </w:tcBorders>
            <w:shd w:val="clear" w:color="000000" w:fill="FFFFFF"/>
            <w:vAlign w:val="bottom"/>
            <w:hideMark/>
            <w:tcPrChange w:id="1016" w:author="Jonáš Gaigr2" w:date="2026-08-06T00:49:00Z">
              <w:tcPr>
                <w:tcW w:w="1641" w:type="dxa"/>
                <w:tcBorders>
                  <w:top w:val="nil"/>
                  <w:left w:val="nil"/>
                  <w:bottom w:val="single" w:sz="4" w:space="0" w:color="auto"/>
                  <w:right w:val="single" w:sz="4" w:space="0" w:color="auto"/>
                </w:tcBorders>
                <w:shd w:val="clear" w:color="000000" w:fill="FFFFFF"/>
                <w:vAlign w:val="bottom"/>
                <w:hideMark/>
              </w:tcPr>
            </w:tcPrChange>
          </w:tcPr>
          <w:p w14:paraId="0BD43DD1" w14:textId="3AD89469"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nesmí zaniknout</w:t>
            </w:r>
          </w:p>
        </w:tc>
        <w:tc>
          <w:tcPr>
            <w:tcW w:w="1657" w:type="dxa"/>
            <w:tcBorders>
              <w:top w:val="nil"/>
              <w:left w:val="nil"/>
              <w:bottom w:val="single" w:sz="4" w:space="0" w:color="auto"/>
              <w:right w:val="single" w:sz="4" w:space="0" w:color="auto"/>
            </w:tcBorders>
            <w:shd w:val="clear" w:color="000000" w:fill="FFFFFF"/>
            <w:vAlign w:val="bottom"/>
            <w:hideMark/>
            <w:tcPrChange w:id="1017" w:author="Jonáš Gaigr2" w:date="2026-08-06T00:49:00Z">
              <w:tcPr>
                <w:tcW w:w="1657" w:type="dxa"/>
                <w:tcBorders>
                  <w:top w:val="nil"/>
                  <w:left w:val="nil"/>
                  <w:bottom w:val="single" w:sz="4" w:space="0" w:color="auto"/>
                  <w:right w:val="single" w:sz="4" w:space="0" w:color="auto"/>
                </w:tcBorders>
                <w:shd w:val="clear" w:color="000000" w:fill="FFFFFF"/>
                <w:vAlign w:val="bottom"/>
                <w:hideMark/>
              </w:tcPr>
            </w:tcPrChange>
          </w:tcPr>
          <w:p w14:paraId="68544507" w14:textId="3828488A"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nesmí zaniknout</w:t>
            </w:r>
          </w:p>
        </w:tc>
        <w:tc>
          <w:tcPr>
            <w:tcW w:w="1581" w:type="dxa"/>
            <w:tcBorders>
              <w:top w:val="nil"/>
              <w:left w:val="nil"/>
              <w:bottom w:val="single" w:sz="4" w:space="0" w:color="auto"/>
              <w:right w:val="single" w:sz="4" w:space="0" w:color="auto"/>
            </w:tcBorders>
            <w:shd w:val="clear" w:color="000000" w:fill="FFFFFF"/>
            <w:vAlign w:val="bottom"/>
            <w:hideMark/>
            <w:tcPrChange w:id="1018" w:author="Jonáš Gaigr2" w:date="2026-08-06T00:49:00Z">
              <w:tcPr>
                <w:tcW w:w="1581" w:type="dxa"/>
                <w:tcBorders>
                  <w:top w:val="nil"/>
                  <w:left w:val="nil"/>
                  <w:bottom w:val="single" w:sz="4" w:space="0" w:color="auto"/>
                  <w:right w:val="single" w:sz="4" w:space="0" w:color="auto"/>
                </w:tcBorders>
                <w:shd w:val="clear" w:color="000000" w:fill="FFFFFF"/>
                <w:vAlign w:val="bottom"/>
                <w:hideMark/>
              </w:tcPr>
            </w:tcPrChange>
          </w:tcPr>
          <w:p w14:paraId="03E9100A" w14:textId="15DF194F"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nesmí zaniknout</w:t>
            </w:r>
          </w:p>
        </w:tc>
        <w:tc>
          <w:tcPr>
            <w:tcW w:w="1648" w:type="dxa"/>
            <w:tcBorders>
              <w:top w:val="nil"/>
              <w:left w:val="nil"/>
              <w:bottom w:val="single" w:sz="4" w:space="0" w:color="auto"/>
              <w:right w:val="single" w:sz="8" w:space="0" w:color="auto"/>
            </w:tcBorders>
            <w:shd w:val="clear" w:color="000000" w:fill="FFFFFF"/>
            <w:vAlign w:val="bottom"/>
            <w:hideMark/>
            <w:tcPrChange w:id="1019" w:author="Jonáš Gaigr2" w:date="2026-08-06T00:49:00Z">
              <w:tcPr>
                <w:tcW w:w="1648" w:type="dxa"/>
                <w:tcBorders>
                  <w:top w:val="nil"/>
                  <w:left w:val="nil"/>
                  <w:bottom w:val="single" w:sz="4" w:space="0" w:color="auto"/>
                  <w:right w:val="single" w:sz="8" w:space="0" w:color="auto"/>
                </w:tcBorders>
                <w:shd w:val="clear" w:color="000000" w:fill="FFFFFF"/>
                <w:vAlign w:val="bottom"/>
                <w:hideMark/>
              </w:tcPr>
            </w:tcPrChange>
          </w:tcPr>
          <w:p w14:paraId="1F18F1BA" w14:textId="2ADA9908"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nesmí zaniknout</w:t>
            </w:r>
          </w:p>
        </w:tc>
      </w:tr>
      <w:tr w:rsidR="004B478F" w:rsidRPr="0069626A" w14:paraId="22BE5C8B" w14:textId="64375DAF" w:rsidTr="004B478F">
        <w:trPr>
          <w:trHeight w:val="315"/>
          <w:trPrChange w:id="1020" w:author="Jonáš Gaigr2" w:date="2026-08-06T00:49:00Z">
            <w:trPr>
              <w:trHeight w:val="315"/>
            </w:trPr>
          </w:trPrChange>
        </w:trPr>
        <w:tc>
          <w:tcPr>
            <w:tcW w:w="5245" w:type="dxa"/>
            <w:tcBorders>
              <w:top w:val="nil"/>
              <w:left w:val="single" w:sz="8" w:space="0" w:color="auto"/>
              <w:bottom w:val="single" w:sz="4" w:space="0" w:color="auto"/>
              <w:right w:val="single" w:sz="4" w:space="0" w:color="auto"/>
            </w:tcBorders>
            <w:shd w:val="clear" w:color="000000" w:fill="FFFFFF"/>
            <w:noWrap/>
            <w:vAlign w:val="bottom"/>
            <w:hideMark/>
            <w:tcPrChange w:id="1021" w:author="Jonáš Gaigr2" w:date="2026-08-06T00:49:00Z">
              <w:tcPr>
                <w:tcW w:w="5245" w:type="dxa"/>
                <w:tcBorders>
                  <w:top w:val="nil"/>
                  <w:left w:val="single" w:sz="8" w:space="0" w:color="auto"/>
                  <w:bottom w:val="single" w:sz="4" w:space="0" w:color="auto"/>
                  <w:right w:val="single" w:sz="4" w:space="0" w:color="auto"/>
                </w:tcBorders>
                <w:shd w:val="clear" w:color="000000" w:fill="FFFFFF"/>
                <w:noWrap/>
                <w:vAlign w:val="bottom"/>
                <w:hideMark/>
              </w:tcPr>
            </w:tcPrChange>
          </w:tcPr>
          <w:p w14:paraId="25D7B33A" w14:textId="24412440" w:rsidR="004B478F" w:rsidRPr="000E02FC" w:rsidRDefault="004B478F" w:rsidP="00E0332B">
            <w:pPr>
              <w:spacing w:after="0" w:line="240" w:lineRule="auto"/>
              <w:rPr>
                <w:rFonts w:ascii="Times New Roman" w:eastAsia="Times New Roman" w:hAnsi="Times New Roman" w:cs="Times New Roman"/>
                <w:color w:val="000000"/>
                <w:sz w:val="24"/>
                <w:szCs w:val="24"/>
                <w:lang w:eastAsia="cs-CZ"/>
              </w:rPr>
            </w:pPr>
            <w:r w:rsidRPr="000E02FC">
              <w:rPr>
                <w:rFonts w:ascii="Times New Roman" w:eastAsia="Times New Roman" w:hAnsi="Times New Roman" w:cs="Times New Roman"/>
                <w:color w:val="000000"/>
                <w:sz w:val="24"/>
                <w:szCs w:val="24"/>
                <w:lang w:eastAsia="cs-CZ"/>
              </w:rPr>
              <w:t xml:space="preserve">nadměrný tlak ryb </w:t>
            </w:r>
          </w:p>
        </w:tc>
        <w:tc>
          <w:tcPr>
            <w:tcW w:w="1641" w:type="dxa"/>
            <w:tcBorders>
              <w:top w:val="nil"/>
              <w:left w:val="nil"/>
              <w:bottom w:val="single" w:sz="4" w:space="0" w:color="auto"/>
              <w:right w:val="single" w:sz="4" w:space="0" w:color="auto"/>
            </w:tcBorders>
            <w:shd w:val="clear" w:color="000000" w:fill="FFFFFF"/>
            <w:vAlign w:val="bottom"/>
            <w:hideMark/>
            <w:tcPrChange w:id="1022" w:author="Jonáš Gaigr2" w:date="2026-08-06T00:49:00Z">
              <w:tcPr>
                <w:tcW w:w="1641" w:type="dxa"/>
                <w:tcBorders>
                  <w:top w:val="nil"/>
                  <w:left w:val="nil"/>
                  <w:bottom w:val="single" w:sz="4" w:space="0" w:color="auto"/>
                  <w:right w:val="single" w:sz="4" w:space="0" w:color="auto"/>
                </w:tcBorders>
                <w:shd w:val="clear" w:color="000000" w:fill="FFFFFF"/>
                <w:vAlign w:val="bottom"/>
                <w:hideMark/>
              </w:tcPr>
            </w:tcPrChange>
          </w:tcPr>
          <w:p w14:paraId="5F037C1B" w14:textId="0C243EEF"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 xml:space="preserve">špatně je </w:t>
            </w:r>
            <w:r>
              <w:rPr>
                <w:rFonts w:ascii="Times New Roman" w:eastAsia="Times New Roman" w:hAnsi="Times New Roman" w:cs="Times New Roman"/>
                <w:color w:val="000000"/>
                <w:sz w:val="24"/>
                <w:szCs w:val="24"/>
                <w:lang w:eastAsia="cs-CZ"/>
              </w:rPr>
              <w:t>záznam</w:t>
            </w:r>
            <w:r w:rsidRPr="0069626A">
              <w:rPr>
                <w:rFonts w:ascii="Times New Roman" w:eastAsia="Times New Roman" w:hAnsi="Times New Roman" w:cs="Times New Roman"/>
                <w:color w:val="000000"/>
                <w:sz w:val="24"/>
                <w:szCs w:val="24"/>
                <w:lang w:eastAsia="cs-CZ"/>
              </w:rPr>
              <w:t xml:space="preserve"> </w:t>
            </w:r>
          </w:p>
        </w:tc>
        <w:tc>
          <w:tcPr>
            <w:tcW w:w="1657" w:type="dxa"/>
            <w:tcBorders>
              <w:top w:val="nil"/>
              <w:left w:val="nil"/>
              <w:bottom w:val="single" w:sz="4" w:space="0" w:color="auto"/>
              <w:right w:val="single" w:sz="4" w:space="0" w:color="auto"/>
            </w:tcBorders>
            <w:shd w:val="clear" w:color="000000" w:fill="FFFFFF"/>
            <w:vAlign w:val="bottom"/>
            <w:hideMark/>
            <w:tcPrChange w:id="1023" w:author="Jonáš Gaigr2" w:date="2026-08-06T00:49:00Z">
              <w:tcPr>
                <w:tcW w:w="1657" w:type="dxa"/>
                <w:tcBorders>
                  <w:top w:val="nil"/>
                  <w:left w:val="nil"/>
                  <w:bottom w:val="single" w:sz="4" w:space="0" w:color="auto"/>
                  <w:right w:val="single" w:sz="4" w:space="0" w:color="auto"/>
                </w:tcBorders>
                <w:shd w:val="clear" w:color="000000" w:fill="FFFFFF"/>
                <w:vAlign w:val="bottom"/>
                <w:hideMark/>
              </w:tcPr>
            </w:tcPrChange>
          </w:tcPr>
          <w:p w14:paraId="23BCEEF4" w14:textId="7ACE54A1"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 xml:space="preserve">špatně je </w:t>
            </w:r>
            <w:r>
              <w:rPr>
                <w:rFonts w:ascii="Times New Roman" w:eastAsia="Times New Roman" w:hAnsi="Times New Roman" w:cs="Times New Roman"/>
                <w:color w:val="000000"/>
                <w:sz w:val="24"/>
                <w:szCs w:val="24"/>
                <w:lang w:eastAsia="cs-CZ"/>
              </w:rPr>
              <w:t>záznam</w:t>
            </w:r>
            <w:r w:rsidRPr="0069626A">
              <w:rPr>
                <w:rFonts w:ascii="Times New Roman" w:eastAsia="Times New Roman" w:hAnsi="Times New Roman" w:cs="Times New Roman"/>
                <w:color w:val="000000"/>
                <w:sz w:val="24"/>
                <w:szCs w:val="24"/>
                <w:lang w:eastAsia="cs-CZ"/>
              </w:rPr>
              <w:t xml:space="preserve"> </w:t>
            </w:r>
          </w:p>
        </w:tc>
        <w:tc>
          <w:tcPr>
            <w:tcW w:w="1581" w:type="dxa"/>
            <w:tcBorders>
              <w:top w:val="nil"/>
              <w:left w:val="nil"/>
              <w:bottom w:val="single" w:sz="4" w:space="0" w:color="auto"/>
              <w:right w:val="single" w:sz="4" w:space="0" w:color="auto"/>
            </w:tcBorders>
            <w:shd w:val="clear" w:color="000000" w:fill="FFFFFF"/>
            <w:vAlign w:val="bottom"/>
            <w:hideMark/>
            <w:tcPrChange w:id="1024" w:author="Jonáš Gaigr2" w:date="2026-08-06T00:49:00Z">
              <w:tcPr>
                <w:tcW w:w="1581" w:type="dxa"/>
                <w:tcBorders>
                  <w:top w:val="nil"/>
                  <w:left w:val="nil"/>
                  <w:bottom w:val="single" w:sz="4" w:space="0" w:color="auto"/>
                  <w:right w:val="single" w:sz="4" w:space="0" w:color="auto"/>
                </w:tcBorders>
                <w:shd w:val="clear" w:color="000000" w:fill="FFFFFF"/>
                <w:vAlign w:val="bottom"/>
                <w:hideMark/>
              </w:tcPr>
            </w:tcPrChange>
          </w:tcPr>
          <w:p w14:paraId="2227C3A2" w14:textId="67C69C45"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je výskyt</w:t>
            </w:r>
          </w:p>
        </w:tc>
        <w:tc>
          <w:tcPr>
            <w:tcW w:w="1648" w:type="dxa"/>
            <w:tcBorders>
              <w:top w:val="nil"/>
              <w:left w:val="nil"/>
              <w:bottom w:val="single" w:sz="4" w:space="0" w:color="auto"/>
              <w:right w:val="single" w:sz="8" w:space="0" w:color="auto"/>
            </w:tcBorders>
            <w:shd w:val="clear" w:color="000000" w:fill="FFFFFF"/>
            <w:vAlign w:val="bottom"/>
            <w:hideMark/>
            <w:tcPrChange w:id="1025" w:author="Jonáš Gaigr2" w:date="2026-08-06T00:49:00Z">
              <w:tcPr>
                <w:tcW w:w="1648" w:type="dxa"/>
                <w:tcBorders>
                  <w:top w:val="nil"/>
                  <w:left w:val="nil"/>
                  <w:bottom w:val="single" w:sz="4" w:space="0" w:color="auto"/>
                  <w:right w:val="single" w:sz="8" w:space="0" w:color="auto"/>
                </w:tcBorders>
                <w:shd w:val="clear" w:color="000000" w:fill="FFFFFF"/>
                <w:vAlign w:val="bottom"/>
                <w:hideMark/>
              </w:tcPr>
            </w:tcPrChange>
          </w:tcPr>
          <w:p w14:paraId="6A88F225" w14:textId="4965DF61"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je výskyt</w:t>
            </w:r>
          </w:p>
        </w:tc>
      </w:tr>
      <w:tr w:rsidR="004B478F" w:rsidRPr="0069626A" w14:paraId="4F732C10" w14:textId="432E62AD" w:rsidTr="004B478F">
        <w:trPr>
          <w:trHeight w:val="315"/>
          <w:trPrChange w:id="1026" w:author="Jonáš Gaigr2" w:date="2026-08-06T00:49:00Z">
            <w:trPr>
              <w:trHeight w:val="315"/>
            </w:trPr>
          </w:trPrChange>
        </w:trPr>
        <w:tc>
          <w:tcPr>
            <w:tcW w:w="5245" w:type="dxa"/>
            <w:tcBorders>
              <w:top w:val="nil"/>
              <w:left w:val="single" w:sz="8" w:space="0" w:color="auto"/>
              <w:bottom w:val="single" w:sz="4" w:space="0" w:color="auto"/>
              <w:right w:val="single" w:sz="4" w:space="0" w:color="auto"/>
            </w:tcBorders>
            <w:shd w:val="clear" w:color="000000" w:fill="FFFFFF"/>
            <w:noWrap/>
            <w:vAlign w:val="bottom"/>
            <w:hideMark/>
            <w:tcPrChange w:id="1027" w:author="Jonáš Gaigr2" w:date="2026-08-06T00:49:00Z">
              <w:tcPr>
                <w:tcW w:w="5245" w:type="dxa"/>
                <w:tcBorders>
                  <w:top w:val="nil"/>
                  <w:left w:val="single" w:sz="8" w:space="0" w:color="auto"/>
                  <w:bottom w:val="single" w:sz="4" w:space="0" w:color="auto"/>
                  <w:right w:val="single" w:sz="4" w:space="0" w:color="auto"/>
                </w:tcBorders>
                <w:shd w:val="clear" w:color="000000" w:fill="FFFFFF"/>
                <w:noWrap/>
                <w:vAlign w:val="bottom"/>
                <w:hideMark/>
              </w:tcPr>
            </w:tcPrChange>
          </w:tcPr>
          <w:p w14:paraId="7BF117EF" w14:textId="3B11ED6C" w:rsidR="004B478F" w:rsidRPr="000E02FC" w:rsidRDefault="004B478F" w:rsidP="00E0332B">
            <w:pPr>
              <w:spacing w:after="0" w:line="240" w:lineRule="auto"/>
              <w:rPr>
                <w:rFonts w:ascii="Times New Roman" w:eastAsia="Times New Roman" w:hAnsi="Times New Roman" w:cs="Times New Roman"/>
                <w:color w:val="000000"/>
                <w:sz w:val="24"/>
                <w:szCs w:val="24"/>
                <w:lang w:eastAsia="cs-CZ"/>
              </w:rPr>
            </w:pPr>
            <w:r w:rsidRPr="000E02FC">
              <w:rPr>
                <w:rFonts w:ascii="Times New Roman" w:eastAsia="Times New Roman" w:hAnsi="Times New Roman" w:cs="Times New Roman"/>
                <w:color w:val="000000"/>
                <w:sz w:val="24"/>
                <w:szCs w:val="24"/>
                <w:lang w:eastAsia="cs-CZ"/>
              </w:rPr>
              <w:t xml:space="preserve">manipulace s vodní hladinou </w:t>
            </w:r>
          </w:p>
        </w:tc>
        <w:tc>
          <w:tcPr>
            <w:tcW w:w="1641" w:type="dxa"/>
            <w:tcBorders>
              <w:top w:val="nil"/>
              <w:left w:val="nil"/>
              <w:bottom w:val="single" w:sz="4" w:space="0" w:color="auto"/>
              <w:right w:val="single" w:sz="4" w:space="0" w:color="auto"/>
            </w:tcBorders>
            <w:shd w:val="clear" w:color="000000" w:fill="FFFFFF"/>
            <w:vAlign w:val="bottom"/>
            <w:hideMark/>
            <w:tcPrChange w:id="1028" w:author="Jonáš Gaigr2" w:date="2026-08-06T00:49:00Z">
              <w:tcPr>
                <w:tcW w:w="1641" w:type="dxa"/>
                <w:tcBorders>
                  <w:top w:val="nil"/>
                  <w:left w:val="nil"/>
                  <w:bottom w:val="single" w:sz="4" w:space="0" w:color="auto"/>
                  <w:right w:val="single" w:sz="4" w:space="0" w:color="auto"/>
                </w:tcBorders>
                <w:shd w:val="clear" w:color="000000" w:fill="FFFFFF"/>
                <w:vAlign w:val="bottom"/>
                <w:hideMark/>
              </w:tcPr>
            </w:tcPrChange>
          </w:tcPr>
          <w:p w14:paraId="6B302B0D" w14:textId="1C76E000"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 xml:space="preserve">špatně je </w:t>
            </w:r>
            <w:r>
              <w:rPr>
                <w:rFonts w:ascii="Times New Roman" w:eastAsia="Times New Roman" w:hAnsi="Times New Roman" w:cs="Times New Roman"/>
                <w:color w:val="000000"/>
                <w:sz w:val="24"/>
                <w:szCs w:val="24"/>
                <w:lang w:eastAsia="cs-CZ"/>
              </w:rPr>
              <w:t>záznam</w:t>
            </w:r>
            <w:r w:rsidRPr="0069626A">
              <w:rPr>
                <w:rFonts w:ascii="Times New Roman" w:eastAsia="Times New Roman" w:hAnsi="Times New Roman" w:cs="Times New Roman"/>
                <w:color w:val="000000"/>
                <w:sz w:val="24"/>
                <w:szCs w:val="24"/>
                <w:lang w:eastAsia="cs-CZ"/>
              </w:rPr>
              <w:t xml:space="preserve"> </w:t>
            </w:r>
          </w:p>
        </w:tc>
        <w:tc>
          <w:tcPr>
            <w:tcW w:w="1657" w:type="dxa"/>
            <w:tcBorders>
              <w:top w:val="nil"/>
              <w:left w:val="nil"/>
              <w:bottom w:val="single" w:sz="4" w:space="0" w:color="auto"/>
              <w:right w:val="single" w:sz="4" w:space="0" w:color="auto"/>
            </w:tcBorders>
            <w:shd w:val="clear" w:color="000000" w:fill="FFFFFF"/>
            <w:vAlign w:val="bottom"/>
            <w:hideMark/>
            <w:tcPrChange w:id="1029" w:author="Jonáš Gaigr2" w:date="2026-08-06T00:49:00Z">
              <w:tcPr>
                <w:tcW w:w="1657" w:type="dxa"/>
                <w:tcBorders>
                  <w:top w:val="nil"/>
                  <w:left w:val="nil"/>
                  <w:bottom w:val="single" w:sz="4" w:space="0" w:color="auto"/>
                  <w:right w:val="single" w:sz="4" w:space="0" w:color="auto"/>
                </w:tcBorders>
                <w:shd w:val="clear" w:color="000000" w:fill="FFFFFF"/>
                <w:vAlign w:val="bottom"/>
                <w:hideMark/>
              </w:tcPr>
            </w:tcPrChange>
          </w:tcPr>
          <w:p w14:paraId="31F07C0C" w14:textId="177C2EE8"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 </w:t>
            </w:r>
          </w:p>
        </w:tc>
        <w:tc>
          <w:tcPr>
            <w:tcW w:w="1581" w:type="dxa"/>
            <w:tcBorders>
              <w:top w:val="nil"/>
              <w:left w:val="nil"/>
              <w:bottom w:val="single" w:sz="4" w:space="0" w:color="auto"/>
              <w:right w:val="single" w:sz="4" w:space="0" w:color="auto"/>
            </w:tcBorders>
            <w:shd w:val="clear" w:color="000000" w:fill="FFFFFF"/>
            <w:vAlign w:val="bottom"/>
            <w:hideMark/>
            <w:tcPrChange w:id="1030" w:author="Jonáš Gaigr2" w:date="2026-08-06T00:49:00Z">
              <w:tcPr>
                <w:tcW w:w="1581" w:type="dxa"/>
                <w:tcBorders>
                  <w:top w:val="nil"/>
                  <w:left w:val="nil"/>
                  <w:bottom w:val="single" w:sz="4" w:space="0" w:color="auto"/>
                  <w:right w:val="single" w:sz="4" w:space="0" w:color="auto"/>
                </w:tcBorders>
                <w:shd w:val="clear" w:color="000000" w:fill="FFFFFF"/>
                <w:vAlign w:val="bottom"/>
                <w:hideMark/>
              </w:tcPr>
            </w:tcPrChange>
          </w:tcPr>
          <w:p w14:paraId="71D3A89B" w14:textId="76C4C5F1"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je výskyt</w:t>
            </w:r>
          </w:p>
        </w:tc>
        <w:tc>
          <w:tcPr>
            <w:tcW w:w="1648" w:type="dxa"/>
            <w:tcBorders>
              <w:top w:val="nil"/>
              <w:left w:val="nil"/>
              <w:bottom w:val="single" w:sz="4" w:space="0" w:color="auto"/>
              <w:right w:val="single" w:sz="8" w:space="0" w:color="auto"/>
            </w:tcBorders>
            <w:shd w:val="clear" w:color="000000" w:fill="FFFFFF"/>
            <w:vAlign w:val="bottom"/>
            <w:hideMark/>
            <w:tcPrChange w:id="1031" w:author="Jonáš Gaigr2" w:date="2026-08-06T00:49:00Z">
              <w:tcPr>
                <w:tcW w:w="1648" w:type="dxa"/>
                <w:tcBorders>
                  <w:top w:val="nil"/>
                  <w:left w:val="nil"/>
                  <w:bottom w:val="single" w:sz="4" w:space="0" w:color="auto"/>
                  <w:right w:val="single" w:sz="8" w:space="0" w:color="auto"/>
                </w:tcBorders>
                <w:shd w:val="clear" w:color="000000" w:fill="FFFFFF"/>
                <w:vAlign w:val="bottom"/>
                <w:hideMark/>
              </w:tcPr>
            </w:tcPrChange>
          </w:tcPr>
          <w:p w14:paraId="5FF830C0" w14:textId="75EA93A0"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je výskyt</w:t>
            </w:r>
          </w:p>
        </w:tc>
      </w:tr>
      <w:tr w:rsidR="004B478F" w:rsidRPr="0069626A" w14:paraId="0AFA78B0" w14:textId="13827136" w:rsidTr="004B478F">
        <w:trPr>
          <w:trHeight w:val="630"/>
          <w:trPrChange w:id="1032" w:author="Jonáš Gaigr2" w:date="2026-08-06T00:49:00Z">
            <w:trPr>
              <w:trHeight w:val="630"/>
            </w:trPr>
          </w:trPrChange>
        </w:trPr>
        <w:tc>
          <w:tcPr>
            <w:tcW w:w="5245" w:type="dxa"/>
            <w:tcBorders>
              <w:top w:val="nil"/>
              <w:left w:val="single" w:sz="8" w:space="0" w:color="auto"/>
              <w:bottom w:val="single" w:sz="4" w:space="0" w:color="auto"/>
              <w:right w:val="single" w:sz="4" w:space="0" w:color="auto"/>
            </w:tcBorders>
            <w:shd w:val="clear" w:color="000000" w:fill="FFFFFF"/>
            <w:noWrap/>
            <w:vAlign w:val="bottom"/>
            <w:hideMark/>
            <w:tcPrChange w:id="1033" w:author="Jonáš Gaigr2" w:date="2026-08-06T00:49:00Z">
              <w:tcPr>
                <w:tcW w:w="5245" w:type="dxa"/>
                <w:tcBorders>
                  <w:top w:val="nil"/>
                  <w:left w:val="single" w:sz="8" w:space="0" w:color="auto"/>
                  <w:bottom w:val="single" w:sz="4" w:space="0" w:color="auto"/>
                  <w:right w:val="single" w:sz="4" w:space="0" w:color="auto"/>
                </w:tcBorders>
                <w:shd w:val="clear" w:color="000000" w:fill="FFFFFF"/>
                <w:noWrap/>
                <w:vAlign w:val="bottom"/>
                <w:hideMark/>
              </w:tcPr>
            </w:tcPrChange>
          </w:tcPr>
          <w:p w14:paraId="106E3463" w14:textId="55BC4DBB" w:rsidR="004B478F" w:rsidRPr="000E02FC" w:rsidRDefault="004B478F" w:rsidP="00E0332B">
            <w:pPr>
              <w:spacing w:after="0" w:line="240" w:lineRule="auto"/>
              <w:rPr>
                <w:rFonts w:ascii="Times New Roman" w:eastAsia="Times New Roman" w:hAnsi="Times New Roman" w:cs="Times New Roman"/>
                <w:color w:val="000000"/>
                <w:sz w:val="24"/>
                <w:szCs w:val="24"/>
                <w:lang w:eastAsia="cs-CZ"/>
              </w:rPr>
            </w:pPr>
            <w:r w:rsidRPr="000E02FC">
              <w:rPr>
                <w:rFonts w:ascii="Times New Roman" w:eastAsia="Times New Roman" w:hAnsi="Times New Roman" w:cs="Times New Roman"/>
                <w:color w:val="000000"/>
                <w:sz w:val="24"/>
                <w:szCs w:val="24"/>
                <w:lang w:eastAsia="cs-CZ"/>
              </w:rPr>
              <w:t xml:space="preserve">pravidelné vysychání vodních ploch </w:t>
            </w:r>
          </w:p>
        </w:tc>
        <w:tc>
          <w:tcPr>
            <w:tcW w:w="1641" w:type="dxa"/>
            <w:tcBorders>
              <w:top w:val="nil"/>
              <w:left w:val="nil"/>
              <w:bottom w:val="single" w:sz="4" w:space="0" w:color="auto"/>
              <w:right w:val="single" w:sz="4" w:space="0" w:color="auto"/>
            </w:tcBorders>
            <w:shd w:val="clear" w:color="000000" w:fill="FFFFFF"/>
            <w:vAlign w:val="bottom"/>
            <w:hideMark/>
            <w:tcPrChange w:id="1034" w:author="Jonáš Gaigr2" w:date="2026-08-06T00:49:00Z">
              <w:tcPr>
                <w:tcW w:w="1641" w:type="dxa"/>
                <w:tcBorders>
                  <w:top w:val="nil"/>
                  <w:left w:val="nil"/>
                  <w:bottom w:val="single" w:sz="4" w:space="0" w:color="auto"/>
                  <w:right w:val="single" w:sz="4" w:space="0" w:color="auto"/>
                </w:tcBorders>
                <w:shd w:val="clear" w:color="000000" w:fill="FFFFFF"/>
                <w:vAlign w:val="bottom"/>
                <w:hideMark/>
              </w:tcPr>
            </w:tcPrChange>
          </w:tcPr>
          <w:p w14:paraId="6EDC73E2" w14:textId="5AEE8F22" w:rsidR="004B478F" w:rsidRPr="0069626A" w:rsidRDefault="004B478F" w:rsidP="0029111A">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 xml:space="preserve">špatně </w:t>
            </w:r>
            <w:r>
              <w:rPr>
                <w:rFonts w:ascii="Times New Roman" w:eastAsia="Times New Roman" w:hAnsi="Times New Roman" w:cs="Times New Roman"/>
                <w:color w:val="000000"/>
                <w:sz w:val="24"/>
                <w:szCs w:val="24"/>
                <w:lang w:eastAsia="cs-CZ"/>
              </w:rPr>
              <w:t>záznam</w:t>
            </w:r>
            <w:r w:rsidRPr="0069626A">
              <w:rPr>
                <w:rFonts w:ascii="Times New Roman" w:eastAsia="Times New Roman" w:hAnsi="Times New Roman" w:cs="Times New Roman"/>
                <w:color w:val="000000"/>
                <w:sz w:val="24"/>
                <w:szCs w:val="24"/>
                <w:lang w:eastAsia="cs-CZ"/>
              </w:rPr>
              <w:t xml:space="preserve"> ve všech třech letech po sobě</w:t>
            </w:r>
          </w:p>
        </w:tc>
        <w:tc>
          <w:tcPr>
            <w:tcW w:w="1657" w:type="dxa"/>
            <w:tcBorders>
              <w:top w:val="nil"/>
              <w:left w:val="nil"/>
              <w:bottom w:val="single" w:sz="4" w:space="0" w:color="auto"/>
              <w:right w:val="single" w:sz="4" w:space="0" w:color="auto"/>
            </w:tcBorders>
            <w:shd w:val="clear" w:color="000000" w:fill="FFFFFF"/>
            <w:vAlign w:val="bottom"/>
            <w:hideMark/>
            <w:tcPrChange w:id="1035" w:author="Jonáš Gaigr2" w:date="2026-08-06T00:49:00Z">
              <w:tcPr>
                <w:tcW w:w="1657" w:type="dxa"/>
                <w:tcBorders>
                  <w:top w:val="nil"/>
                  <w:left w:val="nil"/>
                  <w:bottom w:val="single" w:sz="4" w:space="0" w:color="auto"/>
                  <w:right w:val="single" w:sz="4" w:space="0" w:color="auto"/>
                </w:tcBorders>
                <w:shd w:val="clear" w:color="000000" w:fill="FFFFFF"/>
                <w:vAlign w:val="bottom"/>
                <w:hideMark/>
              </w:tcPr>
            </w:tcPrChange>
          </w:tcPr>
          <w:p w14:paraId="1A568E9A" w14:textId="0CF5FE12"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výskyt ve všech třech letech po sobě</w:t>
            </w:r>
          </w:p>
        </w:tc>
        <w:tc>
          <w:tcPr>
            <w:tcW w:w="1581" w:type="dxa"/>
            <w:tcBorders>
              <w:top w:val="nil"/>
              <w:left w:val="nil"/>
              <w:bottom w:val="single" w:sz="4" w:space="0" w:color="auto"/>
              <w:right w:val="single" w:sz="4" w:space="0" w:color="auto"/>
            </w:tcBorders>
            <w:shd w:val="clear" w:color="000000" w:fill="FFFFFF"/>
            <w:vAlign w:val="bottom"/>
            <w:hideMark/>
            <w:tcPrChange w:id="1036" w:author="Jonáš Gaigr2" w:date="2026-08-06T00:49:00Z">
              <w:tcPr>
                <w:tcW w:w="1581" w:type="dxa"/>
                <w:tcBorders>
                  <w:top w:val="nil"/>
                  <w:left w:val="nil"/>
                  <w:bottom w:val="single" w:sz="4" w:space="0" w:color="auto"/>
                  <w:right w:val="single" w:sz="4" w:space="0" w:color="auto"/>
                </w:tcBorders>
                <w:shd w:val="clear" w:color="000000" w:fill="FFFFFF"/>
                <w:vAlign w:val="bottom"/>
                <w:hideMark/>
              </w:tcPr>
            </w:tcPrChange>
          </w:tcPr>
          <w:p w14:paraId="05A97A33" w14:textId="04FB010D"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výskyt ve všech třech letech po sobě</w:t>
            </w:r>
          </w:p>
        </w:tc>
        <w:tc>
          <w:tcPr>
            <w:tcW w:w="1648" w:type="dxa"/>
            <w:tcBorders>
              <w:top w:val="nil"/>
              <w:left w:val="nil"/>
              <w:bottom w:val="single" w:sz="4" w:space="0" w:color="auto"/>
              <w:right w:val="single" w:sz="8" w:space="0" w:color="auto"/>
            </w:tcBorders>
            <w:shd w:val="clear" w:color="000000" w:fill="FFFFFF"/>
            <w:vAlign w:val="bottom"/>
            <w:hideMark/>
            <w:tcPrChange w:id="1037" w:author="Jonáš Gaigr2" w:date="2026-08-06T00:49:00Z">
              <w:tcPr>
                <w:tcW w:w="1648" w:type="dxa"/>
                <w:tcBorders>
                  <w:top w:val="nil"/>
                  <w:left w:val="nil"/>
                  <w:bottom w:val="single" w:sz="4" w:space="0" w:color="auto"/>
                  <w:right w:val="single" w:sz="8" w:space="0" w:color="auto"/>
                </w:tcBorders>
                <w:shd w:val="clear" w:color="000000" w:fill="FFFFFF"/>
                <w:vAlign w:val="bottom"/>
                <w:hideMark/>
              </w:tcPr>
            </w:tcPrChange>
          </w:tcPr>
          <w:p w14:paraId="51C1983F" w14:textId="2C6400E1"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výskyt ve všech třech letech po sobě</w:t>
            </w:r>
          </w:p>
        </w:tc>
      </w:tr>
      <w:tr w:rsidR="004B478F" w:rsidRPr="0069626A" w14:paraId="7E466336" w14:textId="6DE4D574" w:rsidTr="004B478F">
        <w:trPr>
          <w:trHeight w:val="630"/>
          <w:trPrChange w:id="1038" w:author="Jonáš Gaigr2" w:date="2026-08-06T00:49:00Z">
            <w:trPr>
              <w:trHeight w:val="630"/>
            </w:trPr>
          </w:trPrChange>
        </w:trPr>
        <w:tc>
          <w:tcPr>
            <w:tcW w:w="5245" w:type="dxa"/>
            <w:tcBorders>
              <w:top w:val="nil"/>
              <w:left w:val="single" w:sz="8" w:space="0" w:color="auto"/>
              <w:bottom w:val="single" w:sz="4" w:space="0" w:color="auto"/>
              <w:right w:val="single" w:sz="4" w:space="0" w:color="auto"/>
            </w:tcBorders>
            <w:shd w:val="clear" w:color="000000" w:fill="FFFFFF"/>
            <w:noWrap/>
            <w:vAlign w:val="bottom"/>
            <w:hideMark/>
            <w:tcPrChange w:id="1039" w:author="Jonáš Gaigr2" w:date="2026-08-06T00:49:00Z">
              <w:tcPr>
                <w:tcW w:w="5245" w:type="dxa"/>
                <w:tcBorders>
                  <w:top w:val="nil"/>
                  <w:left w:val="single" w:sz="8" w:space="0" w:color="auto"/>
                  <w:bottom w:val="single" w:sz="4" w:space="0" w:color="auto"/>
                  <w:right w:val="single" w:sz="4" w:space="0" w:color="auto"/>
                </w:tcBorders>
                <w:shd w:val="clear" w:color="000000" w:fill="FFFFFF"/>
                <w:noWrap/>
                <w:vAlign w:val="bottom"/>
                <w:hideMark/>
              </w:tcPr>
            </w:tcPrChange>
          </w:tcPr>
          <w:p w14:paraId="45F4BC92" w14:textId="776C6D4F" w:rsidR="004B478F" w:rsidRPr="000E02FC" w:rsidRDefault="004B478F" w:rsidP="00E0332B">
            <w:pPr>
              <w:spacing w:after="0" w:line="240" w:lineRule="auto"/>
              <w:rPr>
                <w:rFonts w:ascii="Times New Roman" w:eastAsia="Times New Roman" w:hAnsi="Times New Roman" w:cs="Times New Roman"/>
                <w:color w:val="000000"/>
                <w:sz w:val="24"/>
                <w:szCs w:val="24"/>
                <w:lang w:eastAsia="cs-CZ"/>
              </w:rPr>
            </w:pPr>
            <w:r w:rsidRPr="000E02FC">
              <w:rPr>
                <w:rFonts w:ascii="Times New Roman" w:eastAsia="Times New Roman" w:hAnsi="Times New Roman" w:cs="Times New Roman"/>
                <w:color w:val="000000"/>
                <w:sz w:val="24"/>
                <w:szCs w:val="24"/>
                <w:lang w:eastAsia="cs-CZ"/>
              </w:rPr>
              <w:t xml:space="preserve">zastoupení vodní vegetace </w:t>
            </w:r>
          </w:p>
        </w:tc>
        <w:tc>
          <w:tcPr>
            <w:tcW w:w="1641" w:type="dxa"/>
            <w:tcBorders>
              <w:top w:val="nil"/>
              <w:left w:val="nil"/>
              <w:bottom w:val="single" w:sz="4" w:space="0" w:color="auto"/>
              <w:right w:val="single" w:sz="4" w:space="0" w:color="auto"/>
            </w:tcBorders>
            <w:shd w:val="clear" w:color="000000" w:fill="FFFFFF"/>
            <w:vAlign w:val="bottom"/>
            <w:hideMark/>
            <w:tcPrChange w:id="1040" w:author="Jonáš Gaigr2" w:date="2026-08-06T00:49:00Z">
              <w:tcPr>
                <w:tcW w:w="1641" w:type="dxa"/>
                <w:tcBorders>
                  <w:top w:val="nil"/>
                  <w:left w:val="nil"/>
                  <w:bottom w:val="single" w:sz="4" w:space="0" w:color="auto"/>
                  <w:right w:val="single" w:sz="4" w:space="0" w:color="auto"/>
                </w:tcBorders>
                <w:shd w:val="clear" w:color="000000" w:fill="FFFFFF"/>
                <w:vAlign w:val="bottom"/>
                <w:hideMark/>
              </w:tcPr>
            </w:tcPrChange>
          </w:tcPr>
          <w:p w14:paraId="58F31590" w14:textId="15AA5BE6"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 </w:t>
            </w:r>
          </w:p>
        </w:tc>
        <w:tc>
          <w:tcPr>
            <w:tcW w:w="1657" w:type="dxa"/>
            <w:tcBorders>
              <w:top w:val="nil"/>
              <w:left w:val="nil"/>
              <w:bottom w:val="single" w:sz="4" w:space="0" w:color="auto"/>
              <w:right w:val="single" w:sz="4" w:space="0" w:color="auto"/>
            </w:tcBorders>
            <w:shd w:val="clear" w:color="000000" w:fill="FFFFFF"/>
            <w:vAlign w:val="bottom"/>
            <w:hideMark/>
            <w:tcPrChange w:id="1041" w:author="Jonáš Gaigr2" w:date="2026-08-06T00:49:00Z">
              <w:tcPr>
                <w:tcW w:w="1657" w:type="dxa"/>
                <w:tcBorders>
                  <w:top w:val="nil"/>
                  <w:left w:val="nil"/>
                  <w:bottom w:val="single" w:sz="4" w:space="0" w:color="auto"/>
                  <w:right w:val="single" w:sz="4" w:space="0" w:color="auto"/>
                </w:tcBorders>
                <w:shd w:val="clear" w:color="000000" w:fill="FFFFFF"/>
                <w:vAlign w:val="bottom"/>
                <w:hideMark/>
              </w:tcPr>
            </w:tcPrChange>
          </w:tcPr>
          <w:p w14:paraId="008F1E11" w14:textId="08BB3CFA"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nad 50%</w:t>
            </w:r>
          </w:p>
        </w:tc>
        <w:tc>
          <w:tcPr>
            <w:tcW w:w="1581" w:type="dxa"/>
            <w:tcBorders>
              <w:top w:val="nil"/>
              <w:left w:val="nil"/>
              <w:bottom w:val="single" w:sz="4" w:space="0" w:color="auto"/>
              <w:right w:val="single" w:sz="4" w:space="0" w:color="auto"/>
            </w:tcBorders>
            <w:shd w:val="clear" w:color="000000" w:fill="FFFFFF"/>
            <w:vAlign w:val="bottom"/>
            <w:hideMark/>
            <w:tcPrChange w:id="1042" w:author="Jonáš Gaigr2" w:date="2026-08-06T00:49:00Z">
              <w:tcPr>
                <w:tcW w:w="1581" w:type="dxa"/>
                <w:tcBorders>
                  <w:top w:val="nil"/>
                  <w:left w:val="nil"/>
                  <w:bottom w:val="single" w:sz="4" w:space="0" w:color="auto"/>
                  <w:right w:val="single" w:sz="4" w:space="0" w:color="auto"/>
                </w:tcBorders>
                <w:shd w:val="clear" w:color="000000" w:fill="FFFFFF"/>
                <w:vAlign w:val="bottom"/>
                <w:hideMark/>
              </w:tcPr>
            </w:tcPrChange>
          </w:tcPr>
          <w:p w14:paraId="0D81231B" w14:textId="541160AE"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 </w:t>
            </w:r>
          </w:p>
        </w:tc>
        <w:tc>
          <w:tcPr>
            <w:tcW w:w="1648" w:type="dxa"/>
            <w:tcBorders>
              <w:top w:val="nil"/>
              <w:left w:val="nil"/>
              <w:bottom w:val="single" w:sz="4" w:space="0" w:color="auto"/>
              <w:right w:val="single" w:sz="8" w:space="0" w:color="auto"/>
            </w:tcBorders>
            <w:shd w:val="clear" w:color="000000" w:fill="FFFFFF"/>
            <w:vAlign w:val="bottom"/>
            <w:hideMark/>
            <w:tcPrChange w:id="1043" w:author="Jonáš Gaigr2" w:date="2026-08-06T00:49:00Z">
              <w:tcPr>
                <w:tcW w:w="1648" w:type="dxa"/>
                <w:tcBorders>
                  <w:top w:val="nil"/>
                  <w:left w:val="nil"/>
                  <w:bottom w:val="single" w:sz="4" w:space="0" w:color="auto"/>
                  <w:right w:val="single" w:sz="8" w:space="0" w:color="auto"/>
                </w:tcBorders>
                <w:shd w:val="clear" w:color="000000" w:fill="FFFFFF"/>
                <w:vAlign w:val="bottom"/>
                <w:hideMark/>
              </w:tcPr>
            </w:tcPrChange>
          </w:tcPr>
          <w:p w14:paraId="2E2C8DBD" w14:textId="5D6B067D"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je pod 1% a nad 75%</w:t>
            </w:r>
          </w:p>
        </w:tc>
      </w:tr>
      <w:tr w:rsidR="004B478F" w:rsidRPr="0069626A" w14:paraId="4B4EC8EC" w14:textId="542DAA7E" w:rsidTr="004B478F">
        <w:trPr>
          <w:trHeight w:val="315"/>
          <w:trPrChange w:id="1044" w:author="Jonáš Gaigr2" w:date="2026-08-06T00:49:00Z">
            <w:trPr>
              <w:trHeight w:val="315"/>
            </w:trPr>
          </w:trPrChange>
        </w:trPr>
        <w:tc>
          <w:tcPr>
            <w:tcW w:w="5245" w:type="dxa"/>
            <w:tcBorders>
              <w:top w:val="nil"/>
              <w:left w:val="single" w:sz="8" w:space="0" w:color="auto"/>
              <w:bottom w:val="single" w:sz="4" w:space="0" w:color="auto"/>
              <w:right w:val="single" w:sz="4" w:space="0" w:color="auto"/>
            </w:tcBorders>
            <w:shd w:val="clear" w:color="000000" w:fill="FFFFFF"/>
            <w:noWrap/>
            <w:vAlign w:val="bottom"/>
            <w:hideMark/>
            <w:tcPrChange w:id="1045" w:author="Jonáš Gaigr2" w:date="2026-08-06T00:49:00Z">
              <w:tcPr>
                <w:tcW w:w="5245" w:type="dxa"/>
                <w:tcBorders>
                  <w:top w:val="nil"/>
                  <w:left w:val="single" w:sz="8" w:space="0" w:color="auto"/>
                  <w:bottom w:val="single" w:sz="4" w:space="0" w:color="auto"/>
                  <w:right w:val="single" w:sz="4" w:space="0" w:color="auto"/>
                </w:tcBorders>
                <w:shd w:val="clear" w:color="000000" w:fill="FFFFFF"/>
                <w:noWrap/>
                <w:vAlign w:val="bottom"/>
                <w:hideMark/>
              </w:tcPr>
            </w:tcPrChange>
          </w:tcPr>
          <w:p w14:paraId="6D59051D" w14:textId="7EDDC07E" w:rsidR="004B478F" w:rsidRPr="000E02FC" w:rsidRDefault="004B478F" w:rsidP="00E0332B">
            <w:pPr>
              <w:spacing w:after="0" w:line="240" w:lineRule="auto"/>
              <w:rPr>
                <w:rFonts w:ascii="Times New Roman" w:eastAsia="Times New Roman" w:hAnsi="Times New Roman" w:cs="Times New Roman"/>
                <w:color w:val="000000"/>
                <w:sz w:val="24"/>
                <w:szCs w:val="24"/>
                <w:lang w:eastAsia="cs-CZ"/>
              </w:rPr>
            </w:pPr>
            <w:r w:rsidRPr="000E02FC">
              <w:rPr>
                <w:rFonts w:ascii="Times New Roman" w:eastAsia="Times New Roman" w:hAnsi="Times New Roman" w:cs="Times New Roman"/>
                <w:color w:val="000000"/>
                <w:sz w:val="24"/>
                <w:szCs w:val="24"/>
                <w:lang w:eastAsia="cs-CZ"/>
              </w:rPr>
              <w:t xml:space="preserve">průhlednost vody </w:t>
            </w:r>
          </w:p>
        </w:tc>
        <w:tc>
          <w:tcPr>
            <w:tcW w:w="1641" w:type="dxa"/>
            <w:tcBorders>
              <w:top w:val="nil"/>
              <w:left w:val="nil"/>
              <w:bottom w:val="single" w:sz="4" w:space="0" w:color="auto"/>
              <w:right w:val="single" w:sz="4" w:space="0" w:color="auto"/>
            </w:tcBorders>
            <w:shd w:val="clear" w:color="000000" w:fill="FFFFFF"/>
            <w:vAlign w:val="bottom"/>
            <w:hideMark/>
            <w:tcPrChange w:id="1046" w:author="Jonáš Gaigr2" w:date="2026-08-06T00:49:00Z">
              <w:tcPr>
                <w:tcW w:w="1641" w:type="dxa"/>
                <w:tcBorders>
                  <w:top w:val="nil"/>
                  <w:left w:val="nil"/>
                  <w:bottom w:val="single" w:sz="4" w:space="0" w:color="auto"/>
                  <w:right w:val="single" w:sz="4" w:space="0" w:color="auto"/>
                </w:tcBorders>
                <w:shd w:val="clear" w:color="000000" w:fill="FFFFFF"/>
                <w:vAlign w:val="bottom"/>
                <w:hideMark/>
              </w:tcPr>
            </w:tcPrChange>
          </w:tcPr>
          <w:p w14:paraId="0B2620C0" w14:textId="239C2E61"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je pod 50cm</w:t>
            </w:r>
          </w:p>
        </w:tc>
        <w:tc>
          <w:tcPr>
            <w:tcW w:w="1657" w:type="dxa"/>
            <w:tcBorders>
              <w:top w:val="nil"/>
              <w:left w:val="nil"/>
              <w:bottom w:val="single" w:sz="4" w:space="0" w:color="auto"/>
              <w:right w:val="single" w:sz="4" w:space="0" w:color="auto"/>
            </w:tcBorders>
            <w:shd w:val="clear" w:color="000000" w:fill="FFFFFF"/>
            <w:vAlign w:val="bottom"/>
            <w:hideMark/>
            <w:tcPrChange w:id="1047" w:author="Jonáš Gaigr2" w:date="2026-08-06T00:49:00Z">
              <w:tcPr>
                <w:tcW w:w="1657" w:type="dxa"/>
                <w:tcBorders>
                  <w:top w:val="nil"/>
                  <w:left w:val="nil"/>
                  <w:bottom w:val="single" w:sz="4" w:space="0" w:color="auto"/>
                  <w:right w:val="single" w:sz="4" w:space="0" w:color="auto"/>
                </w:tcBorders>
                <w:shd w:val="clear" w:color="000000" w:fill="FFFFFF"/>
                <w:vAlign w:val="bottom"/>
                <w:hideMark/>
              </w:tcPr>
            </w:tcPrChange>
          </w:tcPr>
          <w:p w14:paraId="50C318ED" w14:textId="39ABF39D"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 </w:t>
            </w:r>
          </w:p>
        </w:tc>
        <w:tc>
          <w:tcPr>
            <w:tcW w:w="1581" w:type="dxa"/>
            <w:tcBorders>
              <w:top w:val="nil"/>
              <w:left w:val="nil"/>
              <w:bottom w:val="single" w:sz="4" w:space="0" w:color="auto"/>
              <w:right w:val="single" w:sz="4" w:space="0" w:color="auto"/>
            </w:tcBorders>
            <w:shd w:val="clear" w:color="000000" w:fill="FFFFFF"/>
            <w:vAlign w:val="bottom"/>
            <w:hideMark/>
            <w:tcPrChange w:id="1048" w:author="Jonáš Gaigr2" w:date="2026-08-06T00:49:00Z">
              <w:tcPr>
                <w:tcW w:w="1581" w:type="dxa"/>
                <w:tcBorders>
                  <w:top w:val="nil"/>
                  <w:left w:val="nil"/>
                  <w:bottom w:val="single" w:sz="4" w:space="0" w:color="auto"/>
                  <w:right w:val="single" w:sz="4" w:space="0" w:color="auto"/>
                </w:tcBorders>
                <w:shd w:val="clear" w:color="000000" w:fill="FFFFFF"/>
                <w:vAlign w:val="bottom"/>
                <w:hideMark/>
              </w:tcPr>
            </w:tcPrChange>
          </w:tcPr>
          <w:p w14:paraId="67A01842" w14:textId="1490B39C"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 </w:t>
            </w:r>
          </w:p>
        </w:tc>
        <w:tc>
          <w:tcPr>
            <w:tcW w:w="1648" w:type="dxa"/>
            <w:tcBorders>
              <w:top w:val="nil"/>
              <w:left w:val="nil"/>
              <w:bottom w:val="single" w:sz="4" w:space="0" w:color="auto"/>
              <w:right w:val="single" w:sz="8" w:space="0" w:color="auto"/>
            </w:tcBorders>
            <w:shd w:val="clear" w:color="000000" w:fill="FFFFFF"/>
            <w:vAlign w:val="bottom"/>
            <w:hideMark/>
            <w:tcPrChange w:id="1049" w:author="Jonáš Gaigr2" w:date="2026-08-06T00:49:00Z">
              <w:tcPr>
                <w:tcW w:w="1648" w:type="dxa"/>
                <w:tcBorders>
                  <w:top w:val="nil"/>
                  <w:left w:val="nil"/>
                  <w:bottom w:val="single" w:sz="4" w:space="0" w:color="auto"/>
                  <w:right w:val="single" w:sz="8" w:space="0" w:color="auto"/>
                </w:tcBorders>
                <w:shd w:val="clear" w:color="000000" w:fill="FFFFFF"/>
                <w:vAlign w:val="bottom"/>
                <w:hideMark/>
              </w:tcPr>
            </w:tcPrChange>
          </w:tcPr>
          <w:p w14:paraId="03CF85DB" w14:textId="34DE6DF9"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pod 50cm</w:t>
            </w:r>
          </w:p>
        </w:tc>
      </w:tr>
      <w:tr w:rsidR="004B478F" w:rsidRPr="0069626A" w14:paraId="4FEAE418" w14:textId="57E68C05" w:rsidTr="004B478F">
        <w:trPr>
          <w:trHeight w:val="315"/>
          <w:trPrChange w:id="1050" w:author="Jonáš Gaigr2" w:date="2026-08-06T00:49:00Z">
            <w:trPr>
              <w:trHeight w:val="315"/>
            </w:trPr>
          </w:trPrChange>
        </w:trPr>
        <w:tc>
          <w:tcPr>
            <w:tcW w:w="5245" w:type="dxa"/>
            <w:tcBorders>
              <w:top w:val="nil"/>
              <w:left w:val="single" w:sz="8" w:space="0" w:color="auto"/>
              <w:bottom w:val="single" w:sz="4" w:space="0" w:color="auto"/>
              <w:right w:val="single" w:sz="4" w:space="0" w:color="auto"/>
            </w:tcBorders>
            <w:shd w:val="clear" w:color="000000" w:fill="FFFFFF"/>
            <w:noWrap/>
            <w:vAlign w:val="bottom"/>
            <w:hideMark/>
            <w:tcPrChange w:id="1051" w:author="Jonáš Gaigr2" w:date="2026-08-06T00:49:00Z">
              <w:tcPr>
                <w:tcW w:w="5245" w:type="dxa"/>
                <w:tcBorders>
                  <w:top w:val="nil"/>
                  <w:left w:val="single" w:sz="8" w:space="0" w:color="auto"/>
                  <w:bottom w:val="single" w:sz="4" w:space="0" w:color="auto"/>
                  <w:right w:val="single" w:sz="4" w:space="0" w:color="auto"/>
                </w:tcBorders>
                <w:shd w:val="clear" w:color="000000" w:fill="FFFFFF"/>
                <w:noWrap/>
                <w:vAlign w:val="bottom"/>
                <w:hideMark/>
              </w:tcPr>
            </w:tcPrChange>
          </w:tcPr>
          <w:p w14:paraId="287EDF93" w14:textId="76F29716" w:rsidR="004B478F" w:rsidRPr="000E02FC" w:rsidRDefault="004B478F" w:rsidP="00E0332B">
            <w:pPr>
              <w:spacing w:after="0" w:line="240" w:lineRule="auto"/>
              <w:rPr>
                <w:rFonts w:ascii="Times New Roman" w:eastAsia="Times New Roman" w:hAnsi="Times New Roman" w:cs="Times New Roman"/>
                <w:color w:val="000000"/>
                <w:sz w:val="24"/>
                <w:szCs w:val="24"/>
                <w:lang w:eastAsia="cs-CZ"/>
              </w:rPr>
            </w:pPr>
            <w:r w:rsidRPr="000E02FC">
              <w:rPr>
                <w:rFonts w:ascii="Times New Roman" w:eastAsia="Times New Roman" w:hAnsi="Times New Roman" w:cs="Times New Roman"/>
                <w:color w:val="000000"/>
                <w:sz w:val="24"/>
                <w:szCs w:val="24"/>
                <w:lang w:eastAsia="cs-CZ"/>
              </w:rPr>
              <w:t xml:space="preserve">zastínění vodní hladiny okolní vegetací </w:t>
            </w:r>
          </w:p>
        </w:tc>
        <w:tc>
          <w:tcPr>
            <w:tcW w:w="1641" w:type="dxa"/>
            <w:tcBorders>
              <w:top w:val="nil"/>
              <w:left w:val="nil"/>
              <w:bottom w:val="single" w:sz="4" w:space="0" w:color="auto"/>
              <w:right w:val="single" w:sz="4" w:space="0" w:color="auto"/>
            </w:tcBorders>
            <w:shd w:val="clear" w:color="000000" w:fill="FFFFFF"/>
            <w:vAlign w:val="bottom"/>
            <w:hideMark/>
            <w:tcPrChange w:id="1052" w:author="Jonáš Gaigr2" w:date="2026-08-06T00:49:00Z">
              <w:tcPr>
                <w:tcW w:w="1641" w:type="dxa"/>
                <w:tcBorders>
                  <w:top w:val="nil"/>
                  <w:left w:val="nil"/>
                  <w:bottom w:val="single" w:sz="4" w:space="0" w:color="auto"/>
                  <w:right w:val="single" w:sz="4" w:space="0" w:color="auto"/>
                </w:tcBorders>
                <w:shd w:val="clear" w:color="000000" w:fill="FFFFFF"/>
                <w:vAlign w:val="bottom"/>
                <w:hideMark/>
              </w:tcPr>
            </w:tcPrChange>
          </w:tcPr>
          <w:p w14:paraId="2653DC13" w14:textId="60D39C59"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nad 75%</w:t>
            </w:r>
          </w:p>
        </w:tc>
        <w:tc>
          <w:tcPr>
            <w:tcW w:w="1657" w:type="dxa"/>
            <w:tcBorders>
              <w:top w:val="nil"/>
              <w:left w:val="nil"/>
              <w:bottom w:val="single" w:sz="4" w:space="0" w:color="auto"/>
              <w:right w:val="single" w:sz="4" w:space="0" w:color="auto"/>
            </w:tcBorders>
            <w:shd w:val="clear" w:color="000000" w:fill="FFFFFF"/>
            <w:vAlign w:val="bottom"/>
            <w:hideMark/>
            <w:tcPrChange w:id="1053" w:author="Jonáš Gaigr2" w:date="2026-08-06T00:49:00Z">
              <w:tcPr>
                <w:tcW w:w="1657" w:type="dxa"/>
                <w:tcBorders>
                  <w:top w:val="nil"/>
                  <w:left w:val="nil"/>
                  <w:bottom w:val="single" w:sz="4" w:space="0" w:color="auto"/>
                  <w:right w:val="single" w:sz="4" w:space="0" w:color="auto"/>
                </w:tcBorders>
                <w:shd w:val="clear" w:color="000000" w:fill="FFFFFF"/>
                <w:vAlign w:val="bottom"/>
                <w:hideMark/>
              </w:tcPr>
            </w:tcPrChange>
          </w:tcPr>
          <w:p w14:paraId="7A2E9E4A" w14:textId="0F7F939E"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nad 75%</w:t>
            </w:r>
          </w:p>
        </w:tc>
        <w:tc>
          <w:tcPr>
            <w:tcW w:w="1581" w:type="dxa"/>
            <w:tcBorders>
              <w:top w:val="nil"/>
              <w:left w:val="nil"/>
              <w:bottom w:val="single" w:sz="4" w:space="0" w:color="auto"/>
              <w:right w:val="single" w:sz="4" w:space="0" w:color="auto"/>
            </w:tcBorders>
            <w:shd w:val="clear" w:color="000000" w:fill="FFFFFF"/>
            <w:vAlign w:val="bottom"/>
            <w:hideMark/>
            <w:tcPrChange w:id="1054" w:author="Jonáš Gaigr2" w:date="2026-08-06T00:49:00Z">
              <w:tcPr>
                <w:tcW w:w="1581" w:type="dxa"/>
                <w:tcBorders>
                  <w:top w:val="nil"/>
                  <w:left w:val="nil"/>
                  <w:bottom w:val="single" w:sz="4" w:space="0" w:color="auto"/>
                  <w:right w:val="single" w:sz="4" w:space="0" w:color="auto"/>
                </w:tcBorders>
                <w:shd w:val="clear" w:color="000000" w:fill="FFFFFF"/>
                <w:vAlign w:val="bottom"/>
                <w:hideMark/>
              </w:tcPr>
            </w:tcPrChange>
          </w:tcPr>
          <w:p w14:paraId="697B7178" w14:textId="488671F5"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 </w:t>
            </w:r>
          </w:p>
        </w:tc>
        <w:tc>
          <w:tcPr>
            <w:tcW w:w="1648" w:type="dxa"/>
            <w:tcBorders>
              <w:top w:val="nil"/>
              <w:left w:val="nil"/>
              <w:bottom w:val="single" w:sz="4" w:space="0" w:color="auto"/>
              <w:right w:val="single" w:sz="8" w:space="0" w:color="auto"/>
            </w:tcBorders>
            <w:shd w:val="clear" w:color="000000" w:fill="FFFFFF"/>
            <w:vAlign w:val="bottom"/>
            <w:hideMark/>
            <w:tcPrChange w:id="1055" w:author="Jonáš Gaigr2" w:date="2026-08-06T00:49:00Z">
              <w:tcPr>
                <w:tcW w:w="1648" w:type="dxa"/>
                <w:tcBorders>
                  <w:top w:val="nil"/>
                  <w:left w:val="nil"/>
                  <w:bottom w:val="single" w:sz="4" w:space="0" w:color="auto"/>
                  <w:right w:val="single" w:sz="8" w:space="0" w:color="auto"/>
                </w:tcBorders>
                <w:shd w:val="clear" w:color="000000" w:fill="FFFFFF"/>
                <w:vAlign w:val="bottom"/>
                <w:hideMark/>
              </w:tcPr>
            </w:tcPrChange>
          </w:tcPr>
          <w:p w14:paraId="3FBCFAB6" w14:textId="68CE92E7"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 </w:t>
            </w:r>
          </w:p>
        </w:tc>
      </w:tr>
      <w:tr w:rsidR="004B478F" w:rsidRPr="0069626A" w14:paraId="0DA8A828" w14:textId="05874091" w:rsidTr="004B478F">
        <w:trPr>
          <w:trHeight w:val="315"/>
          <w:ins w:id="1056" w:author="Lenka Jeřábková" w:date="2026-07-03T13:19:00Z"/>
          <w:trPrChange w:id="1057" w:author="Jonáš Gaigr2" w:date="2026-08-06T00:49:00Z">
            <w:trPr>
              <w:trHeight w:val="315"/>
            </w:trPr>
          </w:trPrChange>
        </w:trPr>
        <w:tc>
          <w:tcPr>
            <w:tcW w:w="5245" w:type="dxa"/>
            <w:tcBorders>
              <w:top w:val="nil"/>
              <w:left w:val="single" w:sz="8" w:space="0" w:color="auto"/>
              <w:bottom w:val="single" w:sz="4" w:space="0" w:color="auto"/>
              <w:right w:val="single" w:sz="4" w:space="0" w:color="auto"/>
            </w:tcBorders>
            <w:shd w:val="clear" w:color="000000" w:fill="FFFFFF"/>
            <w:noWrap/>
            <w:vAlign w:val="bottom"/>
            <w:tcPrChange w:id="1058" w:author="Jonáš Gaigr2" w:date="2026-08-06T00:49:00Z">
              <w:tcPr>
                <w:tcW w:w="5245" w:type="dxa"/>
                <w:tcBorders>
                  <w:top w:val="nil"/>
                  <w:left w:val="single" w:sz="8" w:space="0" w:color="auto"/>
                  <w:bottom w:val="single" w:sz="4" w:space="0" w:color="auto"/>
                  <w:right w:val="single" w:sz="4" w:space="0" w:color="auto"/>
                </w:tcBorders>
                <w:shd w:val="clear" w:color="000000" w:fill="FFFFFF"/>
                <w:noWrap/>
                <w:vAlign w:val="bottom"/>
              </w:tcPr>
            </w:tcPrChange>
          </w:tcPr>
          <w:p w14:paraId="20DB26C9" w14:textId="37A25BCA" w:rsidR="004B478F" w:rsidRPr="00EB5BD5" w:rsidRDefault="004B478F" w:rsidP="00E0332B">
            <w:pPr>
              <w:spacing w:after="0" w:line="240" w:lineRule="auto"/>
              <w:rPr>
                <w:ins w:id="1059" w:author="Lenka Jeřábková" w:date="2026-07-03T13:19:00Z"/>
                <w:rFonts w:ascii="Times New Roman" w:eastAsia="Times New Roman" w:hAnsi="Times New Roman" w:cs="Times New Roman"/>
                <w:color w:val="000000"/>
                <w:sz w:val="24"/>
                <w:szCs w:val="24"/>
                <w:lang w:eastAsia="cs-CZ"/>
              </w:rPr>
            </w:pPr>
            <w:ins w:id="1060" w:author="Lenka Jeřábková" w:date="2026-07-03T13:19:00Z">
              <w:r w:rsidRPr="00C403DD">
                <w:rPr>
                  <w:rFonts w:ascii="Times New Roman" w:hAnsi="Times New Roman"/>
                  <w:sz w:val="24"/>
                  <w:szCs w:val="24"/>
                </w:rPr>
                <w:t xml:space="preserve">plocha s hloubkou menší než </w:t>
              </w:r>
              <w:r w:rsidRPr="00C403DD">
                <w:rPr>
                  <w:rFonts w:ascii="Times New Roman" w:hAnsi="Times New Roman"/>
                  <w:sz w:val="24"/>
                  <w:szCs w:val="24"/>
                  <w:highlight w:val="yellow"/>
                </w:rPr>
                <w:t>20</w:t>
              </w:r>
              <w:r w:rsidRPr="00C403DD">
                <w:rPr>
                  <w:rFonts w:ascii="Times New Roman" w:hAnsi="Times New Roman"/>
                  <w:sz w:val="24"/>
                  <w:szCs w:val="24"/>
                </w:rPr>
                <w:t xml:space="preserve"> cm</w:t>
              </w:r>
            </w:ins>
          </w:p>
        </w:tc>
        <w:tc>
          <w:tcPr>
            <w:tcW w:w="1641" w:type="dxa"/>
            <w:tcBorders>
              <w:top w:val="nil"/>
              <w:left w:val="nil"/>
              <w:bottom w:val="single" w:sz="4" w:space="0" w:color="auto"/>
              <w:right w:val="single" w:sz="4" w:space="0" w:color="auto"/>
            </w:tcBorders>
            <w:shd w:val="clear" w:color="000000" w:fill="FFFFFF"/>
            <w:vAlign w:val="bottom"/>
            <w:tcPrChange w:id="1061" w:author="Jonáš Gaigr2" w:date="2026-08-06T00:49:00Z">
              <w:tcPr>
                <w:tcW w:w="1641" w:type="dxa"/>
                <w:tcBorders>
                  <w:top w:val="nil"/>
                  <w:left w:val="nil"/>
                  <w:bottom w:val="single" w:sz="4" w:space="0" w:color="auto"/>
                  <w:right w:val="single" w:sz="4" w:space="0" w:color="auto"/>
                </w:tcBorders>
                <w:shd w:val="clear" w:color="000000" w:fill="FFFFFF"/>
                <w:vAlign w:val="bottom"/>
              </w:tcPr>
            </w:tcPrChange>
          </w:tcPr>
          <w:p w14:paraId="126BB1A8" w14:textId="504A1AA8" w:rsidR="004B478F" w:rsidRPr="0069626A" w:rsidRDefault="004B478F" w:rsidP="00E0332B">
            <w:pPr>
              <w:spacing w:after="0" w:line="240" w:lineRule="auto"/>
              <w:rPr>
                <w:ins w:id="1062" w:author="Lenka Jeřábková" w:date="2026-07-03T13:19:00Z"/>
                <w:rFonts w:ascii="Times New Roman" w:eastAsia="Times New Roman" w:hAnsi="Times New Roman" w:cs="Times New Roman"/>
                <w:color w:val="000000"/>
                <w:sz w:val="24"/>
                <w:szCs w:val="24"/>
                <w:lang w:eastAsia="cs-CZ"/>
              </w:rPr>
            </w:pPr>
            <w:ins w:id="1063" w:author="Lenka Jeřábková" w:date="2026-07-03T13:20:00Z">
              <w:r>
                <w:rPr>
                  <w:rFonts w:ascii="Times New Roman" w:eastAsia="Times New Roman" w:hAnsi="Times New Roman" w:cs="Times New Roman"/>
                  <w:color w:val="000000"/>
                  <w:sz w:val="24"/>
                  <w:szCs w:val="24"/>
                  <w:lang w:eastAsia="cs-CZ"/>
                </w:rPr>
                <w:t>špatně je pod 25%</w:t>
              </w:r>
            </w:ins>
          </w:p>
        </w:tc>
        <w:tc>
          <w:tcPr>
            <w:tcW w:w="1657" w:type="dxa"/>
            <w:tcBorders>
              <w:top w:val="nil"/>
              <w:left w:val="nil"/>
              <w:bottom w:val="single" w:sz="4" w:space="0" w:color="auto"/>
              <w:right w:val="single" w:sz="4" w:space="0" w:color="auto"/>
            </w:tcBorders>
            <w:shd w:val="clear" w:color="000000" w:fill="FFFFFF"/>
            <w:vAlign w:val="bottom"/>
            <w:tcPrChange w:id="1064" w:author="Jonáš Gaigr2" w:date="2026-08-06T00:49:00Z">
              <w:tcPr>
                <w:tcW w:w="1657" w:type="dxa"/>
                <w:tcBorders>
                  <w:top w:val="nil"/>
                  <w:left w:val="nil"/>
                  <w:bottom w:val="single" w:sz="4" w:space="0" w:color="auto"/>
                  <w:right w:val="single" w:sz="4" w:space="0" w:color="auto"/>
                </w:tcBorders>
                <w:shd w:val="clear" w:color="000000" w:fill="FFFFFF"/>
                <w:vAlign w:val="bottom"/>
              </w:tcPr>
            </w:tcPrChange>
          </w:tcPr>
          <w:p w14:paraId="488B3C31" w14:textId="41799DBD" w:rsidR="004B478F" w:rsidRPr="0069626A" w:rsidRDefault="004B478F" w:rsidP="00C403DD">
            <w:pPr>
              <w:spacing w:after="0" w:line="240" w:lineRule="auto"/>
              <w:rPr>
                <w:ins w:id="1065" w:author="Lenka Jeřábková" w:date="2026-07-03T13:19:00Z"/>
                <w:rFonts w:ascii="Times New Roman" w:eastAsia="Times New Roman" w:hAnsi="Times New Roman" w:cs="Times New Roman"/>
                <w:color w:val="000000"/>
                <w:sz w:val="24"/>
                <w:szCs w:val="24"/>
                <w:lang w:eastAsia="cs-CZ"/>
              </w:rPr>
            </w:pPr>
            <w:ins w:id="1066" w:author="Lenka Jeřábková" w:date="2026-07-03T13:20:00Z">
              <w:r>
                <w:rPr>
                  <w:rFonts w:ascii="Times New Roman" w:eastAsia="Times New Roman" w:hAnsi="Times New Roman" w:cs="Times New Roman"/>
                  <w:color w:val="000000"/>
                  <w:sz w:val="24"/>
                  <w:szCs w:val="24"/>
                  <w:lang w:eastAsia="cs-CZ"/>
                </w:rPr>
                <w:t>špatně je pod 75%</w:t>
              </w:r>
            </w:ins>
          </w:p>
        </w:tc>
        <w:tc>
          <w:tcPr>
            <w:tcW w:w="1581" w:type="dxa"/>
            <w:tcBorders>
              <w:top w:val="nil"/>
              <w:left w:val="nil"/>
              <w:bottom w:val="single" w:sz="4" w:space="0" w:color="auto"/>
              <w:right w:val="single" w:sz="4" w:space="0" w:color="auto"/>
            </w:tcBorders>
            <w:shd w:val="clear" w:color="000000" w:fill="FFFFFF"/>
            <w:vAlign w:val="bottom"/>
            <w:tcPrChange w:id="1067" w:author="Jonáš Gaigr2" w:date="2026-08-06T00:49:00Z">
              <w:tcPr>
                <w:tcW w:w="1581" w:type="dxa"/>
                <w:tcBorders>
                  <w:top w:val="nil"/>
                  <w:left w:val="nil"/>
                  <w:bottom w:val="single" w:sz="4" w:space="0" w:color="auto"/>
                  <w:right w:val="single" w:sz="4" w:space="0" w:color="auto"/>
                </w:tcBorders>
                <w:shd w:val="clear" w:color="000000" w:fill="FFFFFF"/>
                <w:vAlign w:val="bottom"/>
              </w:tcPr>
            </w:tcPrChange>
          </w:tcPr>
          <w:p w14:paraId="779B5483" w14:textId="663AD213" w:rsidR="004B478F" w:rsidRPr="0069626A" w:rsidRDefault="004B478F" w:rsidP="00C403DD">
            <w:pPr>
              <w:spacing w:after="0" w:line="240" w:lineRule="auto"/>
              <w:rPr>
                <w:ins w:id="1068" w:author="Lenka Jeřábková" w:date="2026-07-03T13:19:00Z"/>
                <w:rFonts w:ascii="Times New Roman" w:eastAsia="Times New Roman" w:hAnsi="Times New Roman" w:cs="Times New Roman"/>
                <w:color w:val="000000"/>
                <w:sz w:val="24"/>
                <w:szCs w:val="24"/>
                <w:lang w:eastAsia="cs-CZ"/>
              </w:rPr>
            </w:pPr>
            <w:ins w:id="1069" w:author="Lenka Jeřábková" w:date="2026-07-03T13:20:00Z">
              <w:r>
                <w:rPr>
                  <w:rFonts w:ascii="Times New Roman" w:eastAsia="Times New Roman" w:hAnsi="Times New Roman" w:cs="Times New Roman"/>
                  <w:color w:val="000000"/>
                  <w:sz w:val="24"/>
                  <w:szCs w:val="24"/>
                  <w:lang w:eastAsia="cs-CZ"/>
                </w:rPr>
                <w:t>špatně je pod 75%</w:t>
              </w:r>
            </w:ins>
          </w:p>
        </w:tc>
        <w:tc>
          <w:tcPr>
            <w:tcW w:w="1648" w:type="dxa"/>
            <w:tcBorders>
              <w:top w:val="nil"/>
              <w:left w:val="nil"/>
              <w:bottom w:val="single" w:sz="4" w:space="0" w:color="auto"/>
              <w:right w:val="single" w:sz="8" w:space="0" w:color="auto"/>
            </w:tcBorders>
            <w:shd w:val="clear" w:color="000000" w:fill="FFFFFF"/>
            <w:vAlign w:val="bottom"/>
            <w:tcPrChange w:id="1070" w:author="Jonáš Gaigr2" w:date="2026-08-06T00:49:00Z">
              <w:tcPr>
                <w:tcW w:w="1648" w:type="dxa"/>
                <w:tcBorders>
                  <w:top w:val="nil"/>
                  <w:left w:val="nil"/>
                  <w:bottom w:val="single" w:sz="4" w:space="0" w:color="auto"/>
                  <w:right w:val="single" w:sz="8" w:space="0" w:color="auto"/>
                </w:tcBorders>
                <w:shd w:val="clear" w:color="000000" w:fill="FFFFFF"/>
                <w:vAlign w:val="bottom"/>
              </w:tcPr>
            </w:tcPrChange>
          </w:tcPr>
          <w:p w14:paraId="1D0616E2" w14:textId="26F44EFE" w:rsidR="004B478F" w:rsidRPr="0069626A" w:rsidRDefault="004B478F" w:rsidP="00E0332B">
            <w:pPr>
              <w:spacing w:after="0" w:line="240" w:lineRule="auto"/>
              <w:rPr>
                <w:ins w:id="1071" w:author="Lenka Jeřábková" w:date="2026-07-03T13:19:00Z"/>
                <w:rFonts w:ascii="Times New Roman" w:eastAsia="Times New Roman" w:hAnsi="Times New Roman" w:cs="Times New Roman"/>
                <w:color w:val="000000"/>
                <w:sz w:val="24"/>
                <w:szCs w:val="24"/>
                <w:lang w:eastAsia="cs-CZ"/>
              </w:rPr>
            </w:pPr>
            <w:ins w:id="1072" w:author="Lenka Jeřábková" w:date="2026-07-03T13:20:00Z">
              <w:r>
                <w:rPr>
                  <w:rFonts w:ascii="Times New Roman" w:eastAsia="Times New Roman" w:hAnsi="Times New Roman" w:cs="Times New Roman"/>
                  <w:color w:val="000000"/>
                  <w:sz w:val="24"/>
                  <w:szCs w:val="24"/>
                  <w:lang w:eastAsia="cs-CZ"/>
                </w:rPr>
                <w:t>špatně je pod 25%</w:t>
              </w:r>
            </w:ins>
          </w:p>
        </w:tc>
      </w:tr>
      <w:tr w:rsidR="004B478F" w:rsidRPr="0069626A" w14:paraId="7826011A" w14:textId="67327D67" w:rsidTr="004B478F">
        <w:trPr>
          <w:trHeight w:val="315"/>
          <w:trPrChange w:id="1073" w:author="Jonáš Gaigr2" w:date="2026-08-06T00:49:00Z">
            <w:trPr>
              <w:trHeight w:val="315"/>
            </w:trPr>
          </w:trPrChange>
        </w:trPr>
        <w:tc>
          <w:tcPr>
            <w:tcW w:w="5245" w:type="dxa"/>
            <w:tcBorders>
              <w:top w:val="nil"/>
              <w:left w:val="single" w:sz="8" w:space="0" w:color="auto"/>
              <w:bottom w:val="single" w:sz="4" w:space="0" w:color="auto"/>
              <w:right w:val="single" w:sz="4" w:space="0" w:color="auto"/>
            </w:tcBorders>
            <w:shd w:val="clear" w:color="000000" w:fill="FFFFFF"/>
            <w:noWrap/>
            <w:vAlign w:val="bottom"/>
            <w:tcPrChange w:id="1074" w:author="Jonáš Gaigr2" w:date="2026-08-06T00:49:00Z">
              <w:tcPr>
                <w:tcW w:w="5245" w:type="dxa"/>
                <w:tcBorders>
                  <w:top w:val="nil"/>
                  <w:left w:val="single" w:sz="8" w:space="0" w:color="auto"/>
                  <w:bottom w:val="single" w:sz="4" w:space="0" w:color="auto"/>
                  <w:right w:val="single" w:sz="4" w:space="0" w:color="auto"/>
                </w:tcBorders>
                <w:shd w:val="clear" w:color="000000" w:fill="FFFFFF"/>
                <w:noWrap/>
                <w:vAlign w:val="bottom"/>
              </w:tcPr>
            </w:tcPrChange>
          </w:tcPr>
          <w:p w14:paraId="4A17ACC3" w14:textId="30C4A96F" w:rsidR="004B478F" w:rsidRPr="000E02FC" w:rsidRDefault="004B478F" w:rsidP="00E0332B">
            <w:pPr>
              <w:spacing w:after="0" w:line="240" w:lineRule="auto"/>
              <w:rPr>
                <w:rFonts w:ascii="Times New Roman" w:eastAsia="Times New Roman" w:hAnsi="Times New Roman" w:cs="Times New Roman"/>
                <w:color w:val="000000"/>
                <w:sz w:val="24"/>
                <w:szCs w:val="24"/>
                <w:lang w:eastAsia="cs-CZ"/>
              </w:rPr>
            </w:pPr>
            <w:r w:rsidRPr="000E02FC">
              <w:rPr>
                <w:rFonts w:ascii="Times New Roman" w:eastAsia="Times New Roman" w:hAnsi="Times New Roman" w:cs="Times New Roman"/>
                <w:color w:val="000000"/>
                <w:sz w:val="24"/>
                <w:szCs w:val="24"/>
                <w:lang w:eastAsia="cs-CZ"/>
              </w:rPr>
              <w:t xml:space="preserve">úhyn obojživelníků </w:t>
            </w:r>
          </w:p>
        </w:tc>
        <w:tc>
          <w:tcPr>
            <w:tcW w:w="1641" w:type="dxa"/>
            <w:tcBorders>
              <w:top w:val="nil"/>
              <w:left w:val="nil"/>
              <w:bottom w:val="single" w:sz="4" w:space="0" w:color="auto"/>
              <w:right w:val="single" w:sz="4" w:space="0" w:color="auto"/>
            </w:tcBorders>
            <w:shd w:val="clear" w:color="000000" w:fill="FFFFFF"/>
            <w:vAlign w:val="bottom"/>
            <w:tcPrChange w:id="1075" w:author="Jonáš Gaigr2" w:date="2026-08-06T00:49:00Z">
              <w:tcPr>
                <w:tcW w:w="1641" w:type="dxa"/>
                <w:tcBorders>
                  <w:top w:val="nil"/>
                  <w:left w:val="nil"/>
                  <w:bottom w:val="single" w:sz="4" w:space="0" w:color="auto"/>
                  <w:right w:val="single" w:sz="4" w:space="0" w:color="auto"/>
                </w:tcBorders>
                <w:shd w:val="clear" w:color="000000" w:fill="FFFFFF"/>
                <w:vAlign w:val="bottom"/>
              </w:tcPr>
            </w:tcPrChange>
          </w:tcPr>
          <w:p w14:paraId="094B859E" w14:textId="03A4C7FE"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výskyt</w:t>
            </w:r>
          </w:p>
        </w:tc>
        <w:tc>
          <w:tcPr>
            <w:tcW w:w="1657" w:type="dxa"/>
            <w:tcBorders>
              <w:top w:val="nil"/>
              <w:left w:val="nil"/>
              <w:bottom w:val="single" w:sz="4" w:space="0" w:color="auto"/>
              <w:right w:val="single" w:sz="4" w:space="0" w:color="auto"/>
            </w:tcBorders>
            <w:shd w:val="clear" w:color="000000" w:fill="FFFFFF"/>
            <w:vAlign w:val="bottom"/>
            <w:tcPrChange w:id="1076" w:author="Jonáš Gaigr2" w:date="2026-08-06T00:49:00Z">
              <w:tcPr>
                <w:tcW w:w="1657" w:type="dxa"/>
                <w:tcBorders>
                  <w:top w:val="nil"/>
                  <w:left w:val="nil"/>
                  <w:bottom w:val="single" w:sz="4" w:space="0" w:color="auto"/>
                  <w:right w:val="single" w:sz="4" w:space="0" w:color="auto"/>
                </w:tcBorders>
                <w:shd w:val="clear" w:color="000000" w:fill="FFFFFF"/>
                <w:vAlign w:val="bottom"/>
              </w:tcPr>
            </w:tcPrChange>
          </w:tcPr>
          <w:p w14:paraId="3151AA88" w14:textId="63990562"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výskyt</w:t>
            </w:r>
          </w:p>
        </w:tc>
        <w:tc>
          <w:tcPr>
            <w:tcW w:w="1581" w:type="dxa"/>
            <w:tcBorders>
              <w:top w:val="nil"/>
              <w:left w:val="nil"/>
              <w:bottom w:val="single" w:sz="4" w:space="0" w:color="auto"/>
              <w:right w:val="single" w:sz="4" w:space="0" w:color="auto"/>
            </w:tcBorders>
            <w:shd w:val="clear" w:color="000000" w:fill="FFFFFF"/>
            <w:vAlign w:val="bottom"/>
            <w:tcPrChange w:id="1077" w:author="Jonáš Gaigr2" w:date="2026-08-06T00:49:00Z">
              <w:tcPr>
                <w:tcW w:w="1581" w:type="dxa"/>
                <w:tcBorders>
                  <w:top w:val="nil"/>
                  <w:left w:val="nil"/>
                  <w:bottom w:val="single" w:sz="4" w:space="0" w:color="auto"/>
                  <w:right w:val="single" w:sz="4" w:space="0" w:color="auto"/>
                </w:tcBorders>
                <w:shd w:val="clear" w:color="000000" w:fill="FFFFFF"/>
                <w:vAlign w:val="bottom"/>
              </w:tcPr>
            </w:tcPrChange>
          </w:tcPr>
          <w:p w14:paraId="2507FCB9" w14:textId="67AD5C01"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výskyt</w:t>
            </w:r>
          </w:p>
        </w:tc>
        <w:tc>
          <w:tcPr>
            <w:tcW w:w="1648" w:type="dxa"/>
            <w:tcBorders>
              <w:top w:val="nil"/>
              <w:left w:val="nil"/>
              <w:bottom w:val="single" w:sz="4" w:space="0" w:color="auto"/>
              <w:right w:val="single" w:sz="8" w:space="0" w:color="auto"/>
            </w:tcBorders>
            <w:shd w:val="clear" w:color="000000" w:fill="FFFFFF"/>
            <w:vAlign w:val="bottom"/>
            <w:tcPrChange w:id="1078" w:author="Jonáš Gaigr2" w:date="2026-08-06T00:49:00Z">
              <w:tcPr>
                <w:tcW w:w="1648" w:type="dxa"/>
                <w:tcBorders>
                  <w:top w:val="nil"/>
                  <w:left w:val="nil"/>
                  <w:bottom w:val="single" w:sz="4" w:space="0" w:color="auto"/>
                  <w:right w:val="single" w:sz="8" w:space="0" w:color="auto"/>
                </w:tcBorders>
                <w:shd w:val="clear" w:color="000000" w:fill="FFFFFF"/>
                <w:vAlign w:val="bottom"/>
              </w:tcPr>
            </w:tcPrChange>
          </w:tcPr>
          <w:p w14:paraId="3E770C77" w14:textId="00AF7BF1" w:rsidR="004B478F" w:rsidRPr="0069626A" w:rsidRDefault="004B478F" w:rsidP="00E0332B">
            <w:pPr>
              <w:spacing w:after="0" w:line="240" w:lineRule="auto"/>
              <w:rPr>
                <w:rFonts w:ascii="Times New Roman" w:eastAsia="Times New Roman" w:hAnsi="Times New Roman" w:cs="Times New Roman"/>
                <w:color w:val="000000"/>
                <w:sz w:val="24"/>
                <w:szCs w:val="24"/>
                <w:lang w:eastAsia="cs-CZ"/>
              </w:rPr>
            </w:pPr>
            <w:r w:rsidRPr="0069626A">
              <w:rPr>
                <w:rFonts w:ascii="Times New Roman" w:eastAsia="Times New Roman" w:hAnsi="Times New Roman" w:cs="Times New Roman"/>
                <w:color w:val="000000"/>
                <w:sz w:val="24"/>
                <w:szCs w:val="24"/>
                <w:lang w:eastAsia="cs-CZ"/>
              </w:rPr>
              <w:t>špatně výskyt</w:t>
            </w:r>
          </w:p>
        </w:tc>
      </w:tr>
    </w:tbl>
    <w:p w14:paraId="6A756428" w14:textId="4D73CE28" w:rsidR="00A47367" w:rsidRPr="0069626A" w:rsidDel="00C403DD" w:rsidRDefault="00A47367" w:rsidP="006C6DE6">
      <w:pPr>
        <w:pStyle w:val="Nadpis10"/>
        <w:spacing w:after="120" w:line="240" w:lineRule="auto"/>
        <w:ind w:left="2913"/>
        <w:rPr>
          <w:del w:id="1079" w:author="Lenka Jeřábková" w:date="2026-07-03T13:22:00Z"/>
        </w:rPr>
      </w:pPr>
    </w:p>
    <w:p w14:paraId="7658913D" w14:textId="74BE1055" w:rsidR="00A47367" w:rsidRPr="0069626A" w:rsidDel="00C403DD" w:rsidRDefault="00A47367" w:rsidP="0068482D">
      <w:pPr>
        <w:pStyle w:val="Nadpis10"/>
        <w:spacing w:after="120" w:line="240" w:lineRule="auto"/>
        <w:rPr>
          <w:del w:id="1080" w:author="Lenka Jeřábková" w:date="2026-07-03T13:22:00Z"/>
        </w:rPr>
      </w:pPr>
    </w:p>
    <w:p w14:paraId="4701E2EE" w14:textId="41A0B5FD" w:rsidR="00A47367" w:rsidRPr="0069626A" w:rsidDel="00C403DD" w:rsidRDefault="00A47367" w:rsidP="0068482D">
      <w:pPr>
        <w:pStyle w:val="Nadpis10"/>
        <w:spacing w:after="120" w:line="240" w:lineRule="auto"/>
        <w:rPr>
          <w:del w:id="1081" w:author="Lenka Jeřábková" w:date="2026-07-03T13:22:00Z"/>
        </w:rPr>
      </w:pPr>
    </w:p>
    <w:p w14:paraId="1FB230DA" w14:textId="6A38F7D0" w:rsidR="00A47367" w:rsidRPr="0069626A" w:rsidDel="00C403DD" w:rsidRDefault="00A47367" w:rsidP="0068482D">
      <w:pPr>
        <w:pStyle w:val="Nadpis10"/>
        <w:spacing w:after="120" w:line="240" w:lineRule="auto"/>
        <w:rPr>
          <w:del w:id="1082" w:author="Lenka Jeřábková" w:date="2026-07-03T13:22:00Z"/>
        </w:rPr>
      </w:pPr>
    </w:p>
    <w:p w14:paraId="5C168DE6" w14:textId="05D35F3F" w:rsidR="00A47367" w:rsidRPr="0069626A" w:rsidDel="00C403DD" w:rsidRDefault="00A47367" w:rsidP="0068482D">
      <w:pPr>
        <w:pStyle w:val="Nadpis10"/>
        <w:spacing w:after="120" w:line="240" w:lineRule="auto"/>
        <w:rPr>
          <w:del w:id="1083" w:author="Lenka Jeřábková" w:date="2026-07-03T13:22:00Z"/>
        </w:rPr>
      </w:pPr>
    </w:p>
    <w:p w14:paraId="79BADFFD" w14:textId="68B3ED0A" w:rsidR="00A47367" w:rsidRPr="0069626A" w:rsidDel="00C403DD" w:rsidRDefault="00A47367" w:rsidP="0068482D">
      <w:pPr>
        <w:pStyle w:val="Nadpis10"/>
        <w:spacing w:after="120" w:line="240" w:lineRule="auto"/>
        <w:rPr>
          <w:del w:id="1084" w:author="Lenka Jeřábková" w:date="2026-07-03T13:22:00Z"/>
        </w:rPr>
      </w:pPr>
    </w:p>
    <w:p w14:paraId="62BF2B23" w14:textId="77777777" w:rsidR="0069626A" w:rsidRDefault="0069626A">
      <w:pPr>
        <w:rPr>
          <w:rFonts w:ascii="Times New Roman" w:hAnsi="Times New Roman" w:cs="Times New Roman"/>
          <w:b/>
          <w:bCs/>
          <w:sz w:val="24"/>
          <w:szCs w:val="24"/>
        </w:rPr>
        <w:sectPr w:rsidR="0069626A" w:rsidSect="0069626A">
          <w:pgSz w:w="16838" w:h="11906" w:orient="landscape"/>
          <w:pgMar w:top="1418" w:right="1418" w:bottom="1418" w:left="1418" w:header="709" w:footer="709" w:gutter="0"/>
          <w:cols w:space="708"/>
          <w:docGrid w:linePitch="360"/>
        </w:sectPr>
      </w:pPr>
    </w:p>
    <w:p w14:paraId="465960A4" w14:textId="3FEF849C" w:rsidR="0069626A" w:rsidRDefault="0069626A">
      <w:pPr>
        <w:rPr>
          <w:rFonts w:ascii="Times New Roman" w:hAnsi="Times New Roman" w:cs="Times New Roman"/>
          <w:b/>
          <w:bCs/>
          <w:sz w:val="24"/>
          <w:szCs w:val="24"/>
        </w:rPr>
      </w:pPr>
    </w:p>
    <w:p w14:paraId="399ECF8E" w14:textId="1EF9B227" w:rsidR="00A47367" w:rsidRPr="00A47367" w:rsidRDefault="00A47367" w:rsidP="0068482D">
      <w:pPr>
        <w:pStyle w:val="Nadpis10"/>
        <w:spacing w:after="120" w:line="240" w:lineRule="auto"/>
      </w:pPr>
      <w:commentRangeStart w:id="1085"/>
      <w:commentRangeStart w:id="1086"/>
      <w:r w:rsidRPr="00A47367">
        <w:t xml:space="preserve">Příloha </w:t>
      </w:r>
      <w:r w:rsidR="007E5F63">
        <w:t>2</w:t>
      </w:r>
      <w:r w:rsidRPr="00A47367">
        <w:t xml:space="preserve">: Specifikace výběru reprezentativních ploch pro sledování stavu jednotlivých druhů v daných EVL </w:t>
      </w:r>
      <w:commentRangeEnd w:id="1085"/>
      <w:r w:rsidR="00492727">
        <w:rPr>
          <w:rStyle w:val="Odkaznakoment"/>
          <w:rFonts w:asciiTheme="minorHAnsi" w:eastAsia="Batang" w:hAnsiTheme="minorHAnsi" w:cstheme="minorBidi"/>
          <w:b w:val="0"/>
          <w:bCs w:val="0"/>
        </w:rPr>
        <w:commentReference w:id="1085"/>
      </w:r>
      <w:commentRangeEnd w:id="1086"/>
      <w:r w:rsidR="00C403DD">
        <w:rPr>
          <w:rStyle w:val="Odkaznakoment"/>
          <w:rFonts w:asciiTheme="minorHAnsi" w:eastAsia="Batang" w:hAnsiTheme="minorHAnsi" w:cstheme="minorBidi"/>
          <w:b w:val="0"/>
          <w:bCs w:val="0"/>
        </w:rPr>
        <w:commentReference w:id="1086"/>
      </w:r>
    </w:p>
    <w:tbl>
      <w:tblPr>
        <w:tblW w:w="8727" w:type="dxa"/>
        <w:tblInd w:w="-10" w:type="dxa"/>
        <w:tblCellMar>
          <w:left w:w="70" w:type="dxa"/>
          <w:right w:w="70" w:type="dxa"/>
        </w:tblCellMar>
        <w:tblLook w:val="04A0" w:firstRow="1" w:lastRow="0" w:firstColumn="1" w:lastColumn="0" w:noHBand="0" w:noVBand="1"/>
      </w:tblPr>
      <w:tblGrid>
        <w:gridCol w:w="1287"/>
        <w:gridCol w:w="3675"/>
        <w:gridCol w:w="2409"/>
        <w:gridCol w:w="1356"/>
      </w:tblGrid>
      <w:tr w:rsidR="00054F63" w:rsidRPr="00054F63" w14:paraId="5A2731B3" w14:textId="77777777" w:rsidTr="00054F63">
        <w:trPr>
          <w:trHeight w:val="645"/>
        </w:trPr>
        <w:tc>
          <w:tcPr>
            <w:tcW w:w="1287" w:type="dxa"/>
            <w:tcBorders>
              <w:top w:val="single" w:sz="8" w:space="0" w:color="auto"/>
              <w:left w:val="single" w:sz="8" w:space="0" w:color="auto"/>
              <w:bottom w:val="single" w:sz="8" w:space="0" w:color="auto"/>
              <w:right w:val="single" w:sz="8" w:space="0" w:color="auto"/>
            </w:tcBorders>
            <w:shd w:val="clear" w:color="000000" w:fill="92D050"/>
            <w:noWrap/>
            <w:vAlign w:val="center"/>
            <w:hideMark/>
          </w:tcPr>
          <w:p w14:paraId="60FF17B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KOD</w:t>
            </w:r>
          </w:p>
        </w:tc>
        <w:tc>
          <w:tcPr>
            <w:tcW w:w="3675" w:type="dxa"/>
            <w:tcBorders>
              <w:top w:val="single" w:sz="8" w:space="0" w:color="auto"/>
              <w:left w:val="nil"/>
              <w:bottom w:val="single" w:sz="8" w:space="0" w:color="auto"/>
              <w:right w:val="single" w:sz="8" w:space="0" w:color="auto"/>
            </w:tcBorders>
            <w:shd w:val="clear" w:color="000000" w:fill="92D050"/>
            <w:noWrap/>
            <w:vAlign w:val="center"/>
            <w:hideMark/>
          </w:tcPr>
          <w:p w14:paraId="353D018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NAZEV</w:t>
            </w:r>
          </w:p>
        </w:tc>
        <w:tc>
          <w:tcPr>
            <w:tcW w:w="2409" w:type="dxa"/>
            <w:tcBorders>
              <w:top w:val="single" w:sz="8" w:space="0" w:color="auto"/>
              <w:left w:val="nil"/>
              <w:bottom w:val="single" w:sz="8" w:space="0" w:color="auto"/>
              <w:right w:val="single" w:sz="8" w:space="0" w:color="auto"/>
            </w:tcBorders>
            <w:shd w:val="clear" w:color="000000" w:fill="92D050"/>
            <w:noWrap/>
            <w:vAlign w:val="center"/>
            <w:hideMark/>
          </w:tcPr>
          <w:p w14:paraId="006F4C5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DRUH</w:t>
            </w:r>
          </w:p>
        </w:tc>
        <w:tc>
          <w:tcPr>
            <w:tcW w:w="1356" w:type="dxa"/>
            <w:tcBorders>
              <w:top w:val="single" w:sz="8" w:space="0" w:color="auto"/>
              <w:left w:val="nil"/>
              <w:bottom w:val="single" w:sz="8" w:space="0" w:color="auto"/>
              <w:right w:val="single" w:sz="8" w:space="0" w:color="auto"/>
            </w:tcBorders>
            <w:shd w:val="clear" w:color="000000" w:fill="92D050"/>
            <w:vAlign w:val="center"/>
            <w:hideMark/>
          </w:tcPr>
          <w:p w14:paraId="48CF777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DÍLČÍ PLOCHY</w:t>
            </w:r>
          </w:p>
        </w:tc>
      </w:tr>
      <w:tr w:rsidR="00054F63" w:rsidRPr="00054F63" w14:paraId="658671AE" w14:textId="77777777" w:rsidTr="00054F63">
        <w:trPr>
          <w:trHeight w:val="315"/>
        </w:trPr>
        <w:tc>
          <w:tcPr>
            <w:tcW w:w="128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A960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CZ0213001</w:t>
            </w:r>
          </w:p>
        </w:tc>
        <w:tc>
          <w:tcPr>
            <w:tcW w:w="3675" w:type="dxa"/>
            <w:tcBorders>
              <w:top w:val="single" w:sz="4" w:space="0" w:color="auto"/>
              <w:left w:val="nil"/>
              <w:bottom w:val="single" w:sz="4" w:space="0" w:color="auto"/>
              <w:right w:val="single" w:sz="4" w:space="0" w:color="auto"/>
            </w:tcBorders>
            <w:shd w:val="clear" w:color="000000" w:fill="FFFFFF"/>
            <w:noWrap/>
            <w:vAlign w:val="bottom"/>
            <w:hideMark/>
          </w:tcPr>
          <w:p w14:paraId="274ADAB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Nový rybník u Kačiny</w:t>
            </w:r>
          </w:p>
        </w:tc>
        <w:tc>
          <w:tcPr>
            <w:tcW w:w="2409" w:type="dxa"/>
            <w:tcBorders>
              <w:top w:val="single" w:sz="4" w:space="0" w:color="auto"/>
              <w:left w:val="nil"/>
              <w:bottom w:val="single" w:sz="4" w:space="0" w:color="auto"/>
              <w:right w:val="single" w:sz="4" w:space="0" w:color="auto"/>
            </w:tcBorders>
            <w:shd w:val="clear" w:color="000000" w:fill="FFFFFF"/>
            <w:noWrap/>
            <w:vAlign w:val="bottom"/>
            <w:hideMark/>
          </w:tcPr>
          <w:p w14:paraId="7DB4A91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single" w:sz="4" w:space="0" w:color="auto"/>
              <w:left w:val="nil"/>
              <w:bottom w:val="single" w:sz="4" w:space="0" w:color="auto"/>
              <w:right w:val="single" w:sz="4" w:space="0" w:color="auto"/>
            </w:tcBorders>
            <w:shd w:val="clear" w:color="000000" w:fill="FFFFFF"/>
            <w:noWrap/>
            <w:vAlign w:val="bottom"/>
            <w:hideMark/>
          </w:tcPr>
          <w:p w14:paraId="16C6D92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5FDC62B8"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1C4145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CZ0213004</w:t>
            </w:r>
          </w:p>
        </w:tc>
        <w:tc>
          <w:tcPr>
            <w:tcW w:w="3675" w:type="dxa"/>
            <w:tcBorders>
              <w:top w:val="nil"/>
              <w:left w:val="nil"/>
              <w:bottom w:val="single" w:sz="4" w:space="0" w:color="auto"/>
              <w:right w:val="single" w:sz="4" w:space="0" w:color="auto"/>
            </w:tcBorders>
            <w:shd w:val="clear" w:color="000000" w:fill="FFFFFF"/>
            <w:noWrap/>
            <w:vAlign w:val="bottom"/>
            <w:hideMark/>
          </w:tcPr>
          <w:p w14:paraId="0A4D890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Rybník Starý u Líchov</w:t>
            </w:r>
          </w:p>
        </w:tc>
        <w:tc>
          <w:tcPr>
            <w:tcW w:w="2409" w:type="dxa"/>
            <w:tcBorders>
              <w:top w:val="nil"/>
              <w:left w:val="nil"/>
              <w:bottom w:val="single" w:sz="4" w:space="0" w:color="auto"/>
              <w:right w:val="single" w:sz="4" w:space="0" w:color="auto"/>
            </w:tcBorders>
            <w:shd w:val="clear" w:color="000000" w:fill="FFFFFF"/>
            <w:noWrap/>
            <w:vAlign w:val="bottom"/>
            <w:hideMark/>
          </w:tcPr>
          <w:p w14:paraId="5B8DA9C7"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4B71CE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3A032CE4"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4C40B6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CZ0213005</w:t>
            </w:r>
          </w:p>
        </w:tc>
        <w:tc>
          <w:tcPr>
            <w:tcW w:w="3675" w:type="dxa"/>
            <w:tcBorders>
              <w:top w:val="nil"/>
              <w:left w:val="nil"/>
              <w:bottom w:val="single" w:sz="4" w:space="0" w:color="auto"/>
              <w:right w:val="single" w:sz="4" w:space="0" w:color="auto"/>
            </w:tcBorders>
            <w:shd w:val="clear" w:color="000000" w:fill="FFFFFF"/>
            <w:noWrap/>
            <w:vAlign w:val="bottom"/>
            <w:hideMark/>
          </w:tcPr>
          <w:p w14:paraId="0FF6511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Šáchovec</w:t>
            </w:r>
          </w:p>
        </w:tc>
        <w:tc>
          <w:tcPr>
            <w:tcW w:w="2409" w:type="dxa"/>
            <w:tcBorders>
              <w:top w:val="nil"/>
              <w:left w:val="nil"/>
              <w:bottom w:val="single" w:sz="4" w:space="0" w:color="auto"/>
              <w:right w:val="single" w:sz="4" w:space="0" w:color="auto"/>
            </w:tcBorders>
            <w:shd w:val="clear" w:color="000000" w:fill="FFFFFF"/>
            <w:noWrap/>
            <w:vAlign w:val="bottom"/>
            <w:hideMark/>
          </w:tcPr>
          <w:p w14:paraId="77920E6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393ED1C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651014F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6DDFFF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CZ0213008</w:t>
            </w:r>
          </w:p>
        </w:tc>
        <w:tc>
          <w:tcPr>
            <w:tcW w:w="3675" w:type="dxa"/>
            <w:tcBorders>
              <w:top w:val="nil"/>
              <w:left w:val="nil"/>
              <w:bottom w:val="single" w:sz="4" w:space="0" w:color="auto"/>
              <w:right w:val="single" w:sz="4" w:space="0" w:color="auto"/>
            </w:tcBorders>
            <w:shd w:val="clear" w:color="000000" w:fill="FFFFFF"/>
            <w:noWrap/>
            <w:vAlign w:val="bottom"/>
            <w:hideMark/>
          </w:tcPr>
          <w:p w14:paraId="2DB292F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Bezděkovský lom</w:t>
            </w:r>
          </w:p>
        </w:tc>
        <w:tc>
          <w:tcPr>
            <w:tcW w:w="2409" w:type="dxa"/>
            <w:tcBorders>
              <w:top w:val="nil"/>
              <w:left w:val="nil"/>
              <w:bottom w:val="single" w:sz="4" w:space="0" w:color="auto"/>
              <w:right w:val="single" w:sz="4" w:space="0" w:color="auto"/>
            </w:tcBorders>
            <w:shd w:val="clear" w:color="000000" w:fill="FFFFFF"/>
            <w:noWrap/>
            <w:vAlign w:val="bottom"/>
            <w:hideMark/>
          </w:tcPr>
          <w:p w14:paraId="36BC991F"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7C4B051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5E0AAEA1"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501CD4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CZ0213013</w:t>
            </w:r>
          </w:p>
        </w:tc>
        <w:tc>
          <w:tcPr>
            <w:tcW w:w="3675" w:type="dxa"/>
            <w:tcBorders>
              <w:top w:val="nil"/>
              <w:left w:val="nil"/>
              <w:bottom w:val="single" w:sz="4" w:space="0" w:color="auto"/>
              <w:right w:val="single" w:sz="4" w:space="0" w:color="auto"/>
            </w:tcBorders>
            <w:shd w:val="clear" w:color="000000" w:fill="FFFFFF"/>
            <w:noWrap/>
            <w:vAlign w:val="bottom"/>
            <w:hideMark/>
          </w:tcPr>
          <w:p w14:paraId="212E074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Březnice - Oblouček</w:t>
            </w:r>
          </w:p>
        </w:tc>
        <w:tc>
          <w:tcPr>
            <w:tcW w:w="2409" w:type="dxa"/>
            <w:tcBorders>
              <w:top w:val="nil"/>
              <w:left w:val="nil"/>
              <w:bottom w:val="single" w:sz="4" w:space="0" w:color="auto"/>
              <w:right w:val="single" w:sz="4" w:space="0" w:color="auto"/>
            </w:tcBorders>
            <w:shd w:val="clear" w:color="000000" w:fill="FFFFFF"/>
            <w:noWrap/>
            <w:vAlign w:val="bottom"/>
            <w:hideMark/>
          </w:tcPr>
          <w:p w14:paraId="7DDABFE7"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4C01043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6843319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ADA46B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CZ0213017</w:t>
            </w:r>
          </w:p>
        </w:tc>
        <w:tc>
          <w:tcPr>
            <w:tcW w:w="3675" w:type="dxa"/>
            <w:tcBorders>
              <w:top w:val="nil"/>
              <w:left w:val="nil"/>
              <w:bottom w:val="single" w:sz="4" w:space="0" w:color="auto"/>
              <w:right w:val="single" w:sz="4" w:space="0" w:color="auto"/>
            </w:tcBorders>
            <w:shd w:val="clear" w:color="000000" w:fill="FFFFFF"/>
            <w:noWrap/>
            <w:vAlign w:val="bottom"/>
            <w:hideMark/>
          </w:tcPr>
          <w:p w14:paraId="02D8518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Dražská Koupě</w:t>
            </w:r>
          </w:p>
        </w:tc>
        <w:tc>
          <w:tcPr>
            <w:tcW w:w="2409" w:type="dxa"/>
            <w:tcBorders>
              <w:top w:val="nil"/>
              <w:left w:val="nil"/>
              <w:bottom w:val="single" w:sz="4" w:space="0" w:color="auto"/>
              <w:right w:val="single" w:sz="4" w:space="0" w:color="auto"/>
            </w:tcBorders>
            <w:shd w:val="clear" w:color="000000" w:fill="FFFFFF"/>
            <w:noWrap/>
            <w:vAlign w:val="bottom"/>
            <w:hideMark/>
          </w:tcPr>
          <w:p w14:paraId="3FBC302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318F79D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40964602"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4D3001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CZ0213028</w:t>
            </w:r>
          </w:p>
        </w:tc>
        <w:tc>
          <w:tcPr>
            <w:tcW w:w="3675" w:type="dxa"/>
            <w:tcBorders>
              <w:top w:val="nil"/>
              <w:left w:val="nil"/>
              <w:bottom w:val="single" w:sz="4" w:space="0" w:color="auto"/>
              <w:right w:val="single" w:sz="4" w:space="0" w:color="auto"/>
            </w:tcBorders>
            <w:shd w:val="clear" w:color="000000" w:fill="FFFFFF"/>
            <w:noWrap/>
            <w:vAlign w:val="bottom"/>
            <w:hideMark/>
          </w:tcPr>
          <w:p w14:paraId="5DB76B1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Kalivody</w:t>
            </w:r>
          </w:p>
        </w:tc>
        <w:tc>
          <w:tcPr>
            <w:tcW w:w="2409" w:type="dxa"/>
            <w:tcBorders>
              <w:top w:val="nil"/>
              <w:left w:val="nil"/>
              <w:bottom w:val="single" w:sz="4" w:space="0" w:color="auto"/>
              <w:right w:val="single" w:sz="4" w:space="0" w:color="auto"/>
            </w:tcBorders>
            <w:shd w:val="clear" w:color="000000" w:fill="FFFFFF"/>
            <w:noWrap/>
            <w:vAlign w:val="bottom"/>
            <w:hideMark/>
          </w:tcPr>
          <w:p w14:paraId="609336A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0AA394F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128F6180"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0088DB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CZ0213029</w:t>
            </w:r>
          </w:p>
        </w:tc>
        <w:tc>
          <w:tcPr>
            <w:tcW w:w="3675" w:type="dxa"/>
            <w:tcBorders>
              <w:top w:val="nil"/>
              <w:left w:val="nil"/>
              <w:bottom w:val="single" w:sz="4" w:space="0" w:color="auto"/>
              <w:right w:val="single" w:sz="4" w:space="0" w:color="auto"/>
            </w:tcBorders>
            <w:shd w:val="clear" w:color="000000" w:fill="FFFFFF"/>
            <w:noWrap/>
            <w:vAlign w:val="bottom"/>
            <w:hideMark/>
          </w:tcPr>
          <w:p w14:paraId="4332BC1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Kalspot</w:t>
            </w:r>
          </w:p>
        </w:tc>
        <w:tc>
          <w:tcPr>
            <w:tcW w:w="2409" w:type="dxa"/>
            <w:tcBorders>
              <w:top w:val="nil"/>
              <w:left w:val="nil"/>
              <w:bottom w:val="single" w:sz="4" w:space="0" w:color="auto"/>
              <w:right w:val="single" w:sz="4" w:space="0" w:color="auto"/>
            </w:tcBorders>
            <w:shd w:val="clear" w:color="000000" w:fill="FFFFFF"/>
            <w:noWrap/>
            <w:vAlign w:val="bottom"/>
            <w:hideMark/>
          </w:tcPr>
          <w:p w14:paraId="0C679BAD"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7DCBE7F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035E569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19C32C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CZ0213038</w:t>
            </w:r>
          </w:p>
        </w:tc>
        <w:tc>
          <w:tcPr>
            <w:tcW w:w="3675" w:type="dxa"/>
            <w:tcBorders>
              <w:top w:val="nil"/>
              <w:left w:val="nil"/>
              <w:bottom w:val="single" w:sz="4" w:space="0" w:color="auto"/>
              <w:right w:val="single" w:sz="4" w:space="0" w:color="auto"/>
            </w:tcBorders>
            <w:shd w:val="clear" w:color="000000" w:fill="FFFFFF"/>
            <w:noWrap/>
            <w:vAlign w:val="bottom"/>
            <w:hideMark/>
          </w:tcPr>
          <w:p w14:paraId="00540C5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Kyšice - Kobyla</w:t>
            </w:r>
          </w:p>
        </w:tc>
        <w:tc>
          <w:tcPr>
            <w:tcW w:w="2409" w:type="dxa"/>
            <w:tcBorders>
              <w:top w:val="nil"/>
              <w:left w:val="nil"/>
              <w:bottom w:val="single" w:sz="4" w:space="0" w:color="auto"/>
              <w:right w:val="single" w:sz="4" w:space="0" w:color="auto"/>
            </w:tcBorders>
            <w:shd w:val="clear" w:color="000000" w:fill="FFFFFF"/>
            <w:noWrap/>
            <w:vAlign w:val="bottom"/>
            <w:hideMark/>
          </w:tcPr>
          <w:p w14:paraId="336AA44D"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1D2DDC0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4B58F04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52D20E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CZ0213047</w:t>
            </w:r>
          </w:p>
        </w:tc>
        <w:tc>
          <w:tcPr>
            <w:tcW w:w="3675" w:type="dxa"/>
            <w:tcBorders>
              <w:top w:val="nil"/>
              <w:left w:val="nil"/>
              <w:bottom w:val="single" w:sz="4" w:space="0" w:color="auto"/>
              <w:right w:val="single" w:sz="4" w:space="0" w:color="auto"/>
            </w:tcBorders>
            <w:shd w:val="clear" w:color="000000" w:fill="FFFFFF"/>
            <w:noWrap/>
            <w:vAlign w:val="bottom"/>
            <w:hideMark/>
          </w:tcPr>
          <w:p w14:paraId="3F54C27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Minartice</w:t>
            </w:r>
          </w:p>
        </w:tc>
        <w:tc>
          <w:tcPr>
            <w:tcW w:w="2409" w:type="dxa"/>
            <w:tcBorders>
              <w:top w:val="nil"/>
              <w:left w:val="nil"/>
              <w:bottom w:val="single" w:sz="4" w:space="0" w:color="auto"/>
              <w:right w:val="single" w:sz="4" w:space="0" w:color="auto"/>
            </w:tcBorders>
            <w:shd w:val="clear" w:color="000000" w:fill="FFFFFF"/>
            <w:noWrap/>
            <w:vAlign w:val="bottom"/>
            <w:hideMark/>
          </w:tcPr>
          <w:p w14:paraId="31B4588C"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EB5B11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4E51EBA0"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E0734C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CZ0213058</w:t>
            </w:r>
          </w:p>
        </w:tc>
        <w:tc>
          <w:tcPr>
            <w:tcW w:w="3675" w:type="dxa"/>
            <w:tcBorders>
              <w:top w:val="nil"/>
              <w:left w:val="nil"/>
              <w:bottom w:val="single" w:sz="4" w:space="0" w:color="auto"/>
              <w:right w:val="single" w:sz="4" w:space="0" w:color="auto"/>
            </w:tcBorders>
            <w:shd w:val="clear" w:color="000000" w:fill="FFFFFF"/>
            <w:noWrap/>
            <w:vAlign w:val="bottom"/>
            <w:hideMark/>
          </w:tcPr>
          <w:p w14:paraId="6581883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Lom na Plachtě</w:t>
            </w:r>
          </w:p>
        </w:tc>
        <w:tc>
          <w:tcPr>
            <w:tcW w:w="2409" w:type="dxa"/>
            <w:tcBorders>
              <w:top w:val="nil"/>
              <w:left w:val="nil"/>
              <w:bottom w:val="single" w:sz="4" w:space="0" w:color="auto"/>
              <w:right w:val="single" w:sz="4" w:space="0" w:color="auto"/>
            </w:tcBorders>
            <w:shd w:val="clear" w:color="000000" w:fill="FFFFFF"/>
            <w:noWrap/>
            <w:vAlign w:val="bottom"/>
            <w:hideMark/>
          </w:tcPr>
          <w:p w14:paraId="3553ADD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6405D8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10D4366C"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7C9273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CZ0213061</w:t>
            </w:r>
          </w:p>
        </w:tc>
        <w:tc>
          <w:tcPr>
            <w:tcW w:w="3675" w:type="dxa"/>
            <w:tcBorders>
              <w:top w:val="nil"/>
              <w:left w:val="nil"/>
              <w:bottom w:val="single" w:sz="4" w:space="0" w:color="auto"/>
              <w:right w:val="single" w:sz="4" w:space="0" w:color="auto"/>
            </w:tcBorders>
            <w:shd w:val="clear" w:color="000000" w:fill="FFFFFF"/>
            <w:noWrap/>
            <w:vAlign w:val="bottom"/>
            <w:hideMark/>
          </w:tcPr>
          <w:p w14:paraId="3AF1B3B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Týnecké mokřiny</w:t>
            </w:r>
          </w:p>
        </w:tc>
        <w:tc>
          <w:tcPr>
            <w:tcW w:w="2409" w:type="dxa"/>
            <w:tcBorders>
              <w:top w:val="nil"/>
              <w:left w:val="nil"/>
              <w:bottom w:val="single" w:sz="4" w:space="0" w:color="auto"/>
              <w:right w:val="single" w:sz="4" w:space="0" w:color="auto"/>
            </w:tcBorders>
            <w:shd w:val="clear" w:color="000000" w:fill="FFFFFF"/>
            <w:noWrap/>
            <w:vAlign w:val="bottom"/>
            <w:hideMark/>
          </w:tcPr>
          <w:p w14:paraId="6587FAF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CB4029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4CAF78A4"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8387F5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CZ0213064</w:t>
            </w:r>
          </w:p>
        </w:tc>
        <w:tc>
          <w:tcPr>
            <w:tcW w:w="3675" w:type="dxa"/>
            <w:tcBorders>
              <w:top w:val="nil"/>
              <w:left w:val="nil"/>
              <w:bottom w:val="single" w:sz="4" w:space="0" w:color="auto"/>
              <w:right w:val="single" w:sz="4" w:space="0" w:color="auto"/>
            </w:tcBorders>
            <w:shd w:val="clear" w:color="000000" w:fill="FFFFFF"/>
            <w:noWrap/>
            <w:vAlign w:val="bottom"/>
            <w:hideMark/>
          </w:tcPr>
          <w:p w14:paraId="6A7ADA1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Rožmitál pod Třemšínem</w:t>
            </w:r>
          </w:p>
        </w:tc>
        <w:tc>
          <w:tcPr>
            <w:tcW w:w="2409" w:type="dxa"/>
            <w:tcBorders>
              <w:top w:val="nil"/>
              <w:left w:val="nil"/>
              <w:bottom w:val="single" w:sz="4" w:space="0" w:color="auto"/>
              <w:right w:val="single" w:sz="4" w:space="0" w:color="auto"/>
            </w:tcBorders>
            <w:shd w:val="clear" w:color="000000" w:fill="FFFFFF"/>
            <w:noWrap/>
            <w:vAlign w:val="bottom"/>
            <w:hideMark/>
          </w:tcPr>
          <w:p w14:paraId="060E87BF"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767A4B8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5</w:t>
            </w:r>
          </w:p>
        </w:tc>
      </w:tr>
      <w:tr w:rsidR="00054F63" w:rsidRPr="00054F63" w14:paraId="49122CA7"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2B4114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CZ0213066</w:t>
            </w:r>
          </w:p>
        </w:tc>
        <w:tc>
          <w:tcPr>
            <w:tcW w:w="3675" w:type="dxa"/>
            <w:tcBorders>
              <w:top w:val="nil"/>
              <w:left w:val="nil"/>
              <w:bottom w:val="single" w:sz="4" w:space="0" w:color="auto"/>
              <w:right w:val="single" w:sz="4" w:space="0" w:color="auto"/>
            </w:tcBorders>
            <w:shd w:val="clear" w:color="000000" w:fill="FFFFFF"/>
            <w:noWrap/>
            <w:vAlign w:val="bottom"/>
            <w:hideMark/>
          </w:tcPr>
          <w:p w14:paraId="5106D71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Rybník Vočert a Lazy</w:t>
            </w:r>
          </w:p>
        </w:tc>
        <w:tc>
          <w:tcPr>
            <w:tcW w:w="2409" w:type="dxa"/>
            <w:tcBorders>
              <w:top w:val="nil"/>
              <w:left w:val="nil"/>
              <w:bottom w:val="single" w:sz="4" w:space="0" w:color="auto"/>
              <w:right w:val="single" w:sz="4" w:space="0" w:color="auto"/>
            </w:tcBorders>
            <w:shd w:val="clear" w:color="000000" w:fill="FFFFFF"/>
            <w:noWrap/>
            <w:vAlign w:val="bottom"/>
            <w:hideMark/>
          </w:tcPr>
          <w:p w14:paraId="0E77279E"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0C3785B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3DA02475"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947D4B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CZ0213071</w:t>
            </w:r>
          </w:p>
        </w:tc>
        <w:tc>
          <w:tcPr>
            <w:tcW w:w="3675" w:type="dxa"/>
            <w:tcBorders>
              <w:top w:val="nil"/>
              <w:left w:val="nil"/>
              <w:bottom w:val="single" w:sz="4" w:space="0" w:color="auto"/>
              <w:right w:val="single" w:sz="4" w:space="0" w:color="auto"/>
            </w:tcBorders>
            <w:shd w:val="clear" w:color="000000" w:fill="FFFFFF"/>
            <w:noWrap/>
            <w:vAlign w:val="bottom"/>
            <w:hideMark/>
          </w:tcPr>
          <w:p w14:paraId="33B8465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Slavkov</w:t>
            </w:r>
          </w:p>
        </w:tc>
        <w:tc>
          <w:tcPr>
            <w:tcW w:w="2409" w:type="dxa"/>
            <w:tcBorders>
              <w:top w:val="nil"/>
              <w:left w:val="nil"/>
              <w:bottom w:val="single" w:sz="4" w:space="0" w:color="auto"/>
              <w:right w:val="single" w:sz="4" w:space="0" w:color="auto"/>
            </w:tcBorders>
            <w:shd w:val="clear" w:color="000000" w:fill="FFFFFF"/>
            <w:noWrap/>
            <w:vAlign w:val="bottom"/>
            <w:hideMark/>
          </w:tcPr>
          <w:p w14:paraId="3F6FA451"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38FF850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CED1EC9"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3A3631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CZ0213077</w:t>
            </w:r>
          </w:p>
        </w:tc>
        <w:tc>
          <w:tcPr>
            <w:tcW w:w="3675" w:type="dxa"/>
            <w:tcBorders>
              <w:top w:val="nil"/>
              <w:left w:val="nil"/>
              <w:bottom w:val="single" w:sz="4" w:space="0" w:color="auto"/>
              <w:right w:val="single" w:sz="4" w:space="0" w:color="auto"/>
            </w:tcBorders>
            <w:shd w:val="clear" w:color="000000" w:fill="FFFFFF"/>
            <w:noWrap/>
            <w:vAlign w:val="bottom"/>
            <w:hideMark/>
          </w:tcPr>
          <w:p w14:paraId="6E1D20E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Suchdolský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6E832211"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7BEC73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7BB95A5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FC2D96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CZ0213081</w:t>
            </w:r>
          </w:p>
        </w:tc>
        <w:tc>
          <w:tcPr>
            <w:tcW w:w="3675" w:type="dxa"/>
            <w:tcBorders>
              <w:top w:val="nil"/>
              <w:left w:val="nil"/>
              <w:bottom w:val="single" w:sz="4" w:space="0" w:color="auto"/>
              <w:right w:val="single" w:sz="4" w:space="0" w:color="auto"/>
            </w:tcBorders>
            <w:shd w:val="clear" w:color="000000" w:fill="FFFFFF"/>
            <w:noWrap/>
            <w:vAlign w:val="bottom"/>
            <w:hideMark/>
          </w:tcPr>
          <w:p w14:paraId="111A990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Vápenické jezero</w:t>
            </w:r>
          </w:p>
        </w:tc>
        <w:tc>
          <w:tcPr>
            <w:tcW w:w="2409" w:type="dxa"/>
            <w:tcBorders>
              <w:top w:val="nil"/>
              <w:left w:val="nil"/>
              <w:bottom w:val="single" w:sz="4" w:space="0" w:color="auto"/>
              <w:right w:val="single" w:sz="4" w:space="0" w:color="auto"/>
            </w:tcBorders>
            <w:shd w:val="clear" w:color="000000" w:fill="FFFFFF"/>
            <w:noWrap/>
            <w:vAlign w:val="bottom"/>
            <w:hideMark/>
          </w:tcPr>
          <w:p w14:paraId="446DC197"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41A8971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62AAC798"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0CCC28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CZ0213082</w:t>
            </w:r>
          </w:p>
        </w:tc>
        <w:tc>
          <w:tcPr>
            <w:tcW w:w="3675" w:type="dxa"/>
            <w:tcBorders>
              <w:top w:val="nil"/>
              <w:left w:val="nil"/>
              <w:bottom w:val="single" w:sz="4" w:space="0" w:color="auto"/>
              <w:right w:val="single" w:sz="4" w:space="0" w:color="auto"/>
            </w:tcBorders>
            <w:shd w:val="clear" w:color="000000" w:fill="FFFFFF"/>
            <w:noWrap/>
            <w:vAlign w:val="bottom"/>
            <w:hideMark/>
          </w:tcPr>
          <w:p w14:paraId="1A4EC08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Velký Raputovský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5A3CE9F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DE76F6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1B15E014"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CB7FD2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CZ0213082</w:t>
            </w:r>
          </w:p>
        </w:tc>
        <w:tc>
          <w:tcPr>
            <w:tcW w:w="3675" w:type="dxa"/>
            <w:tcBorders>
              <w:top w:val="nil"/>
              <w:left w:val="nil"/>
              <w:bottom w:val="single" w:sz="4" w:space="0" w:color="auto"/>
              <w:right w:val="single" w:sz="4" w:space="0" w:color="auto"/>
            </w:tcBorders>
            <w:shd w:val="clear" w:color="000000" w:fill="FFFFFF"/>
            <w:noWrap/>
            <w:vAlign w:val="bottom"/>
            <w:hideMark/>
          </w:tcPr>
          <w:p w14:paraId="49772FA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Velký Raputovský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7C6B46B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A84FE2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4EBC9C65"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142199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CZ0213084</w:t>
            </w:r>
          </w:p>
        </w:tc>
        <w:tc>
          <w:tcPr>
            <w:tcW w:w="3675" w:type="dxa"/>
            <w:tcBorders>
              <w:top w:val="nil"/>
              <w:left w:val="nil"/>
              <w:bottom w:val="single" w:sz="4" w:space="0" w:color="auto"/>
              <w:right w:val="single" w:sz="4" w:space="0" w:color="auto"/>
            </w:tcBorders>
            <w:shd w:val="clear" w:color="000000" w:fill="FFFFFF"/>
            <w:noWrap/>
            <w:vAlign w:val="bottom"/>
            <w:hideMark/>
          </w:tcPr>
          <w:p w14:paraId="4FDB68E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Vlčkovice - Dubský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2F552E1B"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71D68BC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6D8FA972"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4C89F8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CZ0213086</w:t>
            </w:r>
          </w:p>
        </w:tc>
        <w:tc>
          <w:tcPr>
            <w:tcW w:w="3675" w:type="dxa"/>
            <w:tcBorders>
              <w:top w:val="nil"/>
              <w:left w:val="nil"/>
              <w:bottom w:val="single" w:sz="4" w:space="0" w:color="auto"/>
              <w:right w:val="single" w:sz="4" w:space="0" w:color="auto"/>
            </w:tcBorders>
            <w:shd w:val="clear" w:color="000000" w:fill="FFFFFF"/>
            <w:noWrap/>
            <w:vAlign w:val="bottom"/>
            <w:hideMark/>
          </w:tcPr>
          <w:p w14:paraId="0F9D4A9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Aglaia</w:t>
            </w:r>
          </w:p>
        </w:tc>
        <w:tc>
          <w:tcPr>
            <w:tcW w:w="2409" w:type="dxa"/>
            <w:tcBorders>
              <w:top w:val="nil"/>
              <w:left w:val="nil"/>
              <w:bottom w:val="single" w:sz="4" w:space="0" w:color="auto"/>
              <w:right w:val="single" w:sz="4" w:space="0" w:color="auto"/>
            </w:tcBorders>
            <w:shd w:val="clear" w:color="000000" w:fill="FFFFFF"/>
            <w:noWrap/>
            <w:vAlign w:val="bottom"/>
            <w:hideMark/>
          </w:tcPr>
          <w:p w14:paraId="2043A4C7"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5E152DE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9</w:t>
            </w:r>
          </w:p>
        </w:tc>
      </w:tr>
      <w:tr w:rsidR="00054F63" w:rsidRPr="00054F63" w14:paraId="3B922684"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B647E2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CZ0213512</w:t>
            </w:r>
          </w:p>
        </w:tc>
        <w:tc>
          <w:tcPr>
            <w:tcW w:w="3675" w:type="dxa"/>
            <w:tcBorders>
              <w:top w:val="nil"/>
              <w:left w:val="nil"/>
              <w:bottom w:val="single" w:sz="4" w:space="0" w:color="auto"/>
              <w:right w:val="single" w:sz="4" w:space="0" w:color="auto"/>
            </w:tcBorders>
            <w:shd w:val="clear" w:color="000000" w:fill="FFFFFF"/>
            <w:noWrap/>
            <w:vAlign w:val="bottom"/>
            <w:hideMark/>
          </w:tcPr>
          <w:p w14:paraId="1947EB2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Skočová - pískovna</w:t>
            </w:r>
          </w:p>
        </w:tc>
        <w:tc>
          <w:tcPr>
            <w:tcW w:w="2409" w:type="dxa"/>
            <w:tcBorders>
              <w:top w:val="nil"/>
              <w:left w:val="nil"/>
              <w:bottom w:val="single" w:sz="4" w:space="0" w:color="auto"/>
              <w:right w:val="single" w:sz="4" w:space="0" w:color="auto"/>
            </w:tcBorders>
            <w:shd w:val="clear" w:color="000000" w:fill="FFFFFF"/>
            <w:noWrap/>
            <w:vAlign w:val="bottom"/>
            <w:hideMark/>
          </w:tcPr>
          <w:p w14:paraId="7714A987"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6EB89DF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5561740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0DC589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CZ0213783</w:t>
            </w:r>
          </w:p>
        </w:tc>
        <w:tc>
          <w:tcPr>
            <w:tcW w:w="3675" w:type="dxa"/>
            <w:tcBorders>
              <w:top w:val="nil"/>
              <w:left w:val="nil"/>
              <w:bottom w:val="single" w:sz="4" w:space="0" w:color="auto"/>
              <w:right w:val="single" w:sz="4" w:space="0" w:color="auto"/>
            </w:tcBorders>
            <w:shd w:val="clear" w:color="000000" w:fill="FFFFFF"/>
            <w:noWrap/>
            <w:vAlign w:val="bottom"/>
            <w:hideMark/>
          </w:tcPr>
          <w:p w14:paraId="503E788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Felbabka</w:t>
            </w:r>
          </w:p>
        </w:tc>
        <w:tc>
          <w:tcPr>
            <w:tcW w:w="2409" w:type="dxa"/>
            <w:tcBorders>
              <w:top w:val="nil"/>
              <w:left w:val="nil"/>
              <w:bottom w:val="single" w:sz="4" w:space="0" w:color="auto"/>
              <w:right w:val="single" w:sz="4" w:space="0" w:color="auto"/>
            </w:tcBorders>
            <w:shd w:val="clear" w:color="000000" w:fill="FFFFFF"/>
            <w:noWrap/>
            <w:vAlign w:val="bottom"/>
            <w:hideMark/>
          </w:tcPr>
          <w:p w14:paraId="07A1F82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6BB9E3B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1F91AEC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6AD830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CZ0213784</w:t>
            </w:r>
          </w:p>
        </w:tc>
        <w:tc>
          <w:tcPr>
            <w:tcW w:w="3675" w:type="dxa"/>
            <w:tcBorders>
              <w:top w:val="nil"/>
              <w:left w:val="nil"/>
              <w:bottom w:val="single" w:sz="4" w:space="0" w:color="auto"/>
              <w:right w:val="single" w:sz="4" w:space="0" w:color="auto"/>
            </w:tcBorders>
            <w:shd w:val="clear" w:color="000000" w:fill="FFFFFF"/>
            <w:noWrap/>
            <w:vAlign w:val="bottom"/>
            <w:hideMark/>
          </w:tcPr>
          <w:p w14:paraId="1988131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Horní a Dolní obděnický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145001CA"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5C6165F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5</w:t>
            </w:r>
          </w:p>
        </w:tc>
      </w:tr>
      <w:tr w:rsidR="00054F63" w:rsidRPr="00054F63" w14:paraId="10D08BF1"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2EB511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CZ0213785</w:t>
            </w:r>
          </w:p>
        </w:tc>
        <w:tc>
          <w:tcPr>
            <w:tcW w:w="3675" w:type="dxa"/>
            <w:tcBorders>
              <w:top w:val="nil"/>
              <w:left w:val="nil"/>
              <w:bottom w:val="single" w:sz="4" w:space="0" w:color="auto"/>
              <w:right w:val="single" w:sz="4" w:space="0" w:color="auto"/>
            </w:tcBorders>
            <w:shd w:val="clear" w:color="000000" w:fill="FFFFFF"/>
            <w:noWrap/>
            <w:vAlign w:val="bottom"/>
            <w:hideMark/>
          </w:tcPr>
          <w:p w14:paraId="0893247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Horní solopyský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0FEBCBA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3F0328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569ADB5C"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B9556E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CZ0213787</w:t>
            </w:r>
          </w:p>
        </w:tc>
        <w:tc>
          <w:tcPr>
            <w:tcW w:w="3675" w:type="dxa"/>
            <w:tcBorders>
              <w:top w:val="nil"/>
              <w:left w:val="nil"/>
              <w:bottom w:val="single" w:sz="4" w:space="0" w:color="auto"/>
              <w:right w:val="single" w:sz="4" w:space="0" w:color="auto"/>
            </w:tcBorders>
            <w:shd w:val="clear" w:color="000000" w:fill="FFFFFF"/>
            <w:noWrap/>
            <w:vAlign w:val="bottom"/>
            <w:hideMark/>
          </w:tcPr>
          <w:p w14:paraId="1B34625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Hrachoviště</w:t>
            </w:r>
          </w:p>
        </w:tc>
        <w:tc>
          <w:tcPr>
            <w:tcW w:w="2409" w:type="dxa"/>
            <w:tcBorders>
              <w:top w:val="nil"/>
              <w:left w:val="nil"/>
              <w:bottom w:val="single" w:sz="4" w:space="0" w:color="auto"/>
              <w:right w:val="single" w:sz="4" w:space="0" w:color="auto"/>
            </w:tcBorders>
            <w:shd w:val="clear" w:color="000000" w:fill="FFFFFF"/>
            <w:noWrap/>
            <w:vAlign w:val="bottom"/>
            <w:hideMark/>
          </w:tcPr>
          <w:p w14:paraId="43AC9B5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4FCF166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05150BD6"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DDE3AE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CZ0213789</w:t>
            </w:r>
          </w:p>
        </w:tc>
        <w:tc>
          <w:tcPr>
            <w:tcW w:w="3675" w:type="dxa"/>
            <w:tcBorders>
              <w:top w:val="nil"/>
              <w:left w:val="nil"/>
              <w:bottom w:val="single" w:sz="4" w:space="0" w:color="auto"/>
              <w:right w:val="single" w:sz="4" w:space="0" w:color="auto"/>
            </w:tcBorders>
            <w:shd w:val="clear" w:color="000000" w:fill="FFFFFF"/>
            <w:noWrap/>
            <w:vAlign w:val="bottom"/>
            <w:hideMark/>
          </w:tcPr>
          <w:p w14:paraId="2185972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Jablonná - mokřad</w:t>
            </w:r>
          </w:p>
        </w:tc>
        <w:tc>
          <w:tcPr>
            <w:tcW w:w="2409" w:type="dxa"/>
            <w:tcBorders>
              <w:top w:val="nil"/>
              <w:left w:val="nil"/>
              <w:bottom w:val="single" w:sz="4" w:space="0" w:color="auto"/>
              <w:right w:val="single" w:sz="4" w:space="0" w:color="auto"/>
            </w:tcBorders>
            <w:shd w:val="clear" w:color="000000" w:fill="FFFFFF"/>
            <w:noWrap/>
            <w:vAlign w:val="bottom"/>
            <w:hideMark/>
          </w:tcPr>
          <w:p w14:paraId="1D040BE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3F49963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43528210"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373BF4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CZ0213790</w:t>
            </w:r>
          </w:p>
        </w:tc>
        <w:tc>
          <w:tcPr>
            <w:tcW w:w="3675" w:type="dxa"/>
            <w:tcBorders>
              <w:top w:val="nil"/>
              <w:left w:val="nil"/>
              <w:bottom w:val="single" w:sz="4" w:space="0" w:color="auto"/>
              <w:right w:val="single" w:sz="4" w:space="0" w:color="auto"/>
            </w:tcBorders>
            <w:shd w:val="clear" w:color="000000" w:fill="FFFFFF"/>
            <w:noWrap/>
            <w:vAlign w:val="bottom"/>
            <w:hideMark/>
          </w:tcPr>
          <w:p w14:paraId="5A7DB28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Javůrek</w:t>
            </w:r>
          </w:p>
        </w:tc>
        <w:tc>
          <w:tcPr>
            <w:tcW w:w="2409" w:type="dxa"/>
            <w:tcBorders>
              <w:top w:val="nil"/>
              <w:left w:val="nil"/>
              <w:bottom w:val="single" w:sz="4" w:space="0" w:color="auto"/>
              <w:right w:val="single" w:sz="4" w:space="0" w:color="auto"/>
            </w:tcBorders>
            <w:shd w:val="clear" w:color="000000" w:fill="FFFFFF"/>
            <w:noWrap/>
            <w:vAlign w:val="bottom"/>
            <w:hideMark/>
          </w:tcPr>
          <w:p w14:paraId="2337A81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2937235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3BE96C62"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F547D0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CZ0213791</w:t>
            </w:r>
          </w:p>
        </w:tc>
        <w:tc>
          <w:tcPr>
            <w:tcW w:w="3675" w:type="dxa"/>
            <w:tcBorders>
              <w:top w:val="nil"/>
              <w:left w:val="nil"/>
              <w:bottom w:val="single" w:sz="4" w:space="0" w:color="auto"/>
              <w:right w:val="single" w:sz="4" w:space="0" w:color="auto"/>
            </w:tcBorders>
            <w:shd w:val="clear" w:color="000000" w:fill="FFFFFF"/>
            <w:noWrap/>
            <w:vAlign w:val="bottom"/>
            <w:hideMark/>
          </w:tcPr>
          <w:p w14:paraId="774D278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Jezera</w:t>
            </w:r>
          </w:p>
        </w:tc>
        <w:tc>
          <w:tcPr>
            <w:tcW w:w="2409" w:type="dxa"/>
            <w:tcBorders>
              <w:top w:val="nil"/>
              <w:left w:val="nil"/>
              <w:bottom w:val="single" w:sz="4" w:space="0" w:color="auto"/>
              <w:right w:val="single" w:sz="4" w:space="0" w:color="auto"/>
            </w:tcBorders>
            <w:shd w:val="clear" w:color="000000" w:fill="FFFFFF"/>
            <w:noWrap/>
            <w:vAlign w:val="bottom"/>
            <w:hideMark/>
          </w:tcPr>
          <w:p w14:paraId="65F1F91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0EED2D2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7CD534C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4EFCF2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CZ0213794</w:t>
            </w:r>
          </w:p>
        </w:tc>
        <w:tc>
          <w:tcPr>
            <w:tcW w:w="3675" w:type="dxa"/>
            <w:tcBorders>
              <w:top w:val="nil"/>
              <w:left w:val="nil"/>
              <w:bottom w:val="single" w:sz="4" w:space="0" w:color="auto"/>
              <w:right w:val="single" w:sz="4" w:space="0" w:color="auto"/>
            </w:tcBorders>
            <w:shd w:val="clear" w:color="000000" w:fill="FFFFFF"/>
            <w:noWrap/>
            <w:vAlign w:val="bottom"/>
            <w:hideMark/>
          </w:tcPr>
          <w:p w14:paraId="7EEC00E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Kerské rybníčky</w:t>
            </w:r>
          </w:p>
        </w:tc>
        <w:tc>
          <w:tcPr>
            <w:tcW w:w="2409" w:type="dxa"/>
            <w:tcBorders>
              <w:top w:val="nil"/>
              <w:left w:val="nil"/>
              <w:bottom w:val="single" w:sz="4" w:space="0" w:color="auto"/>
              <w:right w:val="single" w:sz="4" w:space="0" w:color="auto"/>
            </w:tcBorders>
            <w:shd w:val="clear" w:color="000000" w:fill="FFFFFF"/>
            <w:noWrap/>
            <w:vAlign w:val="bottom"/>
            <w:hideMark/>
          </w:tcPr>
          <w:p w14:paraId="3EEBC56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7600193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6F4869B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A571E8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CZ0213822</w:t>
            </w:r>
          </w:p>
        </w:tc>
        <w:tc>
          <w:tcPr>
            <w:tcW w:w="3675" w:type="dxa"/>
            <w:tcBorders>
              <w:top w:val="nil"/>
              <w:left w:val="nil"/>
              <w:bottom w:val="single" w:sz="4" w:space="0" w:color="auto"/>
              <w:right w:val="single" w:sz="4" w:space="0" w:color="auto"/>
            </w:tcBorders>
            <w:shd w:val="clear" w:color="000000" w:fill="FFFFFF"/>
            <w:noWrap/>
            <w:vAlign w:val="bottom"/>
            <w:hideMark/>
          </w:tcPr>
          <w:p w14:paraId="1B39C46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 Hlinišťatech</w:t>
            </w:r>
          </w:p>
        </w:tc>
        <w:tc>
          <w:tcPr>
            <w:tcW w:w="2409" w:type="dxa"/>
            <w:tcBorders>
              <w:top w:val="nil"/>
              <w:left w:val="nil"/>
              <w:bottom w:val="single" w:sz="4" w:space="0" w:color="auto"/>
              <w:right w:val="single" w:sz="4" w:space="0" w:color="auto"/>
            </w:tcBorders>
            <w:shd w:val="clear" w:color="000000" w:fill="FFFFFF"/>
            <w:noWrap/>
            <w:vAlign w:val="bottom"/>
            <w:hideMark/>
          </w:tcPr>
          <w:p w14:paraId="122F99B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4728476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0BE7B290"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80DC61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CZ0213822</w:t>
            </w:r>
          </w:p>
        </w:tc>
        <w:tc>
          <w:tcPr>
            <w:tcW w:w="3675" w:type="dxa"/>
            <w:tcBorders>
              <w:top w:val="nil"/>
              <w:left w:val="nil"/>
              <w:bottom w:val="single" w:sz="4" w:space="0" w:color="auto"/>
              <w:right w:val="single" w:sz="4" w:space="0" w:color="auto"/>
            </w:tcBorders>
            <w:shd w:val="clear" w:color="000000" w:fill="FFFFFF"/>
            <w:noWrap/>
            <w:vAlign w:val="bottom"/>
            <w:hideMark/>
          </w:tcPr>
          <w:p w14:paraId="5375240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 Hlinišťatech</w:t>
            </w:r>
          </w:p>
        </w:tc>
        <w:tc>
          <w:tcPr>
            <w:tcW w:w="2409" w:type="dxa"/>
            <w:tcBorders>
              <w:top w:val="nil"/>
              <w:left w:val="nil"/>
              <w:bottom w:val="single" w:sz="4" w:space="0" w:color="auto"/>
              <w:right w:val="single" w:sz="4" w:space="0" w:color="auto"/>
            </w:tcBorders>
            <w:shd w:val="clear" w:color="000000" w:fill="FFFFFF"/>
            <w:noWrap/>
            <w:vAlign w:val="bottom"/>
            <w:hideMark/>
          </w:tcPr>
          <w:p w14:paraId="4FF3881E"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4CB9B87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71D6D9B6"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2B9EA4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CZ0214006</w:t>
            </w:r>
          </w:p>
        </w:tc>
        <w:tc>
          <w:tcPr>
            <w:tcW w:w="3675" w:type="dxa"/>
            <w:tcBorders>
              <w:top w:val="nil"/>
              <w:left w:val="nil"/>
              <w:bottom w:val="single" w:sz="4" w:space="0" w:color="auto"/>
              <w:right w:val="single" w:sz="4" w:space="0" w:color="auto"/>
            </w:tcBorders>
            <w:shd w:val="clear" w:color="000000" w:fill="FFFFFF"/>
            <w:noWrap/>
            <w:vAlign w:val="bottom"/>
            <w:hideMark/>
          </w:tcPr>
          <w:p w14:paraId="415E30F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Milovice - Mladá</w:t>
            </w:r>
          </w:p>
        </w:tc>
        <w:tc>
          <w:tcPr>
            <w:tcW w:w="2409" w:type="dxa"/>
            <w:tcBorders>
              <w:top w:val="nil"/>
              <w:left w:val="nil"/>
              <w:bottom w:val="single" w:sz="4" w:space="0" w:color="auto"/>
              <w:right w:val="single" w:sz="4" w:space="0" w:color="auto"/>
            </w:tcBorders>
            <w:shd w:val="clear" w:color="000000" w:fill="FFFFFF"/>
            <w:noWrap/>
            <w:vAlign w:val="bottom"/>
            <w:hideMark/>
          </w:tcPr>
          <w:p w14:paraId="558A296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063704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34641540"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A6B025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CZ0214007</w:t>
            </w:r>
          </w:p>
        </w:tc>
        <w:tc>
          <w:tcPr>
            <w:tcW w:w="3675" w:type="dxa"/>
            <w:tcBorders>
              <w:top w:val="nil"/>
              <w:left w:val="nil"/>
              <w:bottom w:val="single" w:sz="4" w:space="0" w:color="auto"/>
              <w:right w:val="single" w:sz="4" w:space="0" w:color="auto"/>
            </w:tcBorders>
            <w:shd w:val="clear" w:color="000000" w:fill="FFFFFF"/>
            <w:noWrap/>
            <w:vAlign w:val="bottom"/>
            <w:hideMark/>
          </w:tcPr>
          <w:p w14:paraId="5646B5A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Káraný - Hrbáčkovy tůně</w:t>
            </w:r>
          </w:p>
        </w:tc>
        <w:tc>
          <w:tcPr>
            <w:tcW w:w="2409" w:type="dxa"/>
            <w:tcBorders>
              <w:top w:val="nil"/>
              <w:left w:val="nil"/>
              <w:bottom w:val="single" w:sz="4" w:space="0" w:color="auto"/>
              <w:right w:val="single" w:sz="4" w:space="0" w:color="auto"/>
            </w:tcBorders>
            <w:shd w:val="clear" w:color="000000" w:fill="FFFFFF"/>
            <w:noWrap/>
            <w:vAlign w:val="bottom"/>
            <w:hideMark/>
          </w:tcPr>
          <w:p w14:paraId="71B48C6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67B547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11</w:t>
            </w:r>
          </w:p>
        </w:tc>
      </w:tr>
      <w:tr w:rsidR="00054F63" w:rsidRPr="00054F63" w14:paraId="1B29B9B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E8FFEA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CZ0214009</w:t>
            </w:r>
          </w:p>
        </w:tc>
        <w:tc>
          <w:tcPr>
            <w:tcW w:w="3675" w:type="dxa"/>
            <w:tcBorders>
              <w:top w:val="nil"/>
              <w:left w:val="nil"/>
              <w:bottom w:val="single" w:sz="4" w:space="0" w:color="auto"/>
              <w:right w:val="single" w:sz="4" w:space="0" w:color="auto"/>
            </w:tcBorders>
            <w:shd w:val="clear" w:color="000000" w:fill="FFFFFF"/>
            <w:noWrap/>
            <w:vAlign w:val="bottom"/>
            <w:hideMark/>
          </w:tcPr>
          <w:p w14:paraId="752A4F8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Libické luhy</w:t>
            </w:r>
          </w:p>
        </w:tc>
        <w:tc>
          <w:tcPr>
            <w:tcW w:w="2409" w:type="dxa"/>
            <w:tcBorders>
              <w:top w:val="nil"/>
              <w:left w:val="nil"/>
              <w:bottom w:val="single" w:sz="4" w:space="0" w:color="auto"/>
              <w:right w:val="single" w:sz="4" w:space="0" w:color="auto"/>
            </w:tcBorders>
            <w:shd w:val="clear" w:color="000000" w:fill="FFFFFF"/>
            <w:noWrap/>
            <w:vAlign w:val="bottom"/>
            <w:hideMark/>
          </w:tcPr>
          <w:p w14:paraId="73399A5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03E2497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439CA2C2"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AC7817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CZ0214015</w:t>
            </w:r>
          </w:p>
        </w:tc>
        <w:tc>
          <w:tcPr>
            <w:tcW w:w="3675" w:type="dxa"/>
            <w:tcBorders>
              <w:top w:val="nil"/>
              <w:left w:val="nil"/>
              <w:bottom w:val="single" w:sz="4" w:space="0" w:color="auto"/>
              <w:right w:val="single" w:sz="4" w:space="0" w:color="auto"/>
            </w:tcBorders>
            <w:shd w:val="clear" w:color="000000" w:fill="FFFFFF"/>
            <w:noWrap/>
            <w:vAlign w:val="bottom"/>
            <w:hideMark/>
          </w:tcPr>
          <w:p w14:paraId="42BFA5F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Vůznice</w:t>
            </w:r>
          </w:p>
        </w:tc>
        <w:tc>
          <w:tcPr>
            <w:tcW w:w="2409" w:type="dxa"/>
            <w:tcBorders>
              <w:top w:val="nil"/>
              <w:left w:val="nil"/>
              <w:bottom w:val="single" w:sz="4" w:space="0" w:color="auto"/>
              <w:right w:val="single" w:sz="4" w:space="0" w:color="auto"/>
            </w:tcBorders>
            <w:shd w:val="clear" w:color="000000" w:fill="FFFFFF"/>
            <w:noWrap/>
            <w:vAlign w:val="bottom"/>
            <w:hideMark/>
          </w:tcPr>
          <w:p w14:paraId="4D4E39B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4D07E9A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137AFF2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B1CD18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CZ0313097</w:t>
            </w:r>
          </w:p>
        </w:tc>
        <w:tc>
          <w:tcPr>
            <w:tcW w:w="3675" w:type="dxa"/>
            <w:tcBorders>
              <w:top w:val="nil"/>
              <w:left w:val="nil"/>
              <w:bottom w:val="single" w:sz="4" w:space="0" w:color="auto"/>
              <w:right w:val="single" w:sz="4" w:space="0" w:color="auto"/>
            </w:tcBorders>
            <w:shd w:val="clear" w:color="000000" w:fill="FFFFFF"/>
            <w:noWrap/>
            <w:vAlign w:val="bottom"/>
            <w:hideMark/>
          </w:tcPr>
          <w:p w14:paraId="4BA00FB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Cepská pískovna a okolí</w:t>
            </w:r>
          </w:p>
        </w:tc>
        <w:tc>
          <w:tcPr>
            <w:tcW w:w="2409" w:type="dxa"/>
            <w:tcBorders>
              <w:top w:val="nil"/>
              <w:left w:val="nil"/>
              <w:bottom w:val="single" w:sz="4" w:space="0" w:color="auto"/>
              <w:right w:val="single" w:sz="4" w:space="0" w:color="auto"/>
            </w:tcBorders>
            <w:shd w:val="clear" w:color="000000" w:fill="FFFFFF"/>
            <w:noWrap/>
            <w:vAlign w:val="bottom"/>
            <w:hideMark/>
          </w:tcPr>
          <w:p w14:paraId="56871B1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1826619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4D367B6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09C3DF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CZ0313098</w:t>
            </w:r>
          </w:p>
        </w:tc>
        <w:tc>
          <w:tcPr>
            <w:tcW w:w="3675" w:type="dxa"/>
            <w:tcBorders>
              <w:top w:val="nil"/>
              <w:left w:val="nil"/>
              <w:bottom w:val="single" w:sz="4" w:space="0" w:color="auto"/>
              <w:right w:val="single" w:sz="4" w:space="0" w:color="auto"/>
            </w:tcBorders>
            <w:shd w:val="clear" w:color="000000" w:fill="FFFFFF"/>
            <w:noWrap/>
            <w:vAlign w:val="bottom"/>
            <w:hideMark/>
          </w:tcPr>
          <w:p w14:paraId="3501CD5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Hliníř - Ponědrážka</w:t>
            </w:r>
          </w:p>
        </w:tc>
        <w:tc>
          <w:tcPr>
            <w:tcW w:w="2409" w:type="dxa"/>
            <w:tcBorders>
              <w:top w:val="nil"/>
              <w:left w:val="nil"/>
              <w:bottom w:val="single" w:sz="4" w:space="0" w:color="auto"/>
              <w:right w:val="single" w:sz="4" w:space="0" w:color="auto"/>
            </w:tcBorders>
            <w:shd w:val="clear" w:color="000000" w:fill="FFFFFF"/>
            <w:noWrap/>
            <w:vAlign w:val="bottom"/>
            <w:hideMark/>
          </w:tcPr>
          <w:p w14:paraId="212EC39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1A125AE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6</w:t>
            </w:r>
          </w:p>
        </w:tc>
      </w:tr>
      <w:tr w:rsidR="00054F63" w:rsidRPr="00054F63" w14:paraId="0675B55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E29FC2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CZ0313103</w:t>
            </w:r>
          </w:p>
        </w:tc>
        <w:tc>
          <w:tcPr>
            <w:tcW w:w="3675" w:type="dxa"/>
            <w:tcBorders>
              <w:top w:val="nil"/>
              <w:left w:val="nil"/>
              <w:bottom w:val="single" w:sz="4" w:space="0" w:color="auto"/>
              <w:right w:val="single" w:sz="4" w:space="0" w:color="auto"/>
            </w:tcBorders>
            <w:shd w:val="clear" w:color="000000" w:fill="FFFFFF"/>
            <w:noWrap/>
            <w:vAlign w:val="bottom"/>
            <w:hideMark/>
          </w:tcPr>
          <w:p w14:paraId="6BBC6D0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Lom Skalka u Sepekova</w:t>
            </w:r>
          </w:p>
        </w:tc>
        <w:tc>
          <w:tcPr>
            <w:tcW w:w="2409" w:type="dxa"/>
            <w:tcBorders>
              <w:top w:val="nil"/>
              <w:left w:val="nil"/>
              <w:bottom w:val="single" w:sz="4" w:space="0" w:color="auto"/>
              <w:right w:val="single" w:sz="4" w:space="0" w:color="auto"/>
            </w:tcBorders>
            <w:shd w:val="clear" w:color="000000" w:fill="FFFFFF"/>
            <w:noWrap/>
            <w:vAlign w:val="bottom"/>
            <w:hideMark/>
          </w:tcPr>
          <w:p w14:paraId="36AF196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766E746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33496CC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CBBB87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CZ0313115</w:t>
            </w:r>
          </w:p>
        </w:tc>
        <w:tc>
          <w:tcPr>
            <w:tcW w:w="3675" w:type="dxa"/>
            <w:tcBorders>
              <w:top w:val="nil"/>
              <w:left w:val="nil"/>
              <w:bottom w:val="single" w:sz="4" w:space="0" w:color="auto"/>
              <w:right w:val="single" w:sz="4" w:space="0" w:color="auto"/>
            </w:tcBorders>
            <w:shd w:val="clear" w:color="000000" w:fill="FFFFFF"/>
            <w:noWrap/>
            <w:vAlign w:val="bottom"/>
            <w:hideMark/>
          </w:tcPr>
          <w:p w14:paraId="78A11EA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Boukal</w:t>
            </w:r>
          </w:p>
        </w:tc>
        <w:tc>
          <w:tcPr>
            <w:tcW w:w="2409" w:type="dxa"/>
            <w:tcBorders>
              <w:top w:val="nil"/>
              <w:left w:val="nil"/>
              <w:bottom w:val="single" w:sz="4" w:space="0" w:color="auto"/>
              <w:right w:val="single" w:sz="4" w:space="0" w:color="auto"/>
            </w:tcBorders>
            <w:shd w:val="clear" w:color="000000" w:fill="FFFFFF"/>
            <w:noWrap/>
            <w:vAlign w:val="bottom"/>
            <w:hideMark/>
          </w:tcPr>
          <w:p w14:paraId="5821A9BC"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E796CA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778BD19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2DFC82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CZ0313116</w:t>
            </w:r>
          </w:p>
        </w:tc>
        <w:tc>
          <w:tcPr>
            <w:tcW w:w="3675" w:type="dxa"/>
            <w:tcBorders>
              <w:top w:val="nil"/>
              <w:left w:val="nil"/>
              <w:bottom w:val="single" w:sz="4" w:space="0" w:color="auto"/>
              <w:right w:val="single" w:sz="4" w:space="0" w:color="auto"/>
            </w:tcBorders>
            <w:shd w:val="clear" w:color="000000" w:fill="FFFFFF"/>
            <w:noWrap/>
            <w:vAlign w:val="bottom"/>
            <w:hideMark/>
          </w:tcPr>
          <w:p w14:paraId="7E0EEF5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Radomilická mokřina</w:t>
            </w:r>
          </w:p>
        </w:tc>
        <w:tc>
          <w:tcPr>
            <w:tcW w:w="2409" w:type="dxa"/>
            <w:tcBorders>
              <w:top w:val="nil"/>
              <w:left w:val="nil"/>
              <w:bottom w:val="single" w:sz="4" w:space="0" w:color="auto"/>
              <w:right w:val="single" w:sz="4" w:space="0" w:color="auto"/>
            </w:tcBorders>
            <w:shd w:val="clear" w:color="000000" w:fill="FFFFFF"/>
            <w:noWrap/>
            <w:vAlign w:val="bottom"/>
            <w:hideMark/>
          </w:tcPr>
          <w:p w14:paraId="1E00AEA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B39129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034F231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9F5B0A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CZ0313119</w:t>
            </w:r>
          </w:p>
        </w:tc>
        <w:tc>
          <w:tcPr>
            <w:tcW w:w="3675" w:type="dxa"/>
            <w:tcBorders>
              <w:top w:val="nil"/>
              <w:left w:val="nil"/>
              <w:bottom w:val="single" w:sz="4" w:space="0" w:color="auto"/>
              <w:right w:val="single" w:sz="4" w:space="0" w:color="auto"/>
            </w:tcBorders>
            <w:shd w:val="clear" w:color="000000" w:fill="FFFFFF"/>
            <w:noWrap/>
            <w:vAlign w:val="bottom"/>
            <w:hideMark/>
          </w:tcPr>
          <w:p w14:paraId="7185F1A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Rašeliniště Radlice</w:t>
            </w:r>
          </w:p>
        </w:tc>
        <w:tc>
          <w:tcPr>
            <w:tcW w:w="2409" w:type="dxa"/>
            <w:tcBorders>
              <w:top w:val="nil"/>
              <w:left w:val="nil"/>
              <w:bottom w:val="single" w:sz="4" w:space="0" w:color="auto"/>
              <w:right w:val="single" w:sz="4" w:space="0" w:color="auto"/>
            </w:tcBorders>
            <w:shd w:val="clear" w:color="000000" w:fill="FFFFFF"/>
            <w:noWrap/>
            <w:vAlign w:val="bottom"/>
            <w:hideMark/>
          </w:tcPr>
          <w:p w14:paraId="3A951D8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059A161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062EF7E1"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E02DB7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CZ0313125</w:t>
            </w:r>
          </w:p>
        </w:tc>
        <w:tc>
          <w:tcPr>
            <w:tcW w:w="3675" w:type="dxa"/>
            <w:tcBorders>
              <w:top w:val="nil"/>
              <w:left w:val="nil"/>
              <w:bottom w:val="single" w:sz="4" w:space="0" w:color="auto"/>
              <w:right w:val="single" w:sz="4" w:space="0" w:color="auto"/>
            </w:tcBorders>
            <w:shd w:val="clear" w:color="000000" w:fill="FFFFFF"/>
            <w:noWrap/>
            <w:vAlign w:val="bottom"/>
            <w:hideMark/>
          </w:tcPr>
          <w:p w14:paraId="1EA9319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Tábor - Zahrádka</w:t>
            </w:r>
          </w:p>
        </w:tc>
        <w:tc>
          <w:tcPr>
            <w:tcW w:w="2409" w:type="dxa"/>
            <w:tcBorders>
              <w:top w:val="nil"/>
              <w:left w:val="nil"/>
              <w:bottom w:val="single" w:sz="4" w:space="0" w:color="auto"/>
              <w:right w:val="single" w:sz="4" w:space="0" w:color="auto"/>
            </w:tcBorders>
            <w:shd w:val="clear" w:color="000000" w:fill="FFFFFF"/>
            <w:noWrap/>
            <w:vAlign w:val="bottom"/>
            <w:hideMark/>
          </w:tcPr>
          <w:p w14:paraId="5BE0D096"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5AAEFD0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5</w:t>
            </w:r>
          </w:p>
        </w:tc>
      </w:tr>
      <w:tr w:rsidR="00054F63" w:rsidRPr="00054F63" w14:paraId="25551785"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2E8148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CZ0313134</w:t>
            </w:r>
          </w:p>
        </w:tc>
        <w:tc>
          <w:tcPr>
            <w:tcW w:w="3675" w:type="dxa"/>
            <w:tcBorders>
              <w:top w:val="nil"/>
              <w:left w:val="nil"/>
              <w:bottom w:val="single" w:sz="4" w:space="0" w:color="auto"/>
              <w:right w:val="single" w:sz="4" w:space="0" w:color="auto"/>
            </w:tcBorders>
            <w:shd w:val="clear" w:color="000000" w:fill="FFFFFF"/>
            <w:noWrap/>
            <w:vAlign w:val="bottom"/>
            <w:hideMark/>
          </w:tcPr>
          <w:p w14:paraId="2C687C2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Újezdec</w:t>
            </w:r>
          </w:p>
        </w:tc>
        <w:tc>
          <w:tcPr>
            <w:tcW w:w="2409" w:type="dxa"/>
            <w:tcBorders>
              <w:top w:val="nil"/>
              <w:left w:val="nil"/>
              <w:bottom w:val="single" w:sz="4" w:space="0" w:color="auto"/>
              <w:right w:val="single" w:sz="4" w:space="0" w:color="auto"/>
            </w:tcBorders>
            <w:shd w:val="clear" w:color="000000" w:fill="FFFFFF"/>
            <w:noWrap/>
            <w:vAlign w:val="bottom"/>
            <w:hideMark/>
          </w:tcPr>
          <w:p w14:paraId="3F708ADC"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5B8C02D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7E262555"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C740C0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CZ0313138</w:t>
            </w:r>
          </w:p>
        </w:tc>
        <w:tc>
          <w:tcPr>
            <w:tcW w:w="3675" w:type="dxa"/>
            <w:tcBorders>
              <w:top w:val="nil"/>
              <w:left w:val="nil"/>
              <w:bottom w:val="single" w:sz="4" w:space="0" w:color="auto"/>
              <w:right w:val="single" w:sz="4" w:space="0" w:color="auto"/>
            </w:tcBorders>
            <w:shd w:val="clear" w:color="000000" w:fill="FFFFFF"/>
            <w:noWrap/>
            <w:vAlign w:val="bottom"/>
            <w:hideMark/>
          </w:tcPr>
          <w:p w14:paraId="1AFD4F2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Vrbenské rybníky</w:t>
            </w:r>
          </w:p>
        </w:tc>
        <w:tc>
          <w:tcPr>
            <w:tcW w:w="2409" w:type="dxa"/>
            <w:tcBorders>
              <w:top w:val="nil"/>
              <w:left w:val="nil"/>
              <w:bottom w:val="single" w:sz="4" w:space="0" w:color="auto"/>
              <w:right w:val="single" w:sz="4" w:space="0" w:color="auto"/>
            </w:tcBorders>
            <w:shd w:val="clear" w:color="000000" w:fill="FFFFFF"/>
            <w:noWrap/>
            <w:vAlign w:val="bottom"/>
            <w:hideMark/>
          </w:tcPr>
          <w:p w14:paraId="02D2DF1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EC45CB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8</w:t>
            </w:r>
          </w:p>
        </w:tc>
      </w:tr>
      <w:tr w:rsidR="00054F63" w:rsidRPr="00054F63" w14:paraId="74ECDE28"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873360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CZ0313815</w:t>
            </w:r>
          </w:p>
        </w:tc>
        <w:tc>
          <w:tcPr>
            <w:tcW w:w="3675" w:type="dxa"/>
            <w:tcBorders>
              <w:top w:val="nil"/>
              <w:left w:val="nil"/>
              <w:bottom w:val="single" w:sz="4" w:space="0" w:color="auto"/>
              <w:right w:val="single" w:sz="4" w:space="0" w:color="auto"/>
            </w:tcBorders>
            <w:shd w:val="clear" w:color="000000" w:fill="FFFFFF"/>
            <w:noWrap/>
            <w:vAlign w:val="bottom"/>
            <w:hideMark/>
          </w:tcPr>
          <w:p w14:paraId="16EC5FA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Malý Bukač</w:t>
            </w:r>
          </w:p>
        </w:tc>
        <w:tc>
          <w:tcPr>
            <w:tcW w:w="2409" w:type="dxa"/>
            <w:tcBorders>
              <w:top w:val="nil"/>
              <w:left w:val="nil"/>
              <w:bottom w:val="single" w:sz="4" w:space="0" w:color="auto"/>
              <w:right w:val="single" w:sz="4" w:space="0" w:color="auto"/>
            </w:tcBorders>
            <w:shd w:val="clear" w:color="000000" w:fill="FFFFFF"/>
            <w:noWrap/>
            <w:vAlign w:val="bottom"/>
            <w:hideMark/>
          </w:tcPr>
          <w:p w14:paraId="051EF4A6"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0F9C296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E0B2D53"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E1395E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CZ0314023</w:t>
            </w:r>
          </w:p>
        </w:tc>
        <w:tc>
          <w:tcPr>
            <w:tcW w:w="3675" w:type="dxa"/>
            <w:tcBorders>
              <w:top w:val="nil"/>
              <w:left w:val="nil"/>
              <w:bottom w:val="single" w:sz="4" w:space="0" w:color="auto"/>
              <w:right w:val="single" w:sz="4" w:space="0" w:color="auto"/>
            </w:tcBorders>
            <w:shd w:val="clear" w:color="000000" w:fill="FFFFFF"/>
            <w:noWrap/>
            <w:vAlign w:val="bottom"/>
            <w:hideMark/>
          </w:tcPr>
          <w:p w14:paraId="106A6BA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Třeboňsko - střed</w:t>
            </w:r>
          </w:p>
        </w:tc>
        <w:tc>
          <w:tcPr>
            <w:tcW w:w="2409" w:type="dxa"/>
            <w:tcBorders>
              <w:top w:val="nil"/>
              <w:left w:val="nil"/>
              <w:bottom w:val="single" w:sz="4" w:space="0" w:color="auto"/>
              <w:right w:val="single" w:sz="4" w:space="0" w:color="auto"/>
            </w:tcBorders>
            <w:shd w:val="clear" w:color="000000" w:fill="FFFFFF"/>
            <w:noWrap/>
            <w:vAlign w:val="bottom"/>
            <w:hideMark/>
          </w:tcPr>
          <w:p w14:paraId="5DB0AA0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5D76B50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00F62425"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DD69EF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CZ0314639</w:t>
            </w:r>
          </w:p>
        </w:tc>
        <w:tc>
          <w:tcPr>
            <w:tcW w:w="3675" w:type="dxa"/>
            <w:tcBorders>
              <w:top w:val="nil"/>
              <w:left w:val="nil"/>
              <w:bottom w:val="single" w:sz="4" w:space="0" w:color="auto"/>
              <w:right w:val="single" w:sz="4" w:space="0" w:color="auto"/>
            </w:tcBorders>
            <w:shd w:val="clear" w:color="000000" w:fill="FFFFFF"/>
            <w:noWrap/>
            <w:vAlign w:val="bottom"/>
            <w:hideMark/>
          </w:tcPr>
          <w:p w14:paraId="2D9C82E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Rybníky u Lovětína</w:t>
            </w:r>
          </w:p>
        </w:tc>
        <w:tc>
          <w:tcPr>
            <w:tcW w:w="2409" w:type="dxa"/>
            <w:tcBorders>
              <w:top w:val="nil"/>
              <w:left w:val="nil"/>
              <w:bottom w:val="single" w:sz="4" w:space="0" w:color="auto"/>
              <w:right w:val="single" w:sz="4" w:space="0" w:color="auto"/>
            </w:tcBorders>
            <w:shd w:val="clear" w:color="000000" w:fill="FFFFFF"/>
            <w:noWrap/>
            <w:vAlign w:val="bottom"/>
            <w:hideMark/>
          </w:tcPr>
          <w:p w14:paraId="6857B63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07F5EF9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126495F4"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DD5453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CZ0323143</w:t>
            </w:r>
          </w:p>
        </w:tc>
        <w:tc>
          <w:tcPr>
            <w:tcW w:w="3675" w:type="dxa"/>
            <w:tcBorders>
              <w:top w:val="nil"/>
              <w:left w:val="nil"/>
              <w:bottom w:val="single" w:sz="4" w:space="0" w:color="auto"/>
              <w:right w:val="single" w:sz="4" w:space="0" w:color="auto"/>
            </w:tcBorders>
            <w:shd w:val="clear" w:color="000000" w:fill="FFFFFF"/>
            <w:noWrap/>
            <w:vAlign w:val="bottom"/>
            <w:hideMark/>
          </w:tcPr>
          <w:p w14:paraId="79CCCAB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Blovice</w:t>
            </w:r>
          </w:p>
        </w:tc>
        <w:tc>
          <w:tcPr>
            <w:tcW w:w="2409" w:type="dxa"/>
            <w:tcBorders>
              <w:top w:val="nil"/>
              <w:left w:val="nil"/>
              <w:bottom w:val="single" w:sz="4" w:space="0" w:color="auto"/>
              <w:right w:val="single" w:sz="4" w:space="0" w:color="auto"/>
            </w:tcBorders>
            <w:shd w:val="clear" w:color="000000" w:fill="FFFFFF"/>
            <w:noWrap/>
            <w:vAlign w:val="bottom"/>
            <w:hideMark/>
          </w:tcPr>
          <w:p w14:paraId="4089800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7600A91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74FA1A9"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7D9720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CZ0323144</w:t>
            </w:r>
          </w:p>
        </w:tc>
        <w:tc>
          <w:tcPr>
            <w:tcW w:w="3675" w:type="dxa"/>
            <w:tcBorders>
              <w:top w:val="nil"/>
              <w:left w:val="nil"/>
              <w:bottom w:val="single" w:sz="4" w:space="0" w:color="auto"/>
              <w:right w:val="single" w:sz="4" w:space="0" w:color="auto"/>
            </w:tcBorders>
            <w:shd w:val="clear" w:color="000000" w:fill="FFFFFF"/>
            <w:noWrap/>
            <w:vAlign w:val="bottom"/>
            <w:hideMark/>
          </w:tcPr>
          <w:p w14:paraId="2BF76B5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Bonětice</w:t>
            </w:r>
          </w:p>
        </w:tc>
        <w:tc>
          <w:tcPr>
            <w:tcW w:w="2409" w:type="dxa"/>
            <w:tcBorders>
              <w:top w:val="nil"/>
              <w:left w:val="nil"/>
              <w:bottom w:val="single" w:sz="4" w:space="0" w:color="auto"/>
              <w:right w:val="single" w:sz="4" w:space="0" w:color="auto"/>
            </w:tcBorders>
            <w:shd w:val="clear" w:color="000000" w:fill="FFFFFF"/>
            <w:noWrap/>
            <w:vAlign w:val="bottom"/>
            <w:hideMark/>
          </w:tcPr>
          <w:p w14:paraId="4DDD3C9F"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B6B881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7BC5E617"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4F98DB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CZ0323147</w:t>
            </w:r>
          </w:p>
        </w:tc>
        <w:tc>
          <w:tcPr>
            <w:tcW w:w="3675" w:type="dxa"/>
            <w:tcBorders>
              <w:top w:val="nil"/>
              <w:left w:val="nil"/>
              <w:bottom w:val="single" w:sz="4" w:space="0" w:color="auto"/>
              <w:right w:val="single" w:sz="4" w:space="0" w:color="auto"/>
            </w:tcBorders>
            <w:shd w:val="clear" w:color="000000" w:fill="FFFFFF"/>
            <w:noWrap/>
            <w:vAlign w:val="bottom"/>
            <w:hideMark/>
          </w:tcPr>
          <w:p w14:paraId="64BD62B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Darmyšl - pískovna</w:t>
            </w:r>
          </w:p>
        </w:tc>
        <w:tc>
          <w:tcPr>
            <w:tcW w:w="2409" w:type="dxa"/>
            <w:tcBorders>
              <w:top w:val="nil"/>
              <w:left w:val="nil"/>
              <w:bottom w:val="single" w:sz="4" w:space="0" w:color="auto"/>
              <w:right w:val="single" w:sz="4" w:space="0" w:color="auto"/>
            </w:tcBorders>
            <w:shd w:val="clear" w:color="000000" w:fill="FFFFFF"/>
            <w:noWrap/>
            <w:vAlign w:val="bottom"/>
            <w:hideMark/>
          </w:tcPr>
          <w:p w14:paraId="5081E9A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22ED118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36217CF0"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2190B3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CZ0323149</w:t>
            </w:r>
          </w:p>
        </w:tc>
        <w:tc>
          <w:tcPr>
            <w:tcW w:w="3675" w:type="dxa"/>
            <w:tcBorders>
              <w:top w:val="nil"/>
              <w:left w:val="nil"/>
              <w:bottom w:val="single" w:sz="4" w:space="0" w:color="auto"/>
              <w:right w:val="single" w:sz="4" w:space="0" w:color="auto"/>
            </w:tcBorders>
            <w:shd w:val="clear" w:color="000000" w:fill="FFFFFF"/>
            <w:noWrap/>
            <w:vAlign w:val="bottom"/>
            <w:hideMark/>
          </w:tcPr>
          <w:p w14:paraId="45CF6D5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Kakejcov</w:t>
            </w:r>
          </w:p>
        </w:tc>
        <w:tc>
          <w:tcPr>
            <w:tcW w:w="2409" w:type="dxa"/>
            <w:tcBorders>
              <w:top w:val="nil"/>
              <w:left w:val="nil"/>
              <w:bottom w:val="single" w:sz="4" w:space="0" w:color="auto"/>
              <w:right w:val="single" w:sz="4" w:space="0" w:color="auto"/>
            </w:tcBorders>
            <w:shd w:val="clear" w:color="000000" w:fill="FFFFFF"/>
            <w:noWrap/>
            <w:vAlign w:val="bottom"/>
            <w:hideMark/>
          </w:tcPr>
          <w:p w14:paraId="41A22C9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0594BCF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4C6580B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DC2C1A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CZ0323158</w:t>
            </w:r>
          </w:p>
        </w:tc>
        <w:tc>
          <w:tcPr>
            <w:tcW w:w="3675" w:type="dxa"/>
            <w:tcBorders>
              <w:top w:val="nil"/>
              <w:left w:val="nil"/>
              <w:bottom w:val="single" w:sz="4" w:space="0" w:color="auto"/>
              <w:right w:val="single" w:sz="4" w:space="0" w:color="auto"/>
            </w:tcBorders>
            <w:shd w:val="clear" w:color="000000" w:fill="FFFFFF"/>
            <w:noWrap/>
            <w:vAlign w:val="bottom"/>
            <w:hideMark/>
          </w:tcPr>
          <w:p w14:paraId="738CF66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Osek - rybník Labutinka</w:t>
            </w:r>
          </w:p>
        </w:tc>
        <w:tc>
          <w:tcPr>
            <w:tcW w:w="2409" w:type="dxa"/>
            <w:tcBorders>
              <w:top w:val="nil"/>
              <w:left w:val="nil"/>
              <w:bottom w:val="single" w:sz="4" w:space="0" w:color="auto"/>
              <w:right w:val="single" w:sz="4" w:space="0" w:color="auto"/>
            </w:tcBorders>
            <w:shd w:val="clear" w:color="000000" w:fill="FFFFFF"/>
            <w:noWrap/>
            <w:vAlign w:val="bottom"/>
            <w:hideMark/>
          </w:tcPr>
          <w:p w14:paraId="01D6484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49FAAB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1DD66F9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D086AA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CZ0323160</w:t>
            </w:r>
          </w:p>
        </w:tc>
        <w:tc>
          <w:tcPr>
            <w:tcW w:w="3675" w:type="dxa"/>
            <w:tcBorders>
              <w:top w:val="nil"/>
              <w:left w:val="nil"/>
              <w:bottom w:val="single" w:sz="4" w:space="0" w:color="auto"/>
              <w:right w:val="single" w:sz="4" w:space="0" w:color="auto"/>
            </w:tcBorders>
            <w:shd w:val="clear" w:color="000000" w:fill="FFFFFF"/>
            <w:noWrap/>
            <w:vAlign w:val="bottom"/>
            <w:hideMark/>
          </w:tcPr>
          <w:p w14:paraId="76EFCDD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Pocinovice</w:t>
            </w:r>
          </w:p>
        </w:tc>
        <w:tc>
          <w:tcPr>
            <w:tcW w:w="2409" w:type="dxa"/>
            <w:tcBorders>
              <w:top w:val="nil"/>
              <w:left w:val="nil"/>
              <w:bottom w:val="single" w:sz="4" w:space="0" w:color="auto"/>
              <w:right w:val="single" w:sz="4" w:space="0" w:color="auto"/>
            </w:tcBorders>
            <w:shd w:val="clear" w:color="000000" w:fill="FFFFFF"/>
            <w:noWrap/>
            <w:vAlign w:val="bottom"/>
            <w:hideMark/>
          </w:tcPr>
          <w:p w14:paraId="68B8E78E"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189817D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01B7E65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684A6D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CZ0323162</w:t>
            </w:r>
          </w:p>
        </w:tc>
        <w:tc>
          <w:tcPr>
            <w:tcW w:w="3675" w:type="dxa"/>
            <w:tcBorders>
              <w:top w:val="nil"/>
              <w:left w:val="nil"/>
              <w:bottom w:val="single" w:sz="4" w:space="0" w:color="auto"/>
              <w:right w:val="single" w:sz="4" w:space="0" w:color="auto"/>
            </w:tcBorders>
            <w:shd w:val="clear" w:color="000000" w:fill="FFFFFF"/>
            <w:noWrap/>
            <w:vAlign w:val="bottom"/>
            <w:hideMark/>
          </w:tcPr>
          <w:p w14:paraId="6A01408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Přeštice - V Hlinkách</w:t>
            </w:r>
          </w:p>
        </w:tc>
        <w:tc>
          <w:tcPr>
            <w:tcW w:w="2409" w:type="dxa"/>
            <w:tcBorders>
              <w:top w:val="nil"/>
              <w:left w:val="nil"/>
              <w:bottom w:val="single" w:sz="4" w:space="0" w:color="auto"/>
              <w:right w:val="single" w:sz="4" w:space="0" w:color="auto"/>
            </w:tcBorders>
            <w:shd w:val="clear" w:color="000000" w:fill="FFFFFF"/>
            <w:noWrap/>
            <w:vAlign w:val="bottom"/>
            <w:hideMark/>
          </w:tcPr>
          <w:p w14:paraId="4D162EC6"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670D3BB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3B9AB98C"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70D81A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CZ0323167</w:t>
            </w:r>
          </w:p>
        </w:tc>
        <w:tc>
          <w:tcPr>
            <w:tcW w:w="3675" w:type="dxa"/>
            <w:tcBorders>
              <w:top w:val="nil"/>
              <w:left w:val="nil"/>
              <w:bottom w:val="single" w:sz="4" w:space="0" w:color="auto"/>
              <w:right w:val="single" w:sz="4" w:space="0" w:color="auto"/>
            </w:tcBorders>
            <w:shd w:val="clear" w:color="000000" w:fill="FFFFFF"/>
            <w:noWrap/>
            <w:vAlign w:val="bottom"/>
            <w:hideMark/>
          </w:tcPr>
          <w:p w14:paraId="2C33FE4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Rokycany - vojenské cvičiště</w:t>
            </w:r>
          </w:p>
        </w:tc>
        <w:tc>
          <w:tcPr>
            <w:tcW w:w="2409" w:type="dxa"/>
            <w:tcBorders>
              <w:top w:val="nil"/>
              <w:left w:val="nil"/>
              <w:bottom w:val="single" w:sz="4" w:space="0" w:color="auto"/>
              <w:right w:val="single" w:sz="4" w:space="0" w:color="auto"/>
            </w:tcBorders>
            <w:shd w:val="clear" w:color="000000" w:fill="FFFFFF"/>
            <w:noWrap/>
            <w:vAlign w:val="bottom"/>
            <w:hideMark/>
          </w:tcPr>
          <w:p w14:paraId="61AD9D27"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5C72CFC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3A3457C2"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9CD140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CZ0323169</w:t>
            </w:r>
          </w:p>
        </w:tc>
        <w:tc>
          <w:tcPr>
            <w:tcW w:w="3675" w:type="dxa"/>
            <w:tcBorders>
              <w:top w:val="nil"/>
              <w:left w:val="nil"/>
              <w:bottom w:val="single" w:sz="4" w:space="0" w:color="auto"/>
              <w:right w:val="single" w:sz="4" w:space="0" w:color="auto"/>
            </w:tcBorders>
            <w:shd w:val="clear" w:color="000000" w:fill="FFFFFF"/>
            <w:noWrap/>
            <w:vAlign w:val="bottom"/>
            <w:hideMark/>
          </w:tcPr>
          <w:p w14:paraId="0B8697D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Stříbro - vojenské cvičiště</w:t>
            </w:r>
          </w:p>
        </w:tc>
        <w:tc>
          <w:tcPr>
            <w:tcW w:w="2409" w:type="dxa"/>
            <w:tcBorders>
              <w:top w:val="nil"/>
              <w:left w:val="nil"/>
              <w:bottom w:val="single" w:sz="4" w:space="0" w:color="auto"/>
              <w:right w:val="single" w:sz="4" w:space="0" w:color="auto"/>
            </w:tcBorders>
            <w:shd w:val="clear" w:color="000000" w:fill="FFFFFF"/>
            <w:noWrap/>
            <w:vAlign w:val="bottom"/>
            <w:hideMark/>
          </w:tcPr>
          <w:p w14:paraId="457C665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506E801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0571526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51774D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CZ0323169</w:t>
            </w:r>
          </w:p>
        </w:tc>
        <w:tc>
          <w:tcPr>
            <w:tcW w:w="3675" w:type="dxa"/>
            <w:tcBorders>
              <w:top w:val="nil"/>
              <w:left w:val="nil"/>
              <w:bottom w:val="single" w:sz="4" w:space="0" w:color="auto"/>
              <w:right w:val="single" w:sz="4" w:space="0" w:color="auto"/>
            </w:tcBorders>
            <w:shd w:val="clear" w:color="000000" w:fill="FFFFFF"/>
            <w:noWrap/>
            <w:vAlign w:val="bottom"/>
            <w:hideMark/>
          </w:tcPr>
          <w:p w14:paraId="6FE9000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Stříbro - vojenské cvičiště</w:t>
            </w:r>
          </w:p>
        </w:tc>
        <w:tc>
          <w:tcPr>
            <w:tcW w:w="2409" w:type="dxa"/>
            <w:tcBorders>
              <w:top w:val="nil"/>
              <w:left w:val="nil"/>
              <w:bottom w:val="single" w:sz="4" w:space="0" w:color="auto"/>
              <w:right w:val="single" w:sz="4" w:space="0" w:color="auto"/>
            </w:tcBorders>
            <w:shd w:val="clear" w:color="000000" w:fill="FFFFFF"/>
            <w:noWrap/>
            <w:vAlign w:val="bottom"/>
            <w:hideMark/>
          </w:tcPr>
          <w:p w14:paraId="58B36D7A"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767BC63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638764D8"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773FD0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CZ0323478</w:t>
            </w:r>
          </w:p>
        </w:tc>
        <w:tc>
          <w:tcPr>
            <w:tcW w:w="3675" w:type="dxa"/>
            <w:tcBorders>
              <w:top w:val="nil"/>
              <w:left w:val="nil"/>
              <w:bottom w:val="single" w:sz="4" w:space="0" w:color="auto"/>
              <w:right w:val="single" w:sz="4" w:space="0" w:color="auto"/>
            </w:tcBorders>
            <w:shd w:val="clear" w:color="000000" w:fill="FFFFFF"/>
            <w:noWrap/>
            <w:vAlign w:val="bottom"/>
            <w:hideMark/>
          </w:tcPr>
          <w:p w14:paraId="67BF092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Třebýcinka u Bezděkova</w:t>
            </w:r>
          </w:p>
        </w:tc>
        <w:tc>
          <w:tcPr>
            <w:tcW w:w="2409" w:type="dxa"/>
            <w:tcBorders>
              <w:top w:val="nil"/>
              <w:left w:val="nil"/>
              <w:bottom w:val="single" w:sz="4" w:space="0" w:color="auto"/>
              <w:right w:val="single" w:sz="4" w:space="0" w:color="auto"/>
            </w:tcBorders>
            <w:shd w:val="clear" w:color="000000" w:fill="FFFFFF"/>
            <w:noWrap/>
            <w:vAlign w:val="bottom"/>
            <w:hideMark/>
          </w:tcPr>
          <w:p w14:paraId="26CEF091"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6BEFA48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0983AE6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C34AD4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CZ0323826</w:t>
            </w:r>
          </w:p>
        </w:tc>
        <w:tc>
          <w:tcPr>
            <w:tcW w:w="3675" w:type="dxa"/>
            <w:tcBorders>
              <w:top w:val="nil"/>
              <w:left w:val="nil"/>
              <w:bottom w:val="single" w:sz="4" w:space="0" w:color="auto"/>
              <w:right w:val="single" w:sz="4" w:space="0" w:color="auto"/>
            </w:tcBorders>
            <w:shd w:val="clear" w:color="000000" w:fill="FFFFFF"/>
            <w:noWrap/>
            <w:vAlign w:val="bottom"/>
            <w:hideMark/>
          </w:tcPr>
          <w:p w14:paraId="6BE84B7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Dobřany</w:t>
            </w:r>
          </w:p>
        </w:tc>
        <w:tc>
          <w:tcPr>
            <w:tcW w:w="2409" w:type="dxa"/>
            <w:tcBorders>
              <w:top w:val="nil"/>
              <w:left w:val="nil"/>
              <w:bottom w:val="single" w:sz="4" w:space="0" w:color="auto"/>
              <w:right w:val="single" w:sz="4" w:space="0" w:color="auto"/>
            </w:tcBorders>
            <w:shd w:val="clear" w:color="000000" w:fill="FFFFFF"/>
            <w:noWrap/>
            <w:vAlign w:val="bottom"/>
            <w:hideMark/>
          </w:tcPr>
          <w:p w14:paraId="49A409CB"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35188A7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5D96F095"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BC746D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CZ0413174</w:t>
            </w:r>
          </w:p>
        </w:tc>
        <w:tc>
          <w:tcPr>
            <w:tcW w:w="3675" w:type="dxa"/>
            <w:tcBorders>
              <w:top w:val="nil"/>
              <w:left w:val="nil"/>
              <w:bottom w:val="single" w:sz="4" w:space="0" w:color="auto"/>
              <w:right w:val="single" w:sz="4" w:space="0" w:color="auto"/>
            </w:tcBorders>
            <w:shd w:val="clear" w:color="000000" w:fill="FFFFFF"/>
            <w:noWrap/>
            <w:vAlign w:val="bottom"/>
            <w:hideMark/>
          </w:tcPr>
          <w:p w14:paraId="46F6802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Borecké rybníky</w:t>
            </w:r>
          </w:p>
        </w:tc>
        <w:tc>
          <w:tcPr>
            <w:tcW w:w="2409" w:type="dxa"/>
            <w:tcBorders>
              <w:top w:val="nil"/>
              <w:left w:val="nil"/>
              <w:bottom w:val="single" w:sz="4" w:space="0" w:color="auto"/>
              <w:right w:val="single" w:sz="4" w:space="0" w:color="auto"/>
            </w:tcBorders>
            <w:shd w:val="clear" w:color="000000" w:fill="FFFFFF"/>
            <w:noWrap/>
            <w:vAlign w:val="bottom"/>
            <w:hideMark/>
          </w:tcPr>
          <w:p w14:paraId="799E1E6B"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4201E40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5FA9F2B1"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2987BD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CZ0413184</w:t>
            </w:r>
          </w:p>
        </w:tc>
        <w:tc>
          <w:tcPr>
            <w:tcW w:w="3675" w:type="dxa"/>
            <w:tcBorders>
              <w:top w:val="nil"/>
              <w:left w:val="nil"/>
              <w:bottom w:val="single" w:sz="4" w:space="0" w:color="auto"/>
              <w:right w:val="single" w:sz="4" w:space="0" w:color="auto"/>
            </w:tcBorders>
            <w:shd w:val="clear" w:color="000000" w:fill="FFFFFF"/>
            <w:noWrap/>
            <w:vAlign w:val="bottom"/>
            <w:hideMark/>
          </w:tcPr>
          <w:p w14:paraId="2ED4B12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Pískovna Erika</w:t>
            </w:r>
          </w:p>
        </w:tc>
        <w:tc>
          <w:tcPr>
            <w:tcW w:w="2409" w:type="dxa"/>
            <w:tcBorders>
              <w:top w:val="nil"/>
              <w:left w:val="nil"/>
              <w:bottom w:val="single" w:sz="4" w:space="0" w:color="auto"/>
              <w:right w:val="single" w:sz="4" w:space="0" w:color="auto"/>
            </w:tcBorders>
            <w:shd w:val="clear" w:color="000000" w:fill="FFFFFF"/>
            <w:noWrap/>
            <w:vAlign w:val="bottom"/>
            <w:hideMark/>
          </w:tcPr>
          <w:p w14:paraId="309D76F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23E9E95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373579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5D057B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CZ0413185</w:t>
            </w:r>
          </w:p>
        </w:tc>
        <w:tc>
          <w:tcPr>
            <w:tcW w:w="3675" w:type="dxa"/>
            <w:tcBorders>
              <w:top w:val="nil"/>
              <w:left w:val="nil"/>
              <w:bottom w:val="single" w:sz="4" w:space="0" w:color="auto"/>
              <w:right w:val="single" w:sz="4" w:space="0" w:color="auto"/>
            </w:tcBorders>
            <w:shd w:val="clear" w:color="000000" w:fill="FFFFFF"/>
            <w:noWrap/>
            <w:vAlign w:val="bottom"/>
            <w:hideMark/>
          </w:tcPr>
          <w:p w14:paraId="74C1615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Matyáš</w:t>
            </w:r>
          </w:p>
        </w:tc>
        <w:tc>
          <w:tcPr>
            <w:tcW w:w="2409" w:type="dxa"/>
            <w:tcBorders>
              <w:top w:val="nil"/>
              <w:left w:val="nil"/>
              <w:bottom w:val="single" w:sz="4" w:space="0" w:color="auto"/>
              <w:right w:val="single" w:sz="4" w:space="0" w:color="auto"/>
            </w:tcBorders>
            <w:shd w:val="clear" w:color="000000" w:fill="FFFFFF"/>
            <w:noWrap/>
            <w:vAlign w:val="bottom"/>
            <w:hideMark/>
          </w:tcPr>
          <w:p w14:paraId="39C0355A"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1DCB832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7</w:t>
            </w:r>
          </w:p>
        </w:tc>
      </w:tr>
      <w:tr w:rsidR="00054F63" w:rsidRPr="00054F63" w14:paraId="1FF4FA9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AF52A2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CZ0413190</w:t>
            </w:r>
          </w:p>
        </w:tc>
        <w:tc>
          <w:tcPr>
            <w:tcW w:w="3675" w:type="dxa"/>
            <w:tcBorders>
              <w:top w:val="nil"/>
              <w:left w:val="nil"/>
              <w:bottom w:val="single" w:sz="4" w:space="0" w:color="auto"/>
              <w:right w:val="single" w:sz="4" w:space="0" w:color="auto"/>
            </w:tcBorders>
            <w:shd w:val="clear" w:color="000000" w:fill="FFFFFF"/>
            <w:noWrap/>
            <w:vAlign w:val="bottom"/>
            <w:hideMark/>
          </w:tcPr>
          <w:p w14:paraId="4A60022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Ostrovské rybníky</w:t>
            </w:r>
          </w:p>
        </w:tc>
        <w:tc>
          <w:tcPr>
            <w:tcW w:w="2409" w:type="dxa"/>
            <w:tcBorders>
              <w:top w:val="nil"/>
              <w:left w:val="nil"/>
              <w:bottom w:val="single" w:sz="4" w:space="0" w:color="auto"/>
              <w:right w:val="single" w:sz="4" w:space="0" w:color="auto"/>
            </w:tcBorders>
            <w:shd w:val="clear" w:color="000000" w:fill="FFFFFF"/>
            <w:noWrap/>
            <w:vAlign w:val="bottom"/>
            <w:hideMark/>
          </w:tcPr>
          <w:p w14:paraId="603E502D"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5196C44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9</w:t>
            </w:r>
          </w:p>
        </w:tc>
      </w:tr>
      <w:tr w:rsidR="00054F63" w:rsidRPr="00054F63" w14:paraId="7885EED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43F279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CZ0413193</w:t>
            </w:r>
          </w:p>
        </w:tc>
        <w:tc>
          <w:tcPr>
            <w:tcW w:w="3675" w:type="dxa"/>
            <w:tcBorders>
              <w:top w:val="nil"/>
              <w:left w:val="nil"/>
              <w:bottom w:val="single" w:sz="4" w:space="0" w:color="auto"/>
              <w:right w:val="single" w:sz="4" w:space="0" w:color="auto"/>
            </w:tcBorders>
            <w:shd w:val="clear" w:color="000000" w:fill="FFFFFF"/>
            <w:noWrap/>
            <w:vAlign w:val="bottom"/>
            <w:hideMark/>
          </w:tcPr>
          <w:p w14:paraId="55DD809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U sedmi rybníků</w:t>
            </w:r>
          </w:p>
        </w:tc>
        <w:tc>
          <w:tcPr>
            <w:tcW w:w="2409" w:type="dxa"/>
            <w:tcBorders>
              <w:top w:val="nil"/>
              <w:left w:val="nil"/>
              <w:bottom w:val="single" w:sz="4" w:space="0" w:color="auto"/>
              <w:right w:val="single" w:sz="4" w:space="0" w:color="auto"/>
            </w:tcBorders>
            <w:shd w:val="clear" w:color="000000" w:fill="FFFFFF"/>
            <w:noWrap/>
            <w:vAlign w:val="bottom"/>
            <w:hideMark/>
          </w:tcPr>
          <w:p w14:paraId="2D9A694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17C4EB5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5</w:t>
            </w:r>
          </w:p>
        </w:tc>
      </w:tr>
      <w:tr w:rsidR="00054F63" w:rsidRPr="00054F63" w14:paraId="2B75E078"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529178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CZ0413196</w:t>
            </w:r>
          </w:p>
        </w:tc>
        <w:tc>
          <w:tcPr>
            <w:tcW w:w="3675" w:type="dxa"/>
            <w:tcBorders>
              <w:top w:val="nil"/>
              <w:left w:val="nil"/>
              <w:bottom w:val="single" w:sz="4" w:space="0" w:color="auto"/>
              <w:right w:val="single" w:sz="4" w:space="0" w:color="auto"/>
            </w:tcBorders>
            <w:shd w:val="clear" w:color="000000" w:fill="FFFFFF"/>
            <w:noWrap/>
            <w:vAlign w:val="bottom"/>
            <w:hideMark/>
          </w:tcPr>
          <w:p w14:paraId="5477A8D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Týniště</w:t>
            </w:r>
          </w:p>
        </w:tc>
        <w:tc>
          <w:tcPr>
            <w:tcW w:w="2409" w:type="dxa"/>
            <w:tcBorders>
              <w:top w:val="nil"/>
              <w:left w:val="nil"/>
              <w:bottom w:val="single" w:sz="4" w:space="0" w:color="auto"/>
              <w:right w:val="single" w:sz="4" w:space="0" w:color="auto"/>
            </w:tcBorders>
            <w:shd w:val="clear" w:color="000000" w:fill="FFFFFF"/>
            <w:noWrap/>
            <w:vAlign w:val="bottom"/>
            <w:hideMark/>
          </w:tcPr>
          <w:p w14:paraId="0D965A4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5C11A1B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BF1AA87"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431202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CZ0414127</w:t>
            </w:r>
          </w:p>
        </w:tc>
        <w:tc>
          <w:tcPr>
            <w:tcW w:w="3675" w:type="dxa"/>
            <w:tcBorders>
              <w:top w:val="nil"/>
              <w:left w:val="nil"/>
              <w:bottom w:val="single" w:sz="4" w:space="0" w:color="auto"/>
              <w:right w:val="single" w:sz="4" w:space="0" w:color="auto"/>
            </w:tcBorders>
            <w:shd w:val="clear" w:color="000000" w:fill="FFFFFF"/>
            <w:noWrap/>
            <w:vAlign w:val="bottom"/>
            <w:hideMark/>
          </w:tcPr>
          <w:p w14:paraId="4BAB59B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Hradiště</w:t>
            </w:r>
          </w:p>
        </w:tc>
        <w:tc>
          <w:tcPr>
            <w:tcW w:w="2409" w:type="dxa"/>
            <w:tcBorders>
              <w:top w:val="nil"/>
              <w:left w:val="nil"/>
              <w:bottom w:val="single" w:sz="4" w:space="0" w:color="auto"/>
              <w:right w:val="single" w:sz="4" w:space="0" w:color="auto"/>
            </w:tcBorders>
            <w:shd w:val="clear" w:color="000000" w:fill="FFFFFF"/>
            <w:noWrap/>
            <w:vAlign w:val="bottom"/>
            <w:hideMark/>
          </w:tcPr>
          <w:p w14:paraId="079DFB1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52B6052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0E53E6C1"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127B75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CZ0414127</w:t>
            </w:r>
          </w:p>
        </w:tc>
        <w:tc>
          <w:tcPr>
            <w:tcW w:w="3675" w:type="dxa"/>
            <w:tcBorders>
              <w:top w:val="nil"/>
              <w:left w:val="nil"/>
              <w:bottom w:val="single" w:sz="4" w:space="0" w:color="auto"/>
              <w:right w:val="single" w:sz="4" w:space="0" w:color="auto"/>
            </w:tcBorders>
            <w:shd w:val="clear" w:color="000000" w:fill="FFFFFF"/>
            <w:noWrap/>
            <w:vAlign w:val="bottom"/>
            <w:hideMark/>
          </w:tcPr>
          <w:p w14:paraId="1BB1443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Hradiště</w:t>
            </w:r>
          </w:p>
        </w:tc>
        <w:tc>
          <w:tcPr>
            <w:tcW w:w="2409" w:type="dxa"/>
            <w:tcBorders>
              <w:top w:val="nil"/>
              <w:left w:val="nil"/>
              <w:bottom w:val="single" w:sz="4" w:space="0" w:color="auto"/>
              <w:right w:val="single" w:sz="4" w:space="0" w:color="auto"/>
            </w:tcBorders>
            <w:shd w:val="clear" w:color="000000" w:fill="FFFFFF"/>
            <w:noWrap/>
            <w:vAlign w:val="bottom"/>
            <w:hideMark/>
          </w:tcPr>
          <w:p w14:paraId="7A92FA6C"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739DF88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269A910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3C824E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CZ0423006</w:t>
            </w:r>
          </w:p>
        </w:tc>
        <w:tc>
          <w:tcPr>
            <w:tcW w:w="3675" w:type="dxa"/>
            <w:tcBorders>
              <w:top w:val="nil"/>
              <w:left w:val="nil"/>
              <w:bottom w:val="single" w:sz="4" w:space="0" w:color="auto"/>
              <w:right w:val="single" w:sz="4" w:space="0" w:color="auto"/>
            </w:tcBorders>
            <w:shd w:val="clear" w:color="000000" w:fill="FFFFFF"/>
            <w:noWrap/>
            <w:vAlign w:val="bottom"/>
            <w:hideMark/>
          </w:tcPr>
          <w:p w14:paraId="703C5A8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Nebeský rybníček u Veselí</w:t>
            </w:r>
          </w:p>
        </w:tc>
        <w:tc>
          <w:tcPr>
            <w:tcW w:w="2409" w:type="dxa"/>
            <w:tcBorders>
              <w:top w:val="nil"/>
              <w:left w:val="nil"/>
              <w:bottom w:val="single" w:sz="4" w:space="0" w:color="auto"/>
              <w:right w:val="single" w:sz="4" w:space="0" w:color="auto"/>
            </w:tcBorders>
            <w:shd w:val="clear" w:color="000000" w:fill="FFFFFF"/>
            <w:noWrap/>
            <w:vAlign w:val="bottom"/>
            <w:hideMark/>
          </w:tcPr>
          <w:p w14:paraId="5669D81D"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594C01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327586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2BB268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CZ0423202</w:t>
            </w:r>
          </w:p>
        </w:tc>
        <w:tc>
          <w:tcPr>
            <w:tcW w:w="3675" w:type="dxa"/>
            <w:tcBorders>
              <w:top w:val="nil"/>
              <w:left w:val="nil"/>
              <w:bottom w:val="single" w:sz="4" w:space="0" w:color="auto"/>
              <w:right w:val="single" w:sz="4" w:space="0" w:color="auto"/>
            </w:tcBorders>
            <w:shd w:val="clear" w:color="000000" w:fill="FFFFFF"/>
            <w:noWrap/>
            <w:vAlign w:val="bottom"/>
            <w:hideMark/>
          </w:tcPr>
          <w:p w14:paraId="30C26A4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Březina</w:t>
            </w:r>
          </w:p>
        </w:tc>
        <w:tc>
          <w:tcPr>
            <w:tcW w:w="2409" w:type="dxa"/>
            <w:tcBorders>
              <w:top w:val="nil"/>
              <w:left w:val="nil"/>
              <w:bottom w:val="single" w:sz="4" w:space="0" w:color="auto"/>
              <w:right w:val="single" w:sz="4" w:space="0" w:color="auto"/>
            </w:tcBorders>
            <w:shd w:val="clear" w:color="000000" w:fill="FFFFFF"/>
            <w:noWrap/>
            <w:vAlign w:val="bottom"/>
            <w:hideMark/>
          </w:tcPr>
          <w:p w14:paraId="2D74001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5633FAB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65B5313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777AAF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CZ0423206</w:t>
            </w:r>
          </w:p>
        </w:tc>
        <w:tc>
          <w:tcPr>
            <w:tcW w:w="3675" w:type="dxa"/>
            <w:tcBorders>
              <w:top w:val="nil"/>
              <w:left w:val="nil"/>
              <w:bottom w:val="single" w:sz="4" w:space="0" w:color="auto"/>
              <w:right w:val="single" w:sz="4" w:space="0" w:color="auto"/>
            </w:tcBorders>
            <w:shd w:val="clear" w:color="000000" w:fill="FFFFFF"/>
            <w:noWrap/>
            <w:vAlign w:val="bottom"/>
            <w:hideMark/>
          </w:tcPr>
          <w:p w14:paraId="04E73C2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Dobrná</w:t>
            </w:r>
          </w:p>
        </w:tc>
        <w:tc>
          <w:tcPr>
            <w:tcW w:w="2409" w:type="dxa"/>
            <w:tcBorders>
              <w:top w:val="nil"/>
              <w:left w:val="nil"/>
              <w:bottom w:val="single" w:sz="4" w:space="0" w:color="auto"/>
              <w:right w:val="single" w:sz="4" w:space="0" w:color="auto"/>
            </w:tcBorders>
            <w:shd w:val="clear" w:color="000000" w:fill="FFFFFF"/>
            <w:noWrap/>
            <w:vAlign w:val="bottom"/>
            <w:hideMark/>
          </w:tcPr>
          <w:p w14:paraId="35FC276C"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25811FF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27E664B5"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32E9C1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CZ0423211</w:t>
            </w:r>
          </w:p>
        </w:tc>
        <w:tc>
          <w:tcPr>
            <w:tcW w:w="3675" w:type="dxa"/>
            <w:tcBorders>
              <w:top w:val="nil"/>
              <w:left w:val="nil"/>
              <w:bottom w:val="single" w:sz="4" w:space="0" w:color="auto"/>
              <w:right w:val="single" w:sz="4" w:space="0" w:color="auto"/>
            </w:tcBorders>
            <w:shd w:val="clear" w:color="000000" w:fill="FFFFFF"/>
            <w:noWrap/>
            <w:vAlign w:val="bottom"/>
            <w:hideMark/>
          </w:tcPr>
          <w:p w14:paraId="5E2721A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Háj u Oseka</w:t>
            </w:r>
          </w:p>
        </w:tc>
        <w:tc>
          <w:tcPr>
            <w:tcW w:w="2409" w:type="dxa"/>
            <w:tcBorders>
              <w:top w:val="nil"/>
              <w:left w:val="nil"/>
              <w:bottom w:val="single" w:sz="4" w:space="0" w:color="auto"/>
              <w:right w:val="single" w:sz="4" w:space="0" w:color="auto"/>
            </w:tcBorders>
            <w:shd w:val="clear" w:color="000000" w:fill="FFFFFF"/>
            <w:noWrap/>
            <w:vAlign w:val="bottom"/>
            <w:hideMark/>
          </w:tcPr>
          <w:p w14:paraId="1E42005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51313A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7E0B31C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CB2489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CZ0423215</w:t>
            </w:r>
          </w:p>
        </w:tc>
        <w:tc>
          <w:tcPr>
            <w:tcW w:w="3675" w:type="dxa"/>
            <w:tcBorders>
              <w:top w:val="nil"/>
              <w:left w:val="nil"/>
              <w:bottom w:val="single" w:sz="4" w:space="0" w:color="auto"/>
              <w:right w:val="single" w:sz="4" w:space="0" w:color="auto"/>
            </w:tcBorders>
            <w:shd w:val="clear" w:color="000000" w:fill="FFFFFF"/>
            <w:noWrap/>
            <w:vAlign w:val="bottom"/>
            <w:hideMark/>
          </w:tcPr>
          <w:p w14:paraId="6E96FA8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Kateřina - mokřad</w:t>
            </w:r>
          </w:p>
        </w:tc>
        <w:tc>
          <w:tcPr>
            <w:tcW w:w="2409" w:type="dxa"/>
            <w:tcBorders>
              <w:top w:val="nil"/>
              <w:left w:val="nil"/>
              <w:bottom w:val="single" w:sz="4" w:space="0" w:color="auto"/>
              <w:right w:val="single" w:sz="4" w:space="0" w:color="auto"/>
            </w:tcBorders>
            <w:shd w:val="clear" w:color="000000" w:fill="FFFFFF"/>
            <w:noWrap/>
            <w:vAlign w:val="bottom"/>
            <w:hideMark/>
          </w:tcPr>
          <w:p w14:paraId="3116FA8B"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5996822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75B7C48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E82BBC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CZ0423216</w:t>
            </w:r>
          </w:p>
        </w:tc>
        <w:tc>
          <w:tcPr>
            <w:tcW w:w="3675" w:type="dxa"/>
            <w:tcBorders>
              <w:top w:val="nil"/>
              <w:left w:val="nil"/>
              <w:bottom w:val="single" w:sz="4" w:space="0" w:color="auto"/>
              <w:right w:val="single" w:sz="4" w:space="0" w:color="auto"/>
            </w:tcBorders>
            <w:shd w:val="clear" w:color="000000" w:fill="FFFFFF"/>
            <w:noWrap/>
            <w:vAlign w:val="bottom"/>
            <w:hideMark/>
          </w:tcPr>
          <w:p w14:paraId="486A723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Kopistská výsypka</w:t>
            </w:r>
          </w:p>
        </w:tc>
        <w:tc>
          <w:tcPr>
            <w:tcW w:w="2409" w:type="dxa"/>
            <w:tcBorders>
              <w:top w:val="nil"/>
              <w:left w:val="nil"/>
              <w:bottom w:val="single" w:sz="4" w:space="0" w:color="auto"/>
              <w:right w:val="single" w:sz="4" w:space="0" w:color="auto"/>
            </w:tcBorders>
            <w:shd w:val="clear" w:color="000000" w:fill="FFFFFF"/>
            <w:noWrap/>
            <w:vAlign w:val="bottom"/>
            <w:hideMark/>
          </w:tcPr>
          <w:p w14:paraId="36ACBFA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C409C4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05F73766"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5FC4BF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CZ0423216</w:t>
            </w:r>
          </w:p>
        </w:tc>
        <w:tc>
          <w:tcPr>
            <w:tcW w:w="3675" w:type="dxa"/>
            <w:tcBorders>
              <w:top w:val="nil"/>
              <w:left w:val="nil"/>
              <w:bottom w:val="single" w:sz="4" w:space="0" w:color="auto"/>
              <w:right w:val="single" w:sz="4" w:space="0" w:color="auto"/>
            </w:tcBorders>
            <w:shd w:val="clear" w:color="000000" w:fill="FFFFFF"/>
            <w:noWrap/>
            <w:vAlign w:val="bottom"/>
            <w:hideMark/>
          </w:tcPr>
          <w:p w14:paraId="5AFBD8A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Kopistská výsypka</w:t>
            </w:r>
          </w:p>
        </w:tc>
        <w:tc>
          <w:tcPr>
            <w:tcW w:w="2409" w:type="dxa"/>
            <w:tcBorders>
              <w:top w:val="nil"/>
              <w:left w:val="nil"/>
              <w:bottom w:val="single" w:sz="4" w:space="0" w:color="auto"/>
              <w:right w:val="single" w:sz="4" w:space="0" w:color="auto"/>
            </w:tcBorders>
            <w:shd w:val="clear" w:color="000000" w:fill="FFFFFF"/>
            <w:noWrap/>
            <w:vAlign w:val="bottom"/>
            <w:hideMark/>
          </w:tcPr>
          <w:p w14:paraId="0AB2DA1B"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0A65FF1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7</w:t>
            </w:r>
          </w:p>
        </w:tc>
      </w:tr>
      <w:tr w:rsidR="00054F63" w:rsidRPr="00054F63" w14:paraId="01AA04CC"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815001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CZ0423228</w:t>
            </w:r>
          </w:p>
        </w:tc>
        <w:tc>
          <w:tcPr>
            <w:tcW w:w="3675" w:type="dxa"/>
            <w:tcBorders>
              <w:top w:val="nil"/>
              <w:left w:val="nil"/>
              <w:bottom w:val="single" w:sz="4" w:space="0" w:color="auto"/>
              <w:right w:val="single" w:sz="4" w:space="0" w:color="auto"/>
            </w:tcBorders>
            <w:shd w:val="clear" w:color="000000" w:fill="FFFFFF"/>
            <w:noWrap/>
            <w:vAlign w:val="bottom"/>
            <w:hideMark/>
          </w:tcPr>
          <w:p w14:paraId="58B09F5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Strádovský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0ADD763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D0C085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9098AD0"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286C95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CZ0423660</w:t>
            </w:r>
          </w:p>
        </w:tc>
        <w:tc>
          <w:tcPr>
            <w:tcW w:w="3675" w:type="dxa"/>
            <w:tcBorders>
              <w:top w:val="nil"/>
              <w:left w:val="nil"/>
              <w:bottom w:val="single" w:sz="4" w:space="0" w:color="auto"/>
              <w:right w:val="single" w:sz="4" w:space="0" w:color="auto"/>
            </w:tcBorders>
            <w:shd w:val="clear" w:color="000000" w:fill="FFFFFF"/>
            <w:noWrap/>
            <w:vAlign w:val="bottom"/>
            <w:hideMark/>
          </w:tcPr>
          <w:p w14:paraId="37E6260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Pražská pole</w:t>
            </w:r>
          </w:p>
        </w:tc>
        <w:tc>
          <w:tcPr>
            <w:tcW w:w="2409" w:type="dxa"/>
            <w:tcBorders>
              <w:top w:val="nil"/>
              <w:left w:val="nil"/>
              <w:bottom w:val="single" w:sz="4" w:space="0" w:color="auto"/>
              <w:right w:val="single" w:sz="4" w:space="0" w:color="auto"/>
            </w:tcBorders>
            <w:shd w:val="clear" w:color="000000" w:fill="FFFFFF"/>
            <w:noWrap/>
            <w:vAlign w:val="bottom"/>
            <w:hideMark/>
          </w:tcPr>
          <w:p w14:paraId="134CEA3B"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08C2823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9</w:t>
            </w:r>
          </w:p>
        </w:tc>
      </w:tr>
      <w:tr w:rsidR="00054F63" w:rsidRPr="00054F63" w14:paraId="280C2EC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E1F0E7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CZ0423660</w:t>
            </w:r>
          </w:p>
        </w:tc>
        <w:tc>
          <w:tcPr>
            <w:tcW w:w="3675" w:type="dxa"/>
            <w:tcBorders>
              <w:top w:val="nil"/>
              <w:left w:val="nil"/>
              <w:bottom w:val="single" w:sz="4" w:space="0" w:color="auto"/>
              <w:right w:val="single" w:sz="4" w:space="0" w:color="auto"/>
            </w:tcBorders>
            <w:shd w:val="clear" w:color="000000" w:fill="FFFFFF"/>
            <w:noWrap/>
            <w:vAlign w:val="bottom"/>
            <w:hideMark/>
          </w:tcPr>
          <w:p w14:paraId="387A372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Pražská pole</w:t>
            </w:r>
          </w:p>
        </w:tc>
        <w:tc>
          <w:tcPr>
            <w:tcW w:w="2409" w:type="dxa"/>
            <w:tcBorders>
              <w:top w:val="nil"/>
              <w:left w:val="nil"/>
              <w:bottom w:val="single" w:sz="4" w:space="0" w:color="auto"/>
              <w:right w:val="single" w:sz="4" w:space="0" w:color="auto"/>
            </w:tcBorders>
            <w:shd w:val="clear" w:color="000000" w:fill="FFFFFF"/>
            <w:noWrap/>
            <w:vAlign w:val="bottom"/>
            <w:hideMark/>
          </w:tcPr>
          <w:p w14:paraId="43A2CA3B"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573504F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9</w:t>
            </w:r>
          </w:p>
        </w:tc>
      </w:tr>
      <w:tr w:rsidR="00054F63" w:rsidRPr="00054F63" w14:paraId="34D3D679"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66C5BB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CZ0424125</w:t>
            </w:r>
          </w:p>
        </w:tc>
        <w:tc>
          <w:tcPr>
            <w:tcW w:w="3675" w:type="dxa"/>
            <w:tcBorders>
              <w:top w:val="nil"/>
              <w:left w:val="nil"/>
              <w:bottom w:val="single" w:sz="4" w:space="0" w:color="auto"/>
              <w:right w:val="single" w:sz="4" w:space="0" w:color="auto"/>
            </w:tcBorders>
            <w:shd w:val="clear" w:color="000000" w:fill="FFFFFF"/>
            <w:noWrap/>
            <w:vAlign w:val="bottom"/>
            <w:hideMark/>
          </w:tcPr>
          <w:p w14:paraId="3607753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Doupovské hory</w:t>
            </w:r>
          </w:p>
        </w:tc>
        <w:tc>
          <w:tcPr>
            <w:tcW w:w="2409" w:type="dxa"/>
            <w:tcBorders>
              <w:top w:val="nil"/>
              <w:left w:val="nil"/>
              <w:bottom w:val="single" w:sz="4" w:space="0" w:color="auto"/>
              <w:right w:val="single" w:sz="4" w:space="0" w:color="auto"/>
            </w:tcBorders>
            <w:shd w:val="clear" w:color="000000" w:fill="FFFFFF"/>
            <w:noWrap/>
            <w:vAlign w:val="bottom"/>
            <w:hideMark/>
          </w:tcPr>
          <w:p w14:paraId="57298571"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EF1298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0C6D872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DD7A81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CZ0424125</w:t>
            </w:r>
          </w:p>
        </w:tc>
        <w:tc>
          <w:tcPr>
            <w:tcW w:w="3675" w:type="dxa"/>
            <w:tcBorders>
              <w:top w:val="nil"/>
              <w:left w:val="nil"/>
              <w:bottom w:val="single" w:sz="4" w:space="0" w:color="auto"/>
              <w:right w:val="single" w:sz="4" w:space="0" w:color="auto"/>
            </w:tcBorders>
            <w:shd w:val="clear" w:color="000000" w:fill="FFFFFF"/>
            <w:noWrap/>
            <w:vAlign w:val="bottom"/>
            <w:hideMark/>
          </w:tcPr>
          <w:p w14:paraId="1559374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Doupovské hory</w:t>
            </w:r>
          </w:p>
        </w:tc>
        <w:tc>
          <w:tcPr>
            <w:tcW w:w="2409" w:type="dxa"/>
            <w:tcBorders>
              <w:top w:val="nil"/>
              <w:left w:val="nil"/>
              <w:bottom w:val="single" w:sz="4" w:space="0" w:color="auto"/>
              <w:right w:val="single" w:sz="4" w:space="0" w:color="auto"/>
            </w:tcBorders>
            <w:shd w:val="clear" w:color="000000" w:fill="FFFFFF"/>
            <w:noWrap/>
            <w:vAlign w:val="bottom"/>
            <w:hideMark/>
          </w:tcPr>
          <w:p w14:paraId="1AAB6BDA"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D554CB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28E8AD17"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0E718F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CZ0513237</w:t>
            </w:r>
          </w:p>
        </w:tc>
        <w:tc>
          <w:tcPr>
            <w:tcW w:w="3675" w:type="dxa"/>
            <w:tcBorders>
              <w:top w:val="nil"/>
              <w:left w:val="nil"/>
              <w:bottom w:val="single" w:sz="4" w:space="0" w:color="auto"/>
              <w:right w:val="single" w:sz="4" w:space="0" w:color="auto"/>
            </w:tcBorders>
            <w:shd w:val="clear" w:color="000000" w:fill="FFFFFF"/>
            <w:noWrap/>
            <w:vAlign w:val="bottom"/>
            <w:hideMark/>
          </w:tcPr>
          <w:p w14:paraId="1CB4C8B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Česká Lípa - mokřad v nivě Šporky</w:t>
            </w:r>
          </w:p>
        </w:tc>
        <w:tc>
          <w:tcPr>
            <w:tcW w:w="2409" w:type="dxa"/>
            <w:tcBorders>
              <w:top w:val="nil"/>
              <w:left w:val="nil"/>
              <w:bottom w:val="single" w:sz="4" w:space="0" w:color="auto"/>
              <w:right w:val="single" w:sz="4" w:space="0" w:color="auto"/>
            </w:tcBorders>
            <w:shd w:val="clear" w:color="000000" w:fill="FFFFFF"/>
            <w:noWrap/>
            <w:vAlign w:val="bottom"/>
            <w:hideMark/>
          </w:tcPr>
          <w:p w14:paraId="5E84F54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DC2E56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31CCA632"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145161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CZ0513238</w:t>
            </w:r>
          </w:p>
        </w:tc>
        <w:tc>
          <w:tcPr>
            <w:tcW w:w="3675" w:type="dxa"/>
            <w:tcBorders>
              <w:top w:val="nil"/>
              <w:left w:val="nil"/>
              <w:bottom w:val="single" w:sz="4" w:space="0" w:color="auto"/>
              <w:right w:val="single" w:sz="4" w:space="0" w:color="auto"/>
            </w:tcBorders>
            <w:shd w:val="clear" w:color="000000" w:fill="FFFFFF"/>
            <w:noWrap/>
            <w:vAlign w:val="bottom"/>
            <w:hideMark/>
          </w:tcPr>
          <w:p w14:paraId="526C1AF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Cihelenské rybníky</w:t>
            </w:r>
          </w:p>
        </w:tc>
        <w:tc>
          <w:tcPr>
            <w:tcW w:w="2409" w:type="dxa"/>
            <w:tcBorders>
              <w:top w:val="nil"/>
              <w:left w:val="nil"/>
              <w:bottom w:val="single" w:sz="4" w:space="0" w:color="auto"/>
              <w:right w:val="single" w:sz="4" w:space="0" w:color="auto"/>
            </w:tcBorders>
            <w:shd w:val="clear" w:color="000000" w:fill="FFFFFF"/>
            <w:noWrap/>
            <w:vAlign w:val="bottom"/>
            <w:hideMark/>
          </w:tcPr>
          <w:p w14:paraId="18531D3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4794C81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5</w:t>
            </w:r>
          </w:p>
        </w:tc>
      </w:tr>
      <w:tr w:rsidR="00054F63" w:rsidRPr="00054F63" w14:paraId="3F978D8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3109A7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CZ0513244</w:t>
            </w:r>
          </w:p>
        </w:tc>
        <w:tc>
          <w:tcPr>
            <w:tcW w:w="3675" w:type="dxa"/>
            <w:tcBorders>
              <w:top w:val="nil"/>
              <w:left w:val="nil"/>
              <w:bottom w:val="single" w:sz="4" w:space="0" w:color="auto"/>
              <w:right w:val="single" w:sz="4" w:space="0" w:color="auto"/>
            </w:tcBorders>
            <w:shd w:val="clear" w:color="000000" w:fill="FFFFFF"/>
            <w:noWrap/>
            <w:vAlign w:val="bottom"/>
            <w:hideMark/>
          </w:tcPr>
          <w:p w14:paraId="7F0299F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Manušické rybníky</w:t>
            </w:r>
          </w:p>
        </w:tc>
        <w:tc>
          <w:tcPr>
            <w:tcW w:w="2409" w:type="dxa"/>
            <w:tcBorders>
              <w:top w:val="nil"/>
              <w:left w:val="nil"/>
              <w:bottom w:val="single" w:sz="4" w:space="0" w:color="auto"/>
              <w:right w:val="single" w:sz="4" w:space="0" w:color="auto"/>
            </w:tcBorders>
            <w:shd w:val="clear" w:color="000000" w:fill="FFFFFF"/>
            <w:noWrap/>
            <w:vAlign w:val="bottom"/>
            <w:hideMark/>
          </w:tcPr>
          <w:p w14:paraId="21D8ED8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A1C027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7</w:t>
            </w:r>
          </w:p>
        </w:tc>
      </w:tr>
      <w:tr w:rsidR="00054F63" w:rsidRPr="00054F63" w14:paraId="2476BA1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41E8A3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CZ0513249</w:t>
            </w:r>
          </w:p>
        </w:tc>
        <w:tc>
          <w:tcPr>
            <w:tcW w:w="3675" w:type="dxa"/>
            <w:tcBorders>
              <w:top w:val="nil"/>
              <w:left w:val="nil"/>
              <w:bottom w:val="single" w:sz="4" w:space="0" w:color="auto"/>
              <w:right w:val="single" w:sz="4" w:space="0" w:color="auto"/>
            </w:tcBorders>
            <w:shd w:val="clear" w:color="000000" w:fill="FFFFFF"/>
            <w:noWrap/>
            <w:vAlign w:val="bottom"/>
            <w:hideMark/>
          </w:tcPr>
          <w:p w14:paraId="12A9C6C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Prácheň - Zicht</w:t>
            </w:r>
          </w:p>
        </w:tc>
        <w:tc>
          <w:tcPr>
            <w:tcW w:w="2409" w:type="dxa"/>
            <w:tcBorders>
              <w:top w:val="nil"/>
              <w:left w:val="nil"/>
              <w:bottom w:val="single" w:sz="4" w:space="0" w:color="auto"/>
              <w:right w:val="single" w:sz="4" w:space="0" w:color="auto"/>
            </w:tcBorders>
            <w:shd w:val="clear" w:color="000000" w:fill="FFFFFF"/>
            <w:noWrap/>
            <w:vAlign w:val="bottom"/>
            <w:hideMark/>
          </w:tcPr>
          <w:p w14:paraId="163AEBB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6D71091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0478AE16"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9CE764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CZ0513257</w:t>
            </w:r>
          </w:p>
        </w:tc>
        <w:tc>
          <w:tcPr>
            <w:tcW w:w="3675" w:type="dxa"/>
            <w:tcBorders>
              <w:top w:val="nil"/>
              <w:left w:val="nil"/>
              <w:bottom w:val="single" w:sz="4" w:space="0" w:color="auto"/>
              <w:right w:val="single" w:sz="4" w:space="0" w:color="auto"/>
            </w:tcBorders>
            <w:shd w:val="clear" w:color="000000" w:fill="FFFFFF"/>
            <w:noWrap/>
            <w:vAlign w:val="bottom"/>
            <w:hideMark/>
          </w:tcPr>
          <w:p w14:paraId="009D2F4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Stružnické rybníky</w:t>
            </w:r>
          </w:p>
        </w:tc>
        <w:tc>
          <w:tcPr>
            <w:tcW w:w="2409" w:type="dxa"/>
            <w:tcBorders>
              <w:top w:val="nil"/>
              <w:left w:val="nil"/>
              <w:bottom w:val="single" w:sz="4" w:space="0" w:color="auto"/>
              <w:right w:val="single" w:sz="4" w:space="0" w:color="auto"/>
            </w:tcBorders>
            <w:shd w:val="clear" w:color="000000" w:fill="FFFFFF"/>
            <w:noWrap/>
            <w:vAlign w:val="bottom"/>
            <w:hideMark/>
          </w:tcPr>
          <w:p w14:paraId="292C9A2E"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F239E3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79769E86"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4BB298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CZ0513505</w:t>
            </w:r>
          </w:p>
        </w:tc>
        <w:tc>
          <w:tcPr>
            <w:tcW w:w="3675" w:type="dxa"/>
            <w:tcBorders>
              <w:top w:val="nil"/>
              <w:left w:val="nil"/>
              <w:bottom w:val="single" w:sz="4" w:space="0" w:color="auto"/>
              <w:right w:val="single" w:sz="4" w:space="0" w:color="auto"/>
            </w:tcBorders>
            <w:shd w:val="clear" w:color="000000" w:fill="FFFFFF"/>
            <w:noWrap/>
            <w:vAlign w:val="bottom"/>
            <w:hideMark/>
          </w:tcPr>
          <w:p w14:paraId="3B3492E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Dolní Ploučnice</w:t>
            </w:r>
          </w:p>
        </w:tc>
        <w:tc>
          <w:tcPr>
            <w:tcW w:w="2409" w:type="dxa"/>
            <w:tcBorders>
              <w:top w:val="nil"/>
              <w:left w:val="nil"/>
              <w:bottom w:val="single" w:sz="4" w:space="0" w:color="auto"/>
              <w:right w:val="single" w:sz="4" w:space="0" w:color="auto"/>
            </w:tcBorders>
            <w:shd w:val="clear" w:color="000000" w:fill="FFFFFF"/>
            <w:noWrap/>
            <w:vAlign w:val="bottom"/>
            <w:hideMark/>
          </w:tcPr>
          <w:p w14:paraId="6AF4268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33770E9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6</w:t>
            </w:r>
          </w:p>
        </w:tc>
      </w:tr>
      <w:tr w:rsidR="00054F63" w:rsidRPr="00054F63" w14:paraId="25D79096"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6AC705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CZ0520178</w:t>
            </w:r>
          </w:p>
        </w:tc>
        <w:tc>
          <w:tcPr>
            <w:tcW w:w="3675" w:type="dxa"/>
            <w:tcBorders>
              <w:top w:val="nil"/>
              <w:left w:val="nil"/>
              <w:bottom w:val="single" w:sz="4" w:space="0" w:color="auto"/>
              <w:right w:val="single" w:sz="4" w:space="0" w:color="auto"/>
            </w:tcBorders>
            <w:shd w:val="clear" w:color="000000" w:fill="FFFFFF"/>
            <w:noWrap/>
            <w:vAlign w:val="bottom"/>
            <w:hideMark/>
          </w:tcPr>
          <w:p w14:paraId="305DB42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Březinka</w:t>
            </w:r>
          </w:p>
        </w:tc>
        <w:tc>
          <w:tcPr>
            <w:tcW w:w="2409" w:type="dxa"/>
            <w:tcBorders>
              <w:top w:val="nil"/>
              <w:left w:val="nil"/>
              <w:bottom w:val="single" w:sz="4" w:space="0" w:color="auto"/>
              <w:right w:val="single" w:sz="4" w:space="0" w:color="auto"/>
            </w:tcBorders>
            <w:shd w:val="clear" w:color="000000" w:fill="FFFFFF"/>
            <w:noWrap/>
            <w:vAlign w:val="bottom"/>
            <w:hideMark/>
          </w:tcPr>
          <w:p w14:paraId="15D54F7B"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356D93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1D2F918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9D2852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CZ0523002</w:t>
            </w:r>
          </w:p>
        </w:tc>
        <w:tc>
          <w:tcPr>
            <w:tcW w:w="3675" w:type="dxa"/>
            <w:tcBorders>
              <w:top w:val="nil"/>
              <w:left w:val="nil"/>
              <w:bottom w:val="single" w:sz="4" w:space="0" w:color="auto"/>
              <w:right w:val="single" w:sz="4" w:space="0" w:color="auto"/>
            </w:tcBorders>
            <w:shd w:val="clear" w:color="000000" w:fill="FFFFFF"/>
            <w:noWrap/>
            <w:vAlign w:val="bottom"/>
            <w:hideMark/>
          </w:tcPr>
          <w:p w14:paraId="7C4B585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Hluboký Kovač</w:t>
            </w:r>
          </w:p>
        </w:tc>
        <w:tc>
          <w:tcPr>
            <w:tcW w:w="2409" w:type="dxa"/>
            <w:tcBorders>
              <w:top w:val="nil"/>
              <w:left w:val="nil"/>
              <w:bottom w:val="single" w:sz="4" w:space="0" w:color="auto"/>
              <w:right w:val="single" w:sz="4" w:space="0" w:color="auto"/>
            </w:tcBorders>
            <w:shd w:val="clear" w:color="000000" w:fill="FFFFFF"/>
            <w:noWrap/>
            <w:vAlign w:val="bottom"/>
            <w:hideMark/>
          </w:tcPr>
          <w:p w14:paraId="7189421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39B984F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5640C778"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4EF146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CZ0523003</w:t>
            </w:r>
          </w:p>
        </w:tc>
        <w:tc>
          <w:tcPr>
            <w:tcW w:w="3675" w:type="dxa"/>
            <w:tcBorders>
              <w:top w:val="nil"/>
              <w:left w:val="nil"/>
              <w:bottom w:val="single" w:sz="4" w:space="0" w:color="auto"/>
              <w:right w:val="single" w:sz="4" w:space="0" w:color="auto"/>
            </w:tcBorders>
            <w:shd w:val="clear" w:color="000000" w:fill="FFFFFF"/>
            <w:noWrap/>
            <w:vAlign w:val="bottom"/>
            <w:hideMark/>
          </w:tcPr>
          <w:p w14:paraId="22ED9E6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Rybník Strašidlo</w:t>
            </w:r>
          </w:p>
        </w:tc>
        <w:tc>
          <w:tcPr>
            <w:tcW w:w="2409" w:type="dxa"/>
            <w:tcBorders>
              <w:top w:val="nil"/>
              <w:left w:val="nil"/>
              <w:bottom w:val="single" w:sz="4" w:space="0" w:color="auto"/>
              <w:right w:val="single" w:sz="4" w:space="0" w:color="auto"/>
            </w:tcBorders>
            <w:shd w:val="clear" w:color="000000" w:fill="FFFFFF"/>
            <w:noWrap/>
            <w:vAlign w:val="bottom"/>
            <w:hideMark/>
          </w:tcPr>
          <w:p w14:paraId="10E20AF1"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4ACA844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62559774"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E312B3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CZ0523005</w:t>
            </w:r>
          </w:p>
        </w:tc>
        <w:tc>
          <w:tcPr>
            <w:tcW w:w="3675" w:type="dxa"/>
            <w:tcBorders>
              <w:top w:val="nil"/>
              <w:left w:val="nil"/>
              <w:bottom w:val="single" w:sz="4" w:space="0" w:color="auto"/>
              <w:right w:val="single" w:sz="4" w:space="0" w:color="auto"/>
            </w:tcBorders>
            <w:shd w:val="clear" w:color="000000" w:fill="FFFFFF"/>
            <w:noWrap/>
            <w:vAlign w:val="bottom"/>
            <w:hideMark/>
          </w:tcPr>
          <w:p w14:paraId="0F54016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Tuří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24C5874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48E3B2F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62052E56"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8A0224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CZ0523010</w:t>
            </w:r>
          </w:p>
        </w:tc>
        <w:tc>
          <w:tcPr>
            <w:tcW w:w="3675" w:type="dxa"/>
            <w:tcBorders>
              <w:top w:val="nil"/>
              <w:left w:val="nil"/>
              <w:bottom w:val="single" w:sz="4" w:space="0" w:color="auto"/>
              <w:right w:val="single" w:sz="4" w:space="0" w:color="auto"/>
            </w:tcBorders>
            <w:shd w:val="clear" w:color="000000" w:fill="FFFFFF"/>
            <w:noWrap/>
            <w:vAlign w:val="bottom"/>
            <w:hideMark/>
          </w:tcPr>
          <w:p w14:paraId="0250795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Na Plachtě</w:t>
            </w:r>
          </w:p>
        </w:tc>
        <w:tc>
          <w:tcPr>
            <w:tcW w:w="2409" w:type="dxa"/>
            <w:tcBorders>
              <w:top w:val="nil"/>
              <w:left w:val="nil"/>
              <w:bottom w:val="single" w:sz="4" w:space="0" w:color="auto"/>
              <w:right w:val="single" w:sz="4" w:space="0" w:color="auto"/>
            </w:tcBorders>
            <w:shd w:val="clear" w:color="000000" w:fill="FFFFFF"/>
            <w:noWrap/>
            <w:vAlign w:val="bottom"/>
            <w:hideMark/>
          </w:tcPr>
          <w:p w14:paraId="644B5C7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A26152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7585D730"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BCF7E8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CZ0523011</w:t>
            </w:r>
          </w:p>
        </w:tc>
        <w:tc>
          <w:tcPr>
            <w:tcW w:w="3675" w:type="dxa"/>
            <w:tcBorders>
              <w:top w:val="nil"/>
              <w:left w:val="nil"/>
              <w:bottom w:val="single" w:sz="4" w:space="0" w:color="auto"/>
              <w:right w:val="single" w:sz="4" w:space="0" w:color="auto"/>
            </w:tcBorders>
            <w:shd w:val="clear" w:color="000000" w:fill="FFFFFF"/>
            <w:noWrap/>
            <w:vAlign w:val="bottom"/>
            <w:hideMark/>
          </w:tcPr>
          <w:p w14:paraId="62368A8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Pod Rýzmburkem</w:t>
            </w:r>
          </w:p>
        </w:tc>
        <w:tc>
          <w:tcPr>
            <w:tcW w:w="2409" w:type="dxa"/>
            <w:tcBorders>
              <w:top w:val="nil"/>
              <w:left w:val="nil"/>
              <w:bottom w:val="single" w:sz="4" w:space="0" w:color="auto"/>
              <w:right w:val="single" w:sz="4" w:space="0" w:color="auto"/>
            </w:tcBorders>
            <w:shd w:val="clear" w:color="000000" w:fill="FFFFFF"/>
            <w:noWrap/>
            <w:vAlign w:val="bottom"/>
            <w:hideMark/>
          </w:tcPr>
          <w:p w14:paraId="616CB2B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2210B1E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76D79F54"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A9D385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CZ0523265</w:t>
            </w:r>
          </w:p>
        </w:tc>
        <w:tc>
          <w:tcPr>
            <w:tcW w:w="3675" w:type="dxa"/>
            <w:tcBorders>
              <w:top w:val="nil"/>
              <w:left w:val="nil"/>
              <w:bottom w:val="single" w:sz="4" w:space="0" w:color="auto"/>
              <w:right w:val="single" w:sz="4" w:space="0" w:color="auto"/>
            </w:tcBorders>
            <w:shd w:val="clear" w:color="000000" w:fill="FFFFFF"/>
            <w:noWrap/>
            <w:vAlign w:val="bottom"/>
            <w:hideMark/>
          </w:tcPr>
          <w:p w14:paraId="6C87044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Červená Třemešná -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12BCB546"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C82F40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3D842B3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908591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CZ0523268</w:t>
            </w:r>
          </w:p>
        </w:tc>
        <w:tc>
          <w:tcPr>
            <w:tcW w:w="3675" w:type="dxa"/>
            <w:tcBorders>
              <w:top w:val="nil"/>
              <w:left w:val="nil"/>
              <w:bottom w:val="single" w:sz="4" w:space="0" w:color="auto"/>
              <w:right w:val="single" w:sz="4" w:space="0" w:color="auto"/>
            </w:tcBorders>
            <w:shd w:val="clear" w:color="000000" w:fill="FFFFFF"/>
            <w:noWrap/>
            <w:vAlign w:val="bottom"/>
            <w:hideMark/>
          </w:tcPr>
          <w:p w14:paraId="604FBAA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Dubno - Česká Skalice</w:t>
            </w:r>
          </w:p>
        </w:tc>
        <w:tc>
          <w:tcPr>
            <w:tcW w:w="2409" w:type="dxa"/>
            <w:tcBorders>
              <w:top w:val="nil"/>
              <w:left w:val="nil"/>
              <w:bottom w:val="single" w:sz="4" w:space="0" w:color="auto"/>
              <w:right w:val="single" w:sz="4" w:space="0" w:color="auto"/>
            </w:tcBorders>
            <w:shd w:val="clear" w:color="000000" w:fill="FFFFFF"/>
            <w:noWrap/>
            <w:vAlign w:val="bottom"/>
            <w:hideMark/>
          </w:tcPr>
          <w:p w14:paraId="6DB76716"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FFAA47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B44286C"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27BC45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CZ0523276</w:t>
            </w:r>
          </w:p>
        </w:tc>
        <w:tc>
          <w:tcPr>
            <w:tcW w:w="3675" w:type="dxa"/>
            <w:tcBorders>
              <w:top w:val="nil"/>
              <w:left w:val="nil"/>
              <w:bottom w:val="single" w:sz="4" w:space="0" w:color="auto"/>
              <w:right w:val="single" w:sz="4" w:space="0" w:color="auto"/>
            </w:tcBorders>
            <w:shd w:val="clear" w:color="000000" w:fill="FFFFFF"/>
            <w:noWrap/>
            <w:vAlign w:val="bottom"/>
            <w:hideMark/>
          </w:tcPr>
          <w:p w14:paraId="3127F6C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Kanice - lesní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6532FA7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6FBFC70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7F012732"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0CF83E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CZ0523282</w:t>
            </w:r>
          </w:p>
        </w:tc>
        <w:tc>
          <w:tcPr>
            <w:tcW w:w="3675" w:type="dxa"/>
            <w:tcBorders>
              <w:top w:val="nil"/>
              <w:left w:val="nil"/>
              <w:bottom w:val="single" w:sz="4" w:space="0" w:color="auto"/>
              <w:right w:val="single" w:sz="4" w:space="0" w:color="auto"/>
            </w:tcBorders>
            <w:shd w:val="clear" w:color="000000" w:fill="FFFFFF"/>
            <w:noWrap/>
            <w:vAlign w:val="bottom"/>
            <w:hideMark/>
          </w:tcPr>
          <w:p w14:paraId="64036E5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Nadslav</w:t>
            </w:r>
          </w:p>
        </w:tc>
        <w:tc>
          <w:tcPr>
            <w:tcW w:w="2409" w:type="dxa"/>
            <w:tcBorders>
              <w:top w:val="nil"/>
              <w:left w:val="nil"/>
              <w:bottom w:val="single" w:sz="4" w:space="0" w:color="auto"/>
              <w:right w:val="single" w:sz="4" w:space="0" w:color="auto"/>
            </w:tcBorders>
            <w:shd w:val="clear" w:color="000000" w:fill="FFFFFF"/>
            <w:noWrap/>
            <w:vAlign w:val="bottom"/>
            <w:hideMark/>
          </w:tcPr>
          <w:p w14:paraId="72ACAF2F"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5C9850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4D145F58"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A49983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CZ0523286</w:t>
            </w:r>
          </w:p>
        </w:tc>
        <w:tc>
          <w:tcPr>
            <w:tcW w:w="3675" w:type="dxa"/>
            <w:tcBorders>
              <w:top w:val="nil"/>
              <w:left w:val="nil"/>
              <w:bottom w:val="single" w:sz="4" w:space="0" w:color="auto"/>
              <w:right w:val="single" w:sz="4" w:space="0" w:color="auto"/>
            </w:tcBorders>
            <w:shd w:val="clear" w:color="000000" w:fill="FFFFFF"/>
            <w:noWrap/>
            <w:vAlign w:val="bottom"/>
            <w:hideMark/>
          </w:tcPr>
          <w:p w14:paraId="24610A9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Rybník Smrkovák</w:t>
            </w:r>
          </w:p>
        </w:tc>
        <w:tc>
          <w:tcPr>
            <w:tcW w:w="2409" w:type="dxa"/>
            <w:tcBorders>
              <w:top w:val="nil"/>
              <w:left w:val="nil"/>
              <w:bottom w:val="single" w:sz="4" w:space="0" w:color="auto"/>
              <w:right w:val="single" w:sz="4" w:space="0" w:color="auto"/>
            </w:tcBorders>
            <w:shd w:val="clear" w:color="000000" w:fill="FFFFFF"/>
            <w:noWrap/>
            <w:vAlign w:val="bottom"/>
            <w:hideMark/>
          </w:tcPr>
          <w:p w14:paraId="39DFF47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5FB20FC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94BBA4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19A9E3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CZ0523287</w:t>
            </w:r>
          </w:p>
        </w:tc>
        <w:tc>
          <w:tcPr>
            <w:tcW w:w="3675" w:type="dxa"/>
            <w:tcBorders>
              <w:top w:val="nil"/>
              <w:left w:val="nil"/>
              <w:bottom w:val="single" w:sz="4" w:space="0" w:color="auto"/>
              <w:right w:val="single" w:sz="4" w:space="0" w:color="auto"/>
            </w:tcBorders>
            <w:shd w:val="clear" w:color="000000" w:fill="FFFFFF"/>
            <w:noWrap/>
            <w:vAlign w:val="bottom"/>
            <w:hideMark/>
          </w:tcPr>
          <w:p w14:paraId="43B394D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Rybník Spáleniště</w:t>
            </w:r>
          </w:p>
        </w:tc>
        <w:tc>
          <w:tcPr>
            <w:tcW w:w="2409" w:type="dxa"/>
            <w:tcBorders>
              <w:top w:val="nil"/>
              <w:left w:val="nil"/>
              <w:bottom w:val="single" w:sz="4" w:space="0" w:color="auto"/>
              <w:right w:val="single" w:sz="4" w:space="0" w:color="auto"/>
            </w:tcBorders>
            <w:shd w:val="clear" w:color="000000" w:fill="FFFFFF"/>
            <w:noWrap/>
            <w:vAlign w:val="bottom"/>
            <w:hideMark/>
          </w:tcPr>
          <w:p w14:paraId="5B62E50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7BF962A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1F27236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936F70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CZ0524045</w:t>
            </w:r>
          </w:p>
        </w:tc>
        <w:tc>
          <w:tcPr>
            <w:tcW w:w="3675" w:type="dxa"/>
            <w:tcBorders>
              <w:top w:val="nil"/>
              <w:left w:val="nil"/>
              <w:bottom w:val="single" w:sz="4" w:space="0" w:color="auto"/>
              <w:right w:val="single" w:sz="4" w:space="0" w:color="auto"/>
            </w:tcBorders>
            <w:shd w:val="clear" w:color="000000" w:fill="FFFFFF"/>
            <w:noWrap/>
            <w:vAlign w:val="bottom"/>
            <w:hideMark/>
          </w:tcPr>
          <w:p w14:paraId="2CAEFC2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Zbytka</w:t>
            </w:r>
          </w:p>
        </w:tc>
        <w:tc>
          <w:tcPr>
            <w:tcW w:w="2409" w:type="dxa"/>
            <w:tcBorders>
              <w:top w:val="nil"/>
              <w:left w:val="nil"/>
              <w:bottom w:val="single" w:sz="4" w:space="0" w:color="auto"/>
              <w:right w:val="single" w:sz="4" w:space="0" w:color="auto"/>
            </w:tcBorders>
            <w:shd w:val="clear" w:color="000000" w:fill="FFFFFF"/>
            <w:noWrap/>
            <w:vAlign w:val="bottom"/>
            <w:hideMark/>
          </w:tcPr>
          <w:p w14:paraId="500CBB7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37F8BE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3</w:t>
            </w:r>
          </w:p>
        </w:tc>
      </w:tr>
      <w:tr w:rsidR="00054F63" w:rsidRPr="00054F63" w14:paraId="5994A2D8"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B86751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CZ0524048</w:t>
            </w:r>
          </w:p>
        </w:tc>
        <w:tc>
          <w:tcPr>
            <w:tcW w:w="3675" w:type="dxa"/>
            <w:tcBorders>
              <w:top w:val="nil"/>
              <w:left w:val="nil"/>
              <w:bottom w:val="single" w:sz="4" w:space="0" w:color="auto"/>
              <w:right w:val="single" w:sz="4" w:space="0" w:color="auto"/>
            </w:tcBorders>
            <w:shd w:val="clear" w:color="000000" w:fill="FFFFFF"/>
            <w:noWrap/>
            <w:vAlign w:val="bottom"/>
            <w:hideMark/>
          </w:tcPr>
          <w:p w14:paraId="30460C0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Byšičky</w:t>
            </w:r>
          </w:p>
        </w:tc>
        <w:tc>
          <w:tcPr>
            <w:tcW w:w="2409" w:type="dxa"/>
            <w:tcBorders>
              <w:top w:val="nil"/>
              <w:left w:val="nil"/>
              <w:bottom w:val="single" w:sz="4" w:space="0" w:color="auto"/>
              <w:right w:val="single" w:sz="4" w:space="0" w:color="auto"/>
            </w:tcBorders>
            <w:shd w:val="clear" w:color="000000" w:fill="FFFFFF"/>
            <w:noWrap/>
            <w:vAlign w:val="bottom"/>
            <w:hideMark/>
          </w:tcPr>
          <w:p w14:paraId="0A48563E"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421390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1493DE12"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6381D4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CZ0524050</w:t>
            </w:r>
          </w:p>
        </w:tc>
        <w:tc>
          <w:tcPr>
            <w:tcW w:w="3675" w:type="dxa"/>
            <w:tcBorders>
              <w:top w:val="nil"/>
              <w:left w:val="nil"/>
              <w:bottom w:val="single" w:sz="4" w:space="0" w:color="auto"/>
              <w:right w:val="single" w:sz="4" w:space="0" w:color="auto"/>
            </w:tcBorders>
            <w:shd w:val="clear" w:color="000000" w:fill="FFFFFF"/>
            <w:noWrap/>
            <w:vAlign w:val="bottom"/>
            <w:hideMark/>
          </w:tcPr>
          <w:p w14:paraId="21C6DF7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Halín</w:t>
            </w:r>
          </w:p>
        </w:tc>
        <w:tc>
          <w:tcPr>
            <w:tcW w:w="2409" w:type="dxa"/>
            <w:tcBorders>
              <w:top w:val="nil"/>
              <w:left w:val="nil"/>
              <w:bottom w:val="single" w:sz="4" w:space="0" w:color="auto"/>
              <w:right w:val="single" w:sz="4" w:space="0" w:color="auto"/>
            </w:tcBorders>
            <w:shd w:val="clear" w:color="000000" w:fill="FFFFFF"/>
            <w:noWrap/>
            <w:vAlign w:val="bottom"/>
            <w:hideMark/>
          </w:tcPr>
          <w:p w14:paraId="6578A3F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0360CB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015DCAA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7BB147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CZ0533002</w:t>
            </w:r>
          </w:p>
        </w:tc>
        <w:tc>
          <w:tcPr>
            <w:tcW w:w="3675" w:type="dxa"/>
            <w:tcBorders>
              <w:top w:val="nil"/>
              <w:left w:val="nil"/>
              <w:bottom w:val="single" w:sz="4" w:space="0" w:color="auto"/>
              <w:right w:val="single" w:sz="4" w:space="0" w:color="auto"/>
            </w:tcBorders>
            <w:shd w:val="clear" w:color="000000" w:fill="FFFFFF"/>
            <w:noWrap/>
            <w:vAlign w:val="bottom"/>
            <w:hideMark/>
          </w:tcPr>
          <w:p w14:paraId="2F0D988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Malá Straka</w:t>
            </w:r>
          </w:p>
        </w:tc>
        <w:tc>
          <w:tcPr>
            <w:tcW w:w="2409" w:type="dxa"/>
            <w:tcBorders>
              <w:top w:val="nil"/>
              <w:left w:val="nil"/>
              <w:bottom w:val="single" w:sz="4" w:space="0" w:color="auto"/>
              <w:right w:val="single" w:sz="4" w:space="0" w:color="auto"/>
            </w:tcBorders>
            <w:shd w:val="clear" w:color="000000" w:fill="FFFFFF"/>
            <w:noWrap/>
            <w:vAlign w:val="bottom"/>
            <w:hideMark/>
          </w:tcPr>
          <w:p w14:paraId="37A0ADA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A32FE9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5B1A6202"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6348D2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CZ0533012</w:t>
            </w:r>
          </w:p>
        </w:tc>
        <w:tc>
          <w:tcPr>
            <w:tcW w:w="3675" w:type="dxa"/>
            <w:tcBorders>
              <w:top w:val="nil"/>
              <w:left w:val="nil"/>
              <w:bottom w:val="single" w:sz="4" w:space="0" w:color="auto"/>
              <w:right w:val="single" w:sz="4" w:space="0" w:color="auto"/>
            </w:tcBorders>
            <w:shd w:val="clear" w:color="000000" w:fill="FFFFFF"/>
            <w:noWrap/>
            <w:vAlign w:val="bottom"/>
            <w:hideMark/>
          </w:tcPr>
          <w:p w14:paraId="2917461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Michnovka-Pravy</w:t>
            </w:r>
          </w:p>
        </w:tc>
        <w:tc>
          <w:tcPr>
            <w:tcW w:w="2409" w:type="dxa"/>
            <w:tcBorders>
              <w:top w:val="nil"/>
              <w:left w:val="nil"/>
              <w:bottom w:val="single" w:sz="4" w:space="0" w:color="auto"/>
              <w:right w:val="single" w:sz="4" w:space="0" w:color="auto"/>
            </w:tcBorders>
            <w:shd w:val="clear" w:color="000000" w:fill="FFFFFF"/>
            <w:noWrap/>
            <w:vAlign w:val="bottom"/>
            <w:hideMark/>
          </w:tcPr>
          <w:p w14:paraId="7CE8C58A"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08EF303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21B1F9F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E2EDC5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CZ0533302</w:t>
            </w:r>
          </w:p>
        </w:tc>
        <w:tc>
          <w:tcPr>
            <w:tcW w:w="3675" w:type="dxa"/>
            <w:tcBorders>
              <w:top w:val="nil"/>
              <w:left w:val="nil"/>
              <w:bottom w:val="single" w:sz="4" w:space="0" w:color="auto"/>
              <w:right w:val="single" w:sz="4" w:space="0" w:color="auto"/>
            </w:tcBorders>
            <w:shd w:val="clear" w:color="000000" w:fill="FFFFFF"/>
            <w:noWrap/>
            <w:vAlign w:val="bottom"/>
            <w:hideMark/>
          </w:tcPr>
          <w:p w14:paraId="06C8BC5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Choltická obora</w:t>
            </w:r>
          </w:p>
        </w:tc>
        <w:tc>
          <w:tcPr>
            <w:tcW w:w="2409" w:type="dxa"/>
            <w:tcBorders>
              <w:top w:val="nil"/>
              <w:left w:val="nil"/>
              <w:bottom w:val="single" w:sz="4" w:space="0" w:color="auto"/>
              <w:right w:val="single" w:sz="4" w:space="0" w:color="auto"/>
            </w:tcBorders>
            <w:shd w:val="clear" w:color="000000" w:fill="FFFFFF"/>
            <w:noWrap/>
            <w:vAlign w:val="bottom"/>
            <w:hideMark/>
          </w:tcPr>
          <w:p w14:paraId="5DEF412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3EA381A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5</w:t>
            </w:r>
          </w:p>
        </w:tc>
      </w:tr>
      <w:tr w:rsidR="00054F63" w:rsidRPr="00054F63" w14:paraId="20CCC7D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3CFAD8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CZ0533308</w:t>
            </w:r>
          </w:p>
        </w:tc>
        <w:tc>
          <w:tcPr>
            <w:tcW w:w="3675" w:type="dxa"/>
            <w:tcBorders>
              <w:top w:val="nil"/>
              <w:left w:val="nil"/>
              <w:bottom w:val="single" w:sz="4" w:space="0" w:color="auto"/>
              <w:right w:val="single" w:sz="4" w:space="0" w:color="auto"/>
            </w:tcBorders>
            <w:shd w:val="clear" w:color="000000" w:fill="FFFFFF"/>
            <w:noWrap/>
            <w:vAlign w:val="bottom"/>
            <w:hideMark/>
          </w:tcPr>
          <w:p w14:paraId="11411FB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Bohdanečský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0A6A52C6"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BF63E9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59C06901"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B1BE69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CZ0533312</w:t>
            </w:r>
          </w:p>
        </w:tc>
        <w:tc>
          <w:tcPr>
            <w:tcW w:w="3675" w:type="dxa"/>
            <w:tcBorders>
              <w:top w:val="nil"/>
              <w:left w:val="nil"/>
              <w:bottom w:val="single" w:sz="4" w:space="0" w:color="auto"/>
              <w:right w:val="single" w:sz="4" w:space="0" w:color="auto"/>
            </w:tcBorders>
            <w:shd w:val="clear" w:color="000000" w:fill="FFFFFF"/>
            <w:noWrap/>
            <w:vAlign w:val="bottom"/>
            <w:hideMark/>
          </w:tcPr>
          <w:p w14:paraId="2869F40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Rybník Moře</w:t>
            </w:r>
          </w:p>
        </w:tc>
        <w:tc>
          <w:tcPr>
            <w:tcW w:w="2409" w:type="dxa"/>
            <w:tcBorders>
              <w:top w:val="nil"/>
              <w:left w:val="nil"/>
              <w:bottom w:val="single" w:sz="4" w:space="0" w:color="auto"/>
              <w:right w:val="single" w:sz="4" w:space="0" w:color="auto"/>
            </w:tcBorders>
            <w:shd w:val="clear" w:color="000000" w:fill="FFFFFF"/>
            <w:noWrap/>
            <w:vAlign w:val="bottom"/>
            <w:hideMark/>
          </w:tcPr>
          <w:p w14:paraId="03C30A1C"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C6780A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717B3075"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589247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CZ0533696</w:t>
            </w:r>
          </w:p>
        </w:tc>
        <w:tc>
          <w:tcPr>
            <w:tcW w:w="3675" w:type="dxa"/>
            <w:tcBorders>
              <w:top w:val="nil"/>
              <w:left w:val="nil"/>
              <w:bottom w:val="single" w:sz="4" w:space="0" w:color="auto"/>
              <w:right w:val="single" w:sz="4" w:space="0" w:color="auto"/>
            </w:tcBorders>
            <w:shd w:val="clear" w:color="000000" w:fill="FFFFFF"/>
            <w:noWrap/>
            <w:vAlign w:val="bottom"/>
            <w:hideMark/>
          </w:tcPr>
          <w:p w14:paraId="39484ED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Kochánovické rybníky a tůně</w:t>
            </w:r>
          </w:p>
        </w:tc>
        <w:tc>
          <w:tcPr>
            <w:tcW w:w="2409" w:type="dxa"/>
            <w:tcBorders>
              <w:top w:val="nil"/>
              <w:left w:val="nil"/>
              <w:bottom w:val="single" w:sz="4" w:space="0" w:color="auto"/>
              <w:right w:val="single" w:sz="4" w:space="0" w:color="auto"/>
            </w:tcBorders>
            <w:shd w:val="clear" w:color="000000" w:fill="FFFFFF"/>
            <w:noWrap/>
            <w:vAlign w:val="bottom"/>
            <w:hideMark/>
          </w:tcPr>
          <w:p w14:paraId="260603CC"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4FCC739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3DD26250"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DFEF91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CZ0533696</w:t>
            </w:r>
          </w:p>
        </w:tc>
        <w:tc>
          <w:tcPr>
            <w:tcW w:w="3675" w:type="dxa"/>
            <w:tcBorders>
              <w:top w:val="nil"/>
              <w:left w:val="nil"/>
              <w:bottom w:val="single" w:sz="4" w:space="0" w:color="auto"/>
              <w:right w:val="single" w:sz="4" w:space="0" w:color="auto"/>
            </w:tcBorders>
            <w:shd w:val="clear" w:color="000000" w:fill="FFFFFF"/>
            <w:noWrap/>
            <w:vAlign w:val="bottom"/>
            <w:hideMark/>
          </w:tcPr>
          <w:p w14:paraId="59A668C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Kochánovické rybníky a tůně</w:t>
            </w:r>
          </w:p>
        </w:tc>
        <w:tc>
          <w:tcPr>
            <w:tcW w:w="2409" w:type="dxa"/>
            <w:tcBorders>
              <w:top w:val="nil"/>
              <w:left w:val="nil"/>
              <w:bottom w:val="single" w:sz="4" w:space="0" w:color="auto"/>
              <w:right w:val="single" w:sz="4" w:space="0" w:color="auto"/>
            </w:tcBorders>
            <w:shd w:val="clear" w:color="000000" w:fill="FFFFFF"/>
            <w:noWrap/>
            <w:vAlign w:val="bottom"/>
            <w:hideMark/>
          </w:tcPr>
          <w:p w14:paraId="600E857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2822102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6F1B3B6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B126F1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CZ0533697</w:t>
            </w:r>
          </w:p>
        </w:tc>
        <w:tc>
          <w:tcPr>
            <w:tcW w:w="3675" w:type="dxa"/>
            <w:tcBorders>
              <w:top w:val="nil"/>
              <w:left w:val="nil"/>
              <w:bottom w:val="single" w:sz="4" w:space="0" w:color="auto"/>
              <w:right w:val="single" w:sz="4" w:space="0" w:color="auto"/>
            </w:tcBorders>
            <w:shd w:val="clear" w:color="000000" w:fill="FFFFFF"/>
            <w:noWrap/>
            <w:vAlign w:val="bottom"/>
            <w:hideMark/>
          </w:tcPr>
          <w:p w14:paraId="1D3D22B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Rybník Strach</w:t>
            </w:r>
          </w:p>
        </w:tc>
        <w:tc>
          <w:tcPr>
            <w:tcW w:w="2409" w:type="dxa"/>
            <w:tcBorders>
              <w:top w:val="nil"/>
              <w:left w:val="nil"/>
              <w:bottom w:val="single" w:sz="4" w:space="0" w:color="auto"/>
              <w:right w:val="single" w:sz="4" w:space="0" w:color="auto"/>
            </w:tcBorders>
            <w:shd w:val="clear" w:color="000000" w:fill="FFFFFF"/>
            <w:noWrap/>
            <w:vAlign w:val="bottom"/>
            <w:hideMark/>
          </w:tcPr>
          <w:p w14:paraId="4D68CFDE"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48FB633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6CC58AC2"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2C3D91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CZ0613003</w:t>
            </w:r>
          </w:p>
        </w:tc>
        <w:tc>
          <w:tcPr>
            <w:tcW w:w="3675" w:type="dxa"/>
            <w:tcBorders>
              <w:top w:val="nil"/>
              <w:left w:val="nil"/>
              <w:bottom w:val="single" w:sz="4" w:space="0" w:color="auto"/>
              <w:right w:val="single" w:sz="4" w:space="0" w:color="auto"/>
            </w:tcBorders>
            <w:shd w:val="clear" w:color="000000" w:fill="FFFFFF"/>
            <w:noWrap/>
            <w:vAlign w:val="bottom"/>
            <w:hideMark/>
          </w:tcPr>
          <w:p w14:paraId="2E6CBB4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Maršovec a Čepička</w:t>
            </w:r>
          </w:p>
        </w:tc>
        <w:tc>
          <w:tcPr>
            <w:tcW w:w="2409" w:type="dxa"/>
            <w:tcBorders>
              <w:top w:val="nil"/>
              <w:left w:val="nil"/>
              <w:bottom w:val="single" w:sz="4" w:space="0" w:color="auto"/>
              <w:right w:val="single" w:sz="4" w:space="0" w:color="auto"/>
            </w:tcBorders>
            <w:shd w:val="clear" w:color="000000" w:fill="FFFFFF"/>
            <w:noWrap/>
            <w:vAlign w:val="bottom"/>
            <w:hideMark/>
          </w:tcPr>
          <w:p w14:paraId="1C5842F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010D0D5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22995D9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169319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CZ0613013</w:t>
            </w:r>
          </w:p>
        </w:tc>
        <w:tc>
          <w:tcPr>
            <w:tcW w:w="3675" w:type="dxa"/>
            <w:tcBorders>
              <w:top w:val="nil"/>
              <w:left w:val="nil"/>
              <w:bottom w:val="single" w:sz="4" w:space="0" w:color="auto"/>
              <w:right w:val="single" w:sz="4" w:space="0" w:color="auto"/>
            </w:tcBorders>
            <w:shd w:val="clear" w:color="000000" w:fill="FFFFFF"/>
            <w:noWrap/>
            <w:vAlign w:val="bottom"/>
            <w:hideMark/>
          </w:tcPr>
          <w:p w14:paraId="6BA0F9B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Šilhánky</w:t>
            </w:r>
          </w:p>
        </w:tc>
        <w:tc>
          <w:tcPr>
            <w:tcW w:w="2409" w:type="dxa"/>
            <w:tcBorders>
              <w:top w:val="nil"/>
              <w:left w:val="nil"/>
              <w:bottom w:val="single" w:sz="4" w:space="0" w:color="auto"/>
              <w:right w:val="single" w:sz="4" w:space="0" w:color="auto"/>
            </w:tcBorders>
            <w:shd w:val="clear" w:color="000000" w:fill="FFFFFF"/>
            <w:noWrap/>
            <w:vAlign w:val="bottom"/>
            <w:hideMark/>
          </w:tcPr>
          <w:p w14:paraId="1999162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0F2EDC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5</w:t>
            </w:r>
          </w:p>
        </w:tc>
      </w:tr>
      <w:tr w:rsidR="00054F63" w:rsidRPr="00054F63" w14:paraId="39914817"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0A913D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CZ0613319</w:t>
            </w:r>
          </w:p>
        </w:tc>
        <w:tc>
          <w:tcPr>
            <w:tcW w:w="3675" w:type="dxa"/>
            <w:tcBorders>
              <w:top w:val="nil"/>
              <w:left w:val="nil"/>
              <w:bottom w:val="single" w:sz="4" w:space="0" w:color="auto"/>
              <w:right w:val="single" w:sz="4" w:space="0" w:color="auto"/>
            </w:tcBorders>
            <w:shd w:val="clear" w:color="000000" w:fill="FFFFFF"/>
            <w:noWrap/>
            <w:vAlign w:val="bottom"/>
            <w:hideMark/>
          </w:tcPr>
          <w:p w14:paraId="216B2E1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Ficků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27D331E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6C2DF15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0E68CAA7"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58762F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CZ0613322</w:t>
            </w:r>
          </w:p>
        </w:tc>
        <w:tc>
          <w:tcPr>
            <w:tcW w:w="3675" w:type="dxa"/>
            <w:tcBorders>
              <w:top w:val="nil"/>
              <w:left w:val="nil"/>
              <w:bottom w:val="single" w:sz="4" w:space="0" w:color="auto"/>
              <w:right w:val="single" w:sz="4" w:space="0" w:color="auto"/>
            </w:tcBorders>
            <w:shd w:val="clear" w:color="000000" w:fill="FFFFFF"/>
            <w:noWrap/>
            <w:vAlign w:val="bottom"/>
            <w:hideMark/>
          </w:tcPr>
          <w:p w14:paraId="05EC519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Koupaliště u Bohuslavic</w:t>
            </w:r>
          </w:p>
        </w:tc>
        <w:tc>
          <w:tcPr>
            <w:tcW w:w="2409" w:type="dxa"/>
            <w:tcBorders>
              <w:top w:val="nil"/>
              <w:left w:val="nil"/>
              <w:bottom w:val="single" w:sz="4" w:space="0" w:color="auto"/>
              <w:right w:val="single" w:sz="4" w:space="0" w:color="auto"/>
            </w:tcBorders>
            <w:shd w:val="clear" w:color="000000" w:fill="FFFFFF"/>
            <w:noWrap/>
            <w:vAlign w:val="bottom"/>
            <w:hideMark/>
          </w:tcPr>
          <w:p w14:paraId="56028F47"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B3F81F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2C71CB7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53322C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CZ0613328</w:t>
            </w:r>
          </w:p>
        </w:tc>
        <w:tc>
          <w:tcPr>
            <w:tcW w:w="3675" w:type="dxa"/>
            <w:tcBorders>
              <w:top w:val="nil"/>
              <w:left w:val="nil"/>
              <w:bottom w:val="single" w:sz="4" w:space="0" w:color="auto"/>
              <w:right w:val="single" w:sz="4" w:space="0" w:color="auto"/>
            </w:tcBorders>
            <w:shd w:val="clear" w:color="000000" w:fill="FFFFFF"/>
            <w:noWrap/>
            <w:vAlign w:val="bottom"/>
            <w:hideMark/>
          </w:tcPr>
          <w:p w14:paraId="75CB5D9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Rašelinné jezírko Rosička</w:t>
            </w:r>
          </w:p>
        </w:tc>
        <w:tc>
          <w:tcPr>
            <w:tcW w:w="2409" w:type="dxa"/>
            <w:tcBorders>
              <w:top w:val="nil"/>
              <w:left w:val="nil"/>
              <w:bottom w:val="single" w:sz="4" w:space="0" w:color="auto"/>
              <w:right w:val="single" w:sz="4" w:space="0" w:color="auto"/>
            </w:tcBorders>
            <w:shd w:val="clear" w:color="000000" w:fill="FFFFFF"/>
            <w:noWrap/>
            <w:vAlign w:val="bottom"/>
            <w:hideMark/>
          </w:tcPr>
          <w:p w14:paraId="15D2C73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5230928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6CB3ACD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49845B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CZ0613335</w:t>
            </w:r>
          </w:p>
        </w:tc>
        <w:tc>
          <w:tcPr>
            <w:tcW w:w="3675" w:type="dxa"/>
            <w:tcBorders>
              <w:top w:val="nil"/>
              <w:left w:val="nil"/>
              <w:bottom w:val="single" w:sz="4" w:space="0" w:color="auto"/>
              <w:right w:val="single" w:sz="4" w:space="0" w:color="auto"/>
            </w:tcBorders>
            <w:shd w:val="clear" w:color="000000" w:fill="FFFFFF"/>
            <w:noWrap/>
            <w:vAlign w:val="bottom"/>
            <w:hideMark/>
          </w:tcPr>
          <w:p w14:paraId="00B7460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U Borovné</w:t>
            </w:r>
          </w:p>
        </w:tc>
        <w:tc>
          <w:tcPr>
            <w:tcW w:w="2409" w:type="dxa"/>
            <w:tcBorders>
              <w:top w:val="nil"/>
              <w:left w:val="nil"/>
              <w:bottom w:val="single" w:sz="4" w:space="0" w:color="auto"/>
              <w:right w:val="single" w:sz="4" w:space="0" w:color="auto"/>
            </w:tcBorders>
            <w:shd w:val="clear" w:color="000000" w:fill="FFFFFF"/>
            <w:noWrap/>
            <w:vAlign w:val="bottom"/>
            <w:hideMark/>
          </w:tcPr>
          <w:p w14:paraId="1205B457"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7FE4198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 xml:space="preserve">cca 7 </w:t>
            </w:r>
          </w:p>
        </w:tc>
      </w:tr>
      <w:tr w:rsidR="00054F63" w:rsidRPr="00054F63" w14:paraId="57433517"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3FB7CA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CZ0613336</w:t>
            </w:r>
          </w:p>
        </w:tc>
        <w:tc>
          <w:tcPr>
            <w:tcW w:w="3675" w:type="dxa"/>
            <w:tcBorders>
              <w:top w:val="nil"/>
              <w:left w:val="nil"/>
              <w:bottom w:val="single" w:sz="4" w:space="0" w:color="auto"/>
              <w:right w:val="single" w:sz="4" w:space="0" w:color="auto"/>
            </w:tcBorders>
            <w:shd w:val="clear" w:color="000000" w:fill="FFFFFF"/>
            <w:noWrap/>
            <w:vAlign w:val="bottom"/>
            <w:hideMark/>
          </w:tcPr>
          <w:p w14:paraId="21EA72A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 Kopaninách</w:t>
            </w:r>
          </w:p>
        </w:tc>
        <w:tc>
          <w:tcPr>
            <w:tcW w:w="2409" w:type="dxa"/>
            <w:tcBorders>
              <w:top w:val="nil"/>
              <w:left w:val="nil"/>
              <w:bottom w:val="single" w:sz="4" w:space="0" w:color="auto"/>
              <w:right w:val="single" w:sz="4" w:space="0" w:color="auto"/>
            </w:tcBorders>
            <w:shd w:val="clear" w:color="000000" w:fill="FFFFFF"/>
            <w:noWrap/>
            <w:vAlign w:val="bottom"/>
            <w:hideMark/>
          </w:tcPr>
          <w:p w14:paraId="3A3C616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3971A13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7276FC4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858995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CZ0613338</w:t>
            </w:r>
          </w:p>
        </w:tc>
        <w:tc>
          <w:tcPr>
            <w:tcW w:w="3675" w:type="dxa"/>
            <w:tcBorders>
              <w:top w:val="nil"/>
              <w:left w:val="nil"/>
              <w:bottom w:val="single" w:sz="4" w:space="0" w:color="auto"/>
              <w:right w:val="single" w:sz="4" w:space="0" w:color="auto"/>
            </w:tcBorders>
            <w:shd w:val="clear" w:color="000000" w:fill="FFFFFF"/>
            <w:noWrap/>
            <w:vAlign w:val="bottom"/>
            <w:hideMark/>
          </w:tcPr>
          <w:p w14:paraId="09FF33E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Vetelské rybníky</w:t>
            </w:r>
          </w:p>
        </w:tc>
        <w:tc>
          <w:tcPr>
            <w:tcW w:w="2409" w:type="dxa"/>
            <w:tcBorders>
              <w:top w:val="nil"/>
              <w:left w:val="nil"/>
              <w:bottom w:val="single" w:sz="4" w:space="0" w:color="auto"/>
              <w:right w:val="single" w:sz="4" w:space="0" w:color="auto"/>
            </w:tcBorders>
            <w:shd w:val="clear" w:color="000000" w:fill="FFFFFF"/>
            <w:noWrap/>
            <w:vAlign w:val="bottom"/>
            <w:hideMark/>
          </w:tcPr>
          <w:p w14:paraId="1E76556C"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3CB7CE6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11</w:t>
            </w:r>
          </w:p>
        </w:tc>
      </w:tr>
      <w:tr w:rsidR="00054F63" w:rsidRPr="00054F63" w14:paraId="5EEE5B1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9B9BB2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CZ0613809</w:t>
            </w:r>
          </w:p>
        </w:tc>
        <w:tc>
          <w:tcPr>
            <w:tcW w:w="3675" w:type="dxa"/>
            <w:tcBorders>
              <w:top w:val="nil"/>
              <w:left w:val="nil"/>
              <w:bottom w:val="single" w:sz="4" w:space="0" w:color="auto"/>
              <w:right w:val="single" w:sz="4" w:space="0" w:color="auto"/>
            </w:tcBorders>
            <w:shd w:val="clear" w:color="000000" w:fill="FFFFFF"/>
            <w:noWrap/>
            <w:vAlign w:val="bottom"/>
            <w:hideMark/>
          </w:tcPr>
          <w:p w14:paraId="454D0B2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Dívka</w:t>
            </w:r>
          </w:p>
        </w:tc>
        <w:tc>
          <w:tcPr>
            <w:tcW w:w="2409" w:type="dxa"/>
            <w:tcBorders>
              <w:top w:val="nil"/>
              <w:left w:val="nil"/>
              <w:bottom w:val="single" w:sz="4" w:space="0" w:color="auto"/>
              <w:right w:val="single" w:sz="4" w:space="0" w:color="auto"/>
            </w:tcBorders>
            <w:shd w:val="clear" w:color="000000" w:fill="FFFFFF"/>
            <w:noWrap/>
            <w:vAlign w:val="bottom"/>
            <w:hideMark/>
          </w:tcPr>
          <w:p w14:paraId="37B19E0D"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34092C1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7</w:t>
            </w:r>
          </w:p>
        </w:tc>
      </w:tr>
      <w:tr w:rsidR="00054F63" w:rsidRPr="00054F63" w14:paraId="42323EC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929FD5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CZ0614052</w:t>
            </w:r>
          </w:p>
        </w:tc>
        <w:tc>
          <w:tcPr>
            <w:tcW w:w="3675" w:type="dxa"/>
            <w:tcBorders>
              <w:top w:val="nil"/>
              <w:left w:val="nil"/>
              <w:bottom w:val="single" w:sz="4" w:space="0" w:color="auto"/>
              <w:right w:val="single" w:sz="4" w:space="0" w:color="auto"/>
            </w:tcBorders>
            <w:shd w:val="clear" w:color="000000" w:fill="FFFFFF"/>
            <w:noWrap/>
            <w:vAlign w:val="bottom"/>
            <w:hideMark/>
          </w:tcPr>
          <w:p w14:paraId="5AE8C6F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Rybníky u Rudolce</w:t>
            </w:r>
          </w:p>
        </w:tc>
        <w:tc>
          <w:tcPr>
            <w:tcW w:w="2409" w:type="dxa"/>
            <w:tcBorders>
              <w:top w:val="nil"/>
              <w:left w:val="nil"/>
              <w:bottom w:val="single" w:sz="4" w:space="0" w:color="auto"/>
              <w:right w:val="single" w:sz="4" w:space="0" w:color="auto"/>
            </w:tcBorders>
            <w:shd w:val="clear" w:color="000000" w:fill="FFFFFF"/>
            <w:noWrap/>
            <w:vAlign w:val="bottom"/>
            <w:hideMark/>
          </w:tcPr>
          <w:p w14:paraId="2F262CAE"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68CCA1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0C375AB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CA04C3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CZ0614057</w:t>
            </w:r>
          </w:p>
        </w:tc>
        <w:tc>
          <w:tcPr>
            <w:tcW w:w="3675" w:type="dxa"/>
            <w:tcBorders>
              <w:top w:val="nil"/>
              <w:left w:val="nil"/>
              <w:bottom w:val="single" w:sz="4" w:space="0" w:color="auto"/>
              <w:right w:val="single" w:sz="4" w:space="0" w:color="auto"/>
            </w:tcBorders>
            <w:shd w:val="clear" w:color="000000" w:fill="FFFFFF"/>
            <w:noWrap/>
            <w:vAlign w:val="bottom"/>
            <w:hideMark/>
          </w:tcPr>
          <w:p w14:paraId="4C998D1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Znětínské rybníky</w:t>
            </w:r>
          </w:p>
        </w:tc>
        <w:tc>
          <w:tcPr>
            <w:tcW w:w="2409" w:type="dxa"/>
            <w:tcBorders>
              <w:top w:val="nil"/>
              <w:left w:val="nil"/>
              <w:bottom w:val="single" w:sz="4" w:space="0" w:color="auto"/>
              <w:right w:val="single" w:sz="4" w:space="0" w:color="auto"/>
            </w:tcBorders>
            <w:shd w:val="clear" w:color="000000" w:fill="FFFFFF"/>
            <w:noWrap/>
            <w:vAlign w:val="bottom"/>
            <w:hideMark/>
          </w:tcPr>
          <w:p w14:paraId="39C759EB"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FD151A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602A3932"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2A0553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CZ0614058</w:t>
            </w:r>
          </w:p>
        </w:tc>
        <w:tc>
          <w:tcPr>
            <w:tcW w:w="3675" w:type="dxa"/>
            <w:tcBorders>
              <w:top w:val="nil"/>
              <w:left w:val="nil"/>
              <w:bottom w:val="single" w:sz="4" w:space="0" w:color="auto"/>
              <w:right w:val="single" w:sz="4" w:space="0" w:color="auto"/>
            </w:tcBorders>
            <w:shd w:val="clear" w:color="000000" w:fill="FFFFFF"/>
            <w:noWrap/>
            <w:vAlign w:val="bottom"/>
            <w:hideMark/>
          </w:tcPr>
          <w:p w14:paraId="1BF2931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Rybníky V Pouštích</w:t>
            </w:r>
          </w:p>
        </w:tc>
        <w:tc>
          <w:tcPr>
            <w:tcW w:w="2409" w:type="dxa"/>
            <w:tcBorders>
              <w:top w:val="nil"/>
              <w:left w:val="nil"/>
              <w:bottom w:val="single" w:sz="4" w:space="0" w:color="auto"/>
              <w:right w:val="single" w:sz="4" w:space="0" w:color="auto"/>
            </w:tcBorders>
            <w:shd w:val="clear" w:color="000000" w:fill="FFFFFF"/>
            <w:noWrap/>
            <w:vAlign w:val="bottom"/>
            <w:hideMark/>
          </w:tcPr>
          <w:p w14:paraId="4401F7AE"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A87A0A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0D57B23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EE124E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CZ0623010</w:t>
            </w:r>
          </w:p>
        </w:tc>
        <w:tc>
          <w:tcPr>
            <w:tcW w:w="3675" w:type="dxa"/>
            <w:tcBorders>
              <w:top w:val="nil"/>
              <w:left w:val="nil"/>
              <w:bottom w:val="single" w:sz="4" w:space="0" w:color="auto"/>
              <w:right w:val="single" w:sz="4" w:space="0" w:color="auto"/>
            </w:tcBorders>
            <w:shd w:val="clear" w:color="000000" w:fill="FFFFFF"/>
            <w:noWrap/>
            <w:vAlign w:val="bottom"/>
            <w:hideMark/>
          </w:tcPr>
          <w:p w14:paraId="2E51A7C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Hevlínské jezero</w:t>
            </w:r>
          </w:p>
        </w:tc>
        <w:tc>
          <w:tcPr>
            <w:tcW w:w="2409" w:type="dxa"/>
            <w:tcBorders>
              <w:top w:val="nil"/>
              <w:left w:val="nil"/>
              <w:bottom w:val="single" w:sz="4" w:space="0" w:color="auto"/>
              <w:right w:val="single" w:sz="4" w:space="0" w:color="auto"/>
            </w:tcBorders>
            <w:shd w:val="clear" w:color="000000" w:fill="FFFFFF"/>
            <w:noWrap/>
            <w:vAlign w:val="bottom"/>
            <w:hideMark/>
          </w:tcPr>
          <w:p w14:paraId="0D9E72C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2A6354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096911F9"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85D1A1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CZ0623011</w:t>
            </w:r>
          </w:p>
        </w:tc>
        <w:tc>
          <w:tcPr>
            <w:tcW w:w="3675" w:type="dxa"/>
            <w:tcBorders>
              <w:top w:val="nil"/>
              <w:left w:val="nil"/>
              <w:bottom w:val="single" w:sz="4" w:space="0" w:color="auto"/>
              <w:right w:val="single" w:sz="4" w:space="0" w:color="auto"/>
            </w:tcBorders>
            <w:shd w:val="clear" w:color="000000" w:fill="FFFFFF"/>
            <w:noWrap/>
            <w:vAlign w:val="bottom"/>
            <w:hideMark/>
          </w:tcPr>
          <w:p w14:paraId="26BE8E9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Tasovický lom</w:t>
            </w:r>
          </w:p>
        </w:tc>
        <w:tc>
          <w:tcPr>
            <w:tcW w:w="2409" w:type="dxa"/>
            <w:tcBorders>
              <w:top w:val="nil"/>
              <w:left w:val="nil"/>
              <w:bottom w:val="single" w:sz="4" w:space="0" w:color="auto"/>
              <w:right w:val="single" w:sz="4" w:space="0" w:color="auto"/>
            </w:tcBorders>
            <w:shd w:val="clear" w:color="000000" w:fill="FFFFFF"/>
            <w:noWrap/>
            <w:vAlign w:val="bottom"/>
            <w:hideMark/>
          </w:tcPr>
          <w:p w14:paraId="777207F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carnifex</w:t>
            </w:r>
          </w:p>
        </w:tc>
        <w:tc>
          <w:tcPr>
            <w:tcW w:w="1356" w:type="dxa"/>
            <w:tcBorders>
              <w:top w:val="nil"/>
              <w:left w:val="nil"/>
              <w:bottom w:val="single" w:sz="4" w:space="0" w:color="auto"/>
              <w:right w:val="single" w:sz="4" w:space="0" w:color="auto"/>
            </w:tcBorders>
            <w:shd w:val="clear" w:color="000000" w:fill="FFFFFF"/>
            <w:noWrap/>
            <w:vAlign w:val="bottom"/>
            <w:hideMark/>
          </w:tcPr>
          <w:p w14:paraId="6CA8238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12DBED6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EE33C0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CZ0623027</w:t>
            </w:r>
          </w:p>
        </w:tc>
        <w:tc>
          <w:tcPr>
            <w:tcW w:w="3675" w:type="dxa"/>
            <w:tcBorders>
              <w:top w:val="nil"/>
              <w:left w:val="nil"/>
              <w:bottom w:val="single" w:sz="4" w:space="0" w:color="auto"/>
              <w:right w:val="single" w:sz="4" w:space="0" w:color="auto"/>
            </w:tcBorders>
            <w:shd w:val="clear" w:color="000000" w:fill="FFFFFF"/>
            <w:noWrap/>
            <w:vAlign w:val="bottom"/>
            <w:hideMark/>
          </w:tcPr>
          <w:p w14:paraId="0E827F5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Šumické rybníky</w:t>
            </w:r>
          </w:p>
        </w:tc>
        <w:tc>
          <w:tcPr>
            <w:tcW w:w="2409" w:type="dxa"/>
            <w:tcBorders>
              <w:top w:val="nil"/>
              <w:left w:val="nil"/>
              <w:bottom w:val="single" w:sz="4" w:space="0" w:color="auto"/>
              <w:right w:val="single" w:sz="4" w:space="0" w:color="auto"/>
            </w:tcBorders>
            <w:shd w:val="clear" w:color="000000" w:fill="FFFFFF"/>
            <w:noWrap/>
            <w:vAlign w:val="bottom"/>
            <w:hideMark/>
          </w:tcPr>
          <w:p w14:paraId="3F5CA35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5FF3464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67B257BC"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A30746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CZ0623030</w:t>
            </w:r>
          </w:p>
        </w:tc>
        <w:tc>
          <w:tcPr>
            <w:tcW w:w="3675" w:type="dxa"/>
            <w:tcBorders>
              <w:top w:val="nil"/>
              <w:left w:val="nil"/>
              <w:bottom w:val="single" w:sz="4" w:space="0" w:color="auto"/>
              <w:right w:val="single" w:sz="4" w:space="0" w:color="auto"/>
            </w:tcBorders>
            <w:shd w:val="clear" w:color="000000" w:fill="FFFFFF"/>
            <w:noWrap/>
            <w:vAlign w:val="bottom"/>
            <w:hideMark/>
          </w:tcPr>
          <w:p w14:paraId="4FEF167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Vrbovecký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223CEAA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6020CD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3C820E6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FDCAEC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CZ0623031</w:t>
            </w:r>
          </w:p>
        </w:tc>
        <w:tc>
          <w:tcPr>
            <w:tcW w:w="3675" w:type="dxa"/>
            <w:tcBorders>
              <w:top w:val="nil"/>
              <w:left w:val="nil"/>
              <w:bottom w:val="single" w:sz="4" w:space="0" w:color="auto"/>
              <w:right w:val="single" w:sz="4" w:space="0" w:color="auto"/>
            </w:tcBorders>
            <w:shd w:val="clear" w:color="000000" w:fill="FFFFFF"/>
            <w:noWrap/>
            <w:vAlign w:val="bottom"/>
            <w:hideMark/>
          </w:tcPr>
          <w:p w14:paraId="1029B5D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Vypálenky</w:t>
            </w:r>
          </w:p>
        </w:tc>
        <w:tc>
          <w:tcPr>
            <w:tcW w:w="2409" w:type="dxa"/>
            <w:tcBorders>
              <w:top w:val="nil"/>
              <w:left w:val="nil"/>
              <w:bottom w:val="single" w:sz="4" w:space="0" w:color="auto"/>
              <w:right w:val="single" w:sz="4" w:space="0" w:color="auto"/>
            </w:tcBorders>
            <w:shd w:val="clear" w:color="000000" w:fill="FFFFFF"/>
            <w:noWrap/>
            <w:vAlign w:val="bottom"/>
            <w:hideMark/>
          </w:tcPr>
          <w:p w14:paraId="2B32307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3F79BE3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6C8A294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470676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CZ0623031</w:t>
            </w:r>
          </w:p>
        </w:tc>
        <w:tc>
          <w:tcPr>
            <w:tcW w:w="3675" w:type="dxa"/>
            <w:tcBorders>
              <w:top w:val="nil"/>
              <w:left w:val="nil"/>
              <w:bottom w:val="single" w:sz="4" w:space="0" w:color="auto"/>
              <w:right w:val="single" w:sz="4" w:space="0" w:color="auto"/>
            </w:tcBorders>
            <w:shd w:val="clear" w:color="000000" w:fill="FFFFFF"/>
            <w:noWrap/>
            <w:vAlign w:val="bottom"/>
            <w:hideMark/>
          </w:tcPr>
          <w:p w14:paraId="473AD0C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Vypálenky</w:t>
            </w:r>
          </w:p>
        </w:tc>
        <w:tc>
          <w:tcPr>
            <w:tcW w:w="2409" w:type="dxa"/>
            <w:tcBorders>
              <w:top w:val="nil"/>
              <w:left w:val="nil"/>
              <w:bottom w:val="single" w:sz="4" w:space="0" w:color="auto"/>
              <w:right w:val="single" w:sz="4" w:space="0" w:color="auto"/>
            </w:tcBorders>
            <w:shd w:val="clear" w:color="000000" w:fill="FFFFFF"/>
            <w:noWrap/>
            <w:vAlign w:val="bottom"/>
            <w:hideMark/>
          </w:tcPr>
          <w:p w14:paraId="3668224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dobrogicus</w:t>
            </w:r>
          </w:p>
        </w:tc>
        <w:tc>
          <w:tcPr>
            <w:tcW w:w="1356" w:type="dxa"/>
            <w:tcBorders>
              <w:top w:val="nil"/>
              <w:left w:val="nil"/>
              <w:bottom w:val="single" w:sz="4" w:space="0" w:color="auto"/>
              <w:right w:val="single" w:sz="4" w:space="0" w:color="auto"/>
            </w:tcBorders>
            <w:shd w:val="clear" w:color="000000" w:fill="FFFFFF"/>
            <w:noWrap/>
            <w:vAlign w:val="bottom"/>
            <w:hideMark/>
          </w:tcPr>
          <w:p w14:paraId="53F802A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10</w:t>
            </w:r>
          </w:p>
        </w:tc>
      </w:tr>
      <w:tr w:rsidR="00054F63" w:rsidRPr="00054F63" w14:paraId="5937DFE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B5EE25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CZ0623046</w:t>
            </w:r>
          </w:p>
        </w:tc>
        <w:tc>
          <w:tcPr>
            <w:tcW w:w="3675" w:type="dxa"/>
            <w:tcBorders>
              <w:top w:val="nil"/>
              <w:left w:val="nil"/>
              <w:bottom w:val="single" w:sz="4" w:space="0" w:color="auto"/>
              <w:right w:val="single" w:sz="4" w:space="0" w:color="auto"/>
            </w:tcBorders>
            <w:shd w:val="clear" w:color="000000" w:fill="FFFFFF"/>
            <w:noWrap/>
            <w:vAlign w:val="bottom"/>
            <w:hideMark/>
          </w:tcPr>
          <w:p w14:paraId="521CD63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Trávní dvůr</w:t>
            </w:r>
          </w:p>
        </w:tc>
        <w:tc>
          <w:tcPr>
            <w:tcW w:w="2409" w:type="dxa"/>
            <w:tcBorders>
              <w:top w:val="nil"/>
              <w:left w:val="nil"/>
              <w:bottom w:val="single" w:sz="4" w:space="0" w:color="auto"/>
              <w:right w:val="single" w:sz="4" w:space="0" w:color="auto"/>
            </w:tcBorders>
            <w:shd w:val="clear" w:color="000000" w:fill="FFFFFF"/>
            <w:noWrap/>
            <w:vAlign w:val="bottom"/>
            <w:hideMark/>
          </w:tcPr>
          <w:p w14:paraId="37534DA1"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1D5FC2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9</w:t>
            </w:r>
          </w:p>
        </w:tc>
      </w:tr>
      <w:tr w:rsidR="00054F63" w:rsidRPr="00054F63" w14:paraId="55A09DAC"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F966CE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CZ0623345</w:t>
            </w:r>
          </w:p>
        </w:tc>
        <w:tc>
          <w:tcPr>
            <w:tcW w:w="3675" w:type="dxa"/>
            <w:tcBorders>
              <w:top w:val="nil"/>
              <w:left w:val="nil"/>
              <w:bottom w:val="single" w:sz="4" w:space="0" w:color="auto"/>
              <w:right w:val="single" w:sz="4" w:space="0" w:color="auto"/>
            </w:tcBorders>
            <w:shd w:val="clear" w:color="000000" w:fill="FFFFFF"/>
            <w:noWrap/>
            <w:vAlign w:val="bottom"/>
            <w:hideMark/>
          </w:tcPr>
          <w:p w14:paraId="58DD942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Citonice - rybník Skalka</w:t>
            </w:r>
          </w:p>
        </w:tc>
        <w:tc>
          <w:tcPr>
            <w:tcW w:w="2409" w:type="dxa"/>
            <w:tcBorders>
              <w:top w:val="nil"/>
              <w:left w:val="nil"/>
              <w:bottom w:val="single" w:sz="4" w:space="0" w:color="auto"/>
              <w:right w:val="single" w:sz="4" w:space="0" w:color="auto"/>
            </w:tcBorders>
            <w:shd w:val="clear" w:color="000000" w:fill="FFFFFF"/>
            <w:noWrap/>
            <w:vAlign w:val="bottom"/>
            <w:hideMark/>
          </w:tcPr>
          <w:p w14:paraId="478A07D1"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carnifex</w:t>
            </w:r>
          </w:p>
        </w:tc>
        <w:tc>
          <w:tcPr>
            <w:tcW w:w="1356" w:type="dxa"/>
            <w:tcBorders>
              <w:top w:val="nil"/>
              <w:left w:val="nil"/>
              <w:bottom w:val="single" w:sz="4" w:space="0" w:color="auto"/>
              <w:right w:val="single" w:sz="4" w:space="0" w:color="auto"/>
            </w:tcBorders>
            <w:shd w:val="clear" w:color="000000" w:fill="FFFFFF"/>
            <w:noWrap/>
            <w:vAlign w:val="bottom"/>
            <w:hideMark/>
          </w:tcPr>
          <w:p w14:paraId="155AC0B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0BC9F5E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DCDC43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CZ0623348</w:t>
            </w:r>
          </w:p>
        </w:tc>
        <w:tc>
          <w:tcPr>
            <w:tcW w:w="3675" w:type="dxa"/>
            <w:tcBorders>
              <w:top w:val="nil"/>
              <w:left w:val="nil"/>
              <w:bottom w:val="single" w:sz="4" w:space="0" w:color="auto"/>
              <w:right w:val="single" w:sz="4" w:space="0" w:color="auto"/>
            </w:tcBorders>
            <w:shd w:val="clear" w:color="000000" w:fill="FFFFFF"/>
            <w:noWrap/>
            <w:vAlign w:val="bottom"/>
            <w:hideMark/>
          </w:tcPr>
          <w:p w14:paraId="29ED986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Jankovec</w:t>
            </w:r>
          </w:p>
        </w:tc>
        <w:tc>
          <w:tcPr>
            <w:tcW w:w="2409" w:type="dxa"/>
            <w:tcBorders>
              <w:top w:val="nil"/>
              <w:left w:val="nil"/>
              <w:bottom w:val="single" w:sz="4" w:space="0" w:color="auto"/>
              <w:right w:val="single" w:sz="4" w:space="0" w:color="auto"/>
            </w:tcBorders>
            <w:shd w:val="clear" w:color="000000" w:fill="FFFFFF"/>
            <w:noWrap/>
            <w:vAlign w:val="bottom"/>
            <w:hideMark/>
          </w:tcPr>
          <w:p w14:paraId="1AFC44CB"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5AE7DB0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112008E1"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DEC7E4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CZ0623349</w:t>
            </w:r>
          </w:p>
        </w:tc>
        <w:tc>
          <w:tcPr>
            <w:tcW w:w="3675" w:type="dxa"/>
            <w:tcBorders>
              <w:top w:val="nil"/>
              <w:left w:val="nil"/>
              <w:bottom w:val="single" w:sz="4" w:space="0" w:color="auto"/>
              <w:right w:val="single" w:sz="4" w:space="0" w:color="auto"/>
            </w:tcBorders>
            <w:shd w:val="clear" w:color="000000" w:fill="FFFFFF"/>
            <w:noWrap/>
            <w:vAlign w:val="bottom"/>
            <w:hideMark/>
          </w:tcPr>
          <w:p w14:paraId="54B478C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Velický hliník</w:t>
            </w:r>
          </w:p>
        </w:tc>
        <w:tc>
          <w:tcPr>
            <w:tcW w:w="2409" w:type="dxa"/>
            <w:tcBorders>
              <w:top w:val="nil"/>
              <w:left w:val="nil"/>
              <w:bottom w:val="single" w:sz="4" w:space="0" w:color="auto"/>
              <w:right w:val="single" w:sz="4" w:space="0" w:color="auto"/>
            </w:tcBorders>
            <w:shd w:val="clear" w:color="000000" w:fill="FFFFFF"/>
            <w:noWrap/>
            <w:vAlign w:val="bottom"/>
            <w:hideMark/>
          </w:tcPr>
          <w:p w14:paraId="2A8B2D9C"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38618B0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820CE67"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501581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CZ0623357</w:t>
            </w:r>
          </w:p>
        </w:tc>
        <w:tc>
          <w:tcPr>
            <w:tcW w:w="3675" w:type="dxa"/>
            <w:tcBorders>
              <w:top w:val="nil"/>
              <w:left w:val="nil"/>
              <w:bottom w:val="single" w:sz="4" w:space="0" w:color="auto"/>
              <w:right w:val="single" w:sz="4" w:space="0" w:color="auto"/>
            </w:tcBorders>
            <w:shd w:val="clear" w:color="000000" w:fill="FFFFFF"/>
            <w:noWrap/>
            <w:vAlign w:val="bottom"/>
            <w:hideMark/>
          </w:tcPr>
          <w:p w14:paraId="6F9D0E3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Mašovický lom</w:t>
            </w:r>
          </w:p>
        </w:tc>
        <w:tc>
          <w:tcPr>
            <w:tcW w:w="2409" w:type="dxa"/>
            <w:tcBorders>
              <w:top w:val="nil"/>
              <w:left w:val="nil"/>
              <w:bottom w:val="single" w:sz="4" w:space="0" w:color="auto"/>
              <w:right w:val="single" w:sz="4" w:space="0" w:color="auto"/>
            </w:tcBorders>
            <w:shd w:val="clear" w:color="000000" w:fill="FFFFFF"/>
            <w:noWrap/>
            <w:vAlign w:val="bottom"/>
            <w:hideMark/>
          </w:tcPr>
          <w:p w14:paraId="773860F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carnifex</w:t>
            </w:r>
          </w:p>
        </w:tc>
        <w:tc>
          <w:tcPr>
            <w:tcW w:w="1356" w:type="dxa"/>
            <w:tcBorders>
              <w:top w:val="nil"/>
              <w:left w:val="nil"/>
              <w:bottom w:val="single" w:sz="4" w:space="0" w:color="auto"/>
              <w:right w:val="single" w:sz="4" w:space="0" w:color="auto"/>
            </w:tcBorders>
            <w:shd w:val="clear" w:color="000000" w:fill="FFFFFF"/>
            <w:noWrap/>
            <w:vAlign w:val="bottom"/>
            <w:hideMark/>
          </w:tcPr>
          <w:p w14:paraId="48EC310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4E284CA6"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D9B137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CZ0623358</w:t>
            </w:r>
          </w:p>
        </w:tc>
        <w:tc>
          <w:tcPr>
            <w:tcW w:w="3675" w:type="dxa"/>
            <w:tcBorders>
              <w:top w:val="nil"/>
              <w:left w:val="nil"/>
              <w:bottom w:val="single" w:sz="4" w:space="0" w:color="auto"/>
              <w:right w:val="single" w:sz="4" w:space="0" w:color="auto"/>
            </w:tcBorders>
            <w:shd w:val="clear" w:color="000000" w:fill="FFFFFF"/>
            <w:noWrap/>
            <w:vAlign w:val="bottom"/>
            <w:hideMark/>
          </w:tcPr>
          <w:p w14:paraId="1147ACF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Horní Mouřínovský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05C2E0DD"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039380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6AF56143"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B1154C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CZ0623359</w:t>
            </w:r>
          </w:p>
        </w:tc>
        <w:tc>
          <w:tcPr>
            <w:tcW w:w="3675" w:type="dxa"/>
            <w:tcBorders>
              <w:top w:val="nil"/>
              <w:left w:val="nil"/>
              <w:bottom w:val="single" w:sz="4" w:space="0" w:color="auto"/>
              <w:right w:val="single" w:sz="4" w:space="0" w:color="auto"/>
            </w:tcBorders>
            <w:shd w:val="clear" w:color="000000" w:fill="FFFFFF"/>
            <w:noWrap/>
            <w:vAlign w:val="bottom"/>
            <w:hideMark/>
          </w:tcPr>
          <w:p w14:paraId="62EEDD7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Čekál</w:t>
            </w:r>
          </w:p>
        </w:tc>
        <w:tc>
          <w:tcPr>
            <w:tcW w:w="2409" w:type="dxa"/>
            <w:tcBorders>
              <w:top w:val="nil"/>
              <w:left w:val="nil"/>
              <w:bottom w:val="single" w:sz="4" w:space="0" w:color="auto"/>
              <w:right w:val="single" w:sz="4" w:space="0" w:color="auto"/>
            </w:tcBorders>
            <w:shd w:val="clear" w:color="000000" w:fill="FFFFFF"/>
            <w:noWrap/>
            <w:vAlign w:val="bottom"/>
            <w:hideMark/>
          </w:tcPr>
          <w:p w14:paraId="00B20EE6"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49F22EA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110B03EC"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2A1386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CZ0623360</w:t>
            </w:r>
          </w:p>
        </w:tc>
        <w:tc>
          <w:tcPr>
            <w:tcW w:w="3675" w:type="dxa"/>
            <w:tcBorders>
              <w:top w:val="nil"/>
              <w:left w:val="nil"/>
              <w:bottom w:val="single" w:sz="4" w:space="0" w:color="auto"/>
              <w:right w:val="single" w:sz="4" w:space="0" w:color="auto"/>
            </w:tcBorders>
            <w:shd w:val="clear" w:color="000000" w:fill="FFFFFF"/>
            <w:noWrap/>
            <w:vAlign w:val="bottom"/>
            <w:hideMark/>
          </w:tcPr>
          <w:p w14:paraId="5DFDCB5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Podmolí - strouha</w:t>
            </w:r>
          </w:p>
        </w:tc>
        <w:tc>
          <w:tcPr>
            <w:tcW w:w="2409" w:type="dxa"/>
            <w:tcBorders>
              <w:top w:val="nil"/>
              <w:left w:val="nil"/>
              <w:bottom w:val="single" w:sz="4" w:space="0" w:color="auto"/>
              <w:right w:val="single" w:sz="4" w:space="0" w:color="auto"/>
            </w:tcBorders>
            <w:shd w:val="clear" w:color="000000" w:fill="FFFFFF"/>
            <w:noWrap/>
            <w:vAlign w:val="bottom"/>
            <w:hideMark/>
          </w:tcPr>
          <w:p w14:paraId="6C6FA9F7"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carnifex</w:t>
            </w:r>
          </w:p>
        </w:tc>
        <w:tc>
          <w:tcPr>
            <w:tcW w:w="1356" w:type="dxa"/>
            <w:tcBorders>
              <w:top w:val="nil"/>
              <w:left w:val="nil"/>
              <w:bottom w:val="single" w:sz="4" w:space="0" w:color="auto"/>
              <w:right w:val="single" w:sz="4" w:space="0" w:color="auto"/>
            </w:tcBorders>
            <w:shd w:val="clear" w:color="000000" w:fill="FFFFFF"/>
            <w:noWrap/>
            <w:vAlign w:val="bottom"/>
            <w:hideMark/>
          </w:tcPr>
          <w:p w14:paraId="12D85A4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4B2C061C"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EA230D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CZ0623365</w:t>
            </w:r>
          </w:p>
        </w:tc>
        <w:tc>
          <w:tcPr>
            <w:tcW w:w="3675" w:type="dxa"/>
            <w:tcBorders>
              <w:top w:val="nil"/>
              <w:left w:val="nil"/>
              <w:bottom w:val="single" w:sz="4" w:space="0" w:color="auto"/>
              <w:right w:val="single" w:sz="4" w:space="0" w:color="auto"/>
            </w:tcBorders>
            <w:shd w:val="clear" w:color="000000" w:fill="FFFFFF"/>
            <w:noWrap/>
            <w:vAlign w:val="bottom"/>
            <w:hideMark/>
          </w:tcPr>
          <w:p w14:paraId="5F38026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Rakšické louky</w:t>
            </w:r>
          </w:p>
        </w:tc>
        <w:tc>
          <w:tcPr>
            <w:tcW w:w="2409" w:type="dxa"/>
            <w:tcBorders>
              <w:top w:val="nil"/>
              <w:left w:val="nil"/>
              <w:bottom w:val="single" w:sz="4" w:space="0" w:color="auto"/>
              <w:right w:val="single" w:sz="4" w:space="0" w:color="auto"/>
            </w:tcBorders>
            <w:shd w:val="clear" w:color="000000" w:fill="FFFFFF"/>
            <w:noWrap/>
            <w:vAlign w:val="bottom"/>
            <w:hideMark/>
          </w:tcPr>
          <w:p w14:paraId="02C18EC7"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568F1BD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10</w:t>
            </w:r>
          </w:p>
        </w:tc>
      </w:tr>
      <w:tr w:rsidR="00054F63" w:rsidRPr="00054F63" w14:paraId="3DAFB4D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2F34C7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CZ0623365</w:t>
            </w:r>
          </w:p>
        </w:tc>
        <w:tc>
          <w:tcPr>
            <w:tcW w:w="3675" w:type="dxa"/>
            <w:tcBorders>
              <w:top w:val="nil"/>
              <w:left w:val="nil"/>
              <w:bottom w:val="single" w:sz="4" w:space="0" w:color="auto"/>
              <w:right w:val="single" w:sz="4" w:space="0" w:color="auto"/>
            </w:tcBorders>
            <w:shd w:val="clear" w:color="000000" w:fill="FFFFFF"/>
            <w:noWrap/>
            <w:vAlign w:val="bottom"/>
            <w:hideMark/>
          </w:tcPr>
          <w:p w14:paraId="7AC876F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Rakšické louky</w:t>
            </w:r>
          </w:p>
        </w:tc>
        <w:tc>
          <w:tcPr>
            <w:tcW w:w="2409" w:type="dxa"/>
            <w:tcBorders>
              <w:top w:val="nil"/>
              <w:left w:val="nil"/>
              <w:bottom w:val="single" w:sz="4" w:space="0" w:color="auto"/>
              <w:right w:val="single" w:sz="4" w:space="0" w:color="auto"/>
            </w:tcBorders>
            <w:shd w:val="clear" w:color="000000" w:fill="FFFFFF"/>
            <w:noWrap/>
            <w:vAlign w:val="bottom"/>
            <w:hideMark/>
          </w:tcPr>
          <w:p w14:paraId="7788115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A0DC79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7</w:t>
            </w:r>
          </w:p>
        </w:tc>
      </w:tr>
      <w:tr w:rsidR="00054F63" w:rsidRPr="00054F63" w14:paraId="1D65F03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8BA728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CZ0623366</w:t>
            </w:r>
          </w:p>
        </w:tc>
        <w:tc>
          <w:tcPr>
            <w:tcW w:w="3675" w:type="dxa"/>
            <w:tcBorders>
              <w:top w:val="nil"/>
              <w:left w:val="nil"/>
              <w:bottom w:val="single" w:sz="4" w:space="0" w:color="auto"/>
              <w:right w:val="single" w:sz="4" w:space="0" w:color="auto"/>
            </w:tcBorders>
            <w:shd w:val="clear" w:color="000000" w:fill="FFFFFF"/>
            <w:noWrap/>
            <w:vAlign w:val="bottom"/>
            <w:hideMark/>
          </w:tcPr>
          <w:p w14:paraId="43C882A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Střelická bažinka</w:t>
            </w:r>
          </w:p>
        </w:tc>
        <w:tc>
          <w:tcPr>
            <w:tcW w:w="2409" w:type="dxa"/>
            <w:tcBorders>
              <w:top w:val="nil"/>
              <w:left w:val="nil"/>
              <w:bottom w:val="single" w:sz="4" w:space="0" w:color="auto"/>
              <w:right w:val="single" w:sz="4" w:space="0" w:color="auto"/>
            </w:tcBorders>
            <w:shd w:val="clear" w:color="000000" w:fill="FFFFFF"/>
            <w:noWrap/>
            <w:vAlign w:val="bottom"/>
            <w:hideMark/>
          </w:tcPr>
          <w:p w14:paraId="7E482F4E"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24BB4D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3F4E655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ABDC38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CZ0623367</w:t>
            </w:r>
          </w:p>
        </w:tc>
        <w:tc>
          <w:tcPr>
            <w:tcW w:w="3675" w:type="dxa"/>
            <w:tcBorders>
              <w:top w:val="nil"/>
              <w:left w:val="nil"/>
              <w:bottom w:val="single" w:sz="4" w:space="0" w:color="auto"/>
              <w:right w:val="single" w:sz="4" w:space="0" w:color="auto"/>
            </w:tcBorders>
            <w:shd w:val="clear" w:color="000000" w:fill="FFFFFF"/>
            <w:noWrap/>
            <w:vAlign w:val="bottom"/>
            <w:hideMark/>
          </w:tcPr>
          <w:p w14:paraId="0D02DF7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U Huberta</w:t>
            </w:r>
          </w:p>
        </w:tc>
        <w:tc>
          <w:tcPr>
            <w:tcW w:w="2409" w:type="dxa"/>
            <w:tcBorders>
              <w:top w:val="nil"/>
              <w:left w:val="nil"/>
              <w:bottom w:val="single" w:sz="4" w:space="0" w:color="auto"/>
              <w:right w:val="single" w:sz="4" w:space="0" w:color="auto"/>
            </w:tcBorders>
            <w:shd w:val="clear" w:color="000000" w:fill="FFFFFF"/>
            <w:noWrap/>
            <w:vAlign w:val="bottom"/>
            <w:hideMark/>
          </w:tcPr>
          <w:p w14:paraId="4242E43E"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1B3AF17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273CCB1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D9328F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CZ0623368</w:t>
            </w:r>
          </w:p>
        </w:tc>
        <w:tc>
          <w:tcPr>
            <w:tcW w:w="3675" w:type="dxa"/>
            <w:tcBorders>
              <w:top w:val="nil"/>
              <w:left w:val="nil"/>
              <w:bottom w:val="single" w:sz="4" w:space="0" w:color="auto"/>
              <w:right w:val="single" w:sz="4" w:space="0" w:color="auto"/>
            </w:tcBorders>
            <w:shd w:val="clear" w:color="000000" w:fill="FFFFFF"/>
            <w:noWrap/>
            <w:vAlign w:val="bottom"/>
            <w:hideMark/>
          </w:tcPr>
          <w:p w14:paraId="5196EAC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Kaolinka</w:t>
            </w:r>
          </w:p>
        </w:tc>
        <w:tc>
          <w:tcPr>
            <w:tcW w:w="2409" w:type="dxa"/>
            <w:tcBorders>
              <w:top w:val="nil"/>
              <w:left w:val="nil"/>
              <w:bottom w:val="single" w:sz="4" w:space="0" w:color="auto"/>
              <w:right w:val="single" w:sz="4" w:space="0" w:color="auto"/>
            </w:tcBorders>
            <w:shd w:val="clear" w:color="000000" w:fill="FFFFFF"/>
            <w:noWrap/>
            <w:vAlign w:val="bottom"/>
            <w:hideMark/>
          </w:tcPr>
          <w:p w14:paraId="25B917AE"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carnifex</w:t>
            </w:r>
          </w:p>
        </w:tc>
        <w:tc>
          <w:tcPr>
            <w:tcW w:w="1356" w:type="dxa"/>
            <w:tcBorders>
              <w:top w:val="nil"/>
              <w:left w:val="nil"/>
              <w:bottom w:val="single" w:sz="4" w:space="0" w:color="auto"/>
              <w:right w:val="single" w:sz="4" w:space="0" w:color="auto"/>
            </w:tcBorders>
            <w:shd w:val="clear" w:color="000000" w:fill="FFFFFF"/>
            <w:noWrap/>
            <w:vAlign w:val="bottom"/>
            <w:hideMark/>
          </w:tcPr>
          <w:p w14:paraId="48CE23B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7EF3969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2491B1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CZ0623372</w:t>
            </w:r>
          </w:p>
        </w:tc>
        <w:tc>
          <w:tcPr>
            <w:tcW w:w="3675" w:type="dxa"/>
            <w:tcBorders>
              <w:top w:val="nil"/>
              <w:left w:val="nil"/>
              <w:bottom w:val="single" w:sz="4" w:space="0" w:color="auto"/>
              <w:right w:val="single" w:sz="4" w:space="0" w:color="auto"/>
            </w:tcBorders>
            <w:shd w:val="clear" w:color="000000" w:fill="FFFFFF"/>
            <w:noWrap/>
            <w:vAlign w:val="bottom"/>
            <w:hideMark/>
          </w:tcPr>
          <w:p w14:paraId="29A1D98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Lom u Žerůtek</w:t>
            </w:r>
          </w:p>
        </w:tc>
        <w:tc>
          <w:tcPr>
            <w:tcW w:w="2409" w:type="dxa"/>
            <w:tcBorders>
              <w:top w:val="nil"/>
              <w:left w:val="nil"/>
              <w:bottom w:val="single" w:sz="4" w:space="0" w:color="auto"/>
              <w:right w:val="single" w:sz="4" w:space="0" w:color="auto"/>
            </w:tcBorders>
            <w:shd w:val="clear" w:color="000000" w:fill="FFFFFF"/>
            <w:noWrap/>
            <w:vAlign w:val="bottom"/>
            <w:hideMark/>
          </w:tcPr>
          <w:p w14:paraId="4122565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carnifex</w:t>
            </w:r>
          </w:p>
        </w:tc>
        <w:tc>
          <w:tcPr>
            <w:tcW w:w="1356" w:type="dxa"/>
            <w:tcBorders>
              <w:top w:val="nil"/>
              <w:left w:val="nil"/>
              <w:bottom w:val="single" w:sz="4" w:space="0" w:color="auto"/>
              <w:right w:val="single" w:sz="4" w:space="0" w:color="auto"/>
            </w:tcBorders>
            <w:shd w:val="clear" w:color="000000" w:fill="FFFFFF"/>
            <w:noWrap/>
            <w:vAlign w:val="bottom"/>
            <w:hideMark/>
          </w:tcPr>
          <w:p w14:paraId="5D57736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4AB5658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1E57DC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CZ0623772</w:t>
            </w:r>
          </w:p>
        </w:tc>
        <w:tc>
          <w:tcPr>
            <w:tcW w:w="3675" w:type="dxa"/>
            <w:tcBorders>
              <w:top w:val="nil"/>
              <w:left w:val="nil"/>
              <w:bottom w:val="single" w:sz="4" w:space="0" w:color="auto"/>
              <w:right w:val="single" w:sz="4" w:space="0" w:color="auto"/>
            </w:tcBorders>
            <w:shd w:val="clear" w:color="000000" w:fill="FFFFFF"/>
            <w:noWrap/>
            <w:vAlign w:val="bottom"/>
            <w:hideMark/>
          </w:tcPr>
          <w:p w14:paraId="3C16B0B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Božický mokřad</w:t>
            </w:r>
          </w:p>
        </w:tc>
        <w:tc>
          <w:tcPr>
            <w:tcW w:w="2409" w:type="dxa"/>
            <w:tcBorders>
              <w:top w:val="nil"/>
              <w:left w:val="nil"/>
              <w:bottom w:val="single" w:sz="4" w:space="0" w:color="auto"/>
              <w:right w:val="single" w:sz="4" w:space="0" w:color="auto"/>
            </w:tcBorders>
            <w:shd w:val="clear" w:color="000000" w:fill="FFFFFF"/>
            <w:noWrap/>
            <w:vAlign w:val="bottom"/>
            <w:hideMark/>
          </w:tcPr>
          <w:p w14:paraId="4D86B85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4459F91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2F5C597"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C05EB0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CZ0623793</w:t>
            </w:r>
          </w:p>
        </w:tc>
        <w:tc>
          <w:tcPr>
            <w:tcW w:w="3675" w:type="dxa"/>
            <w:tcBorders>
              <w:top w:val="nil"/>
              <w:left w:val="nil"/>
              <w:bottom w:val="single" w:sz="4" w:space="0" w:color="auto"/>
              <w:right w:val="single" w:sz="4" w:space="0" w:color="auto"/>
            </w:tcBorders>
            <w:shd w:val="clear" w:color="000000" w:fill="FFFFFF"/>
            <w:noWrap/>
            <w:vAlign w:val="bottom"/>
            <w:hideMark/>
          </w:tcPr>
          <w:p w14:paraId="7A1546D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Úvalský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1D4BE99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044D425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300887F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9A9F31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CZ0623799</w:t>
            </w:r>
          </w:p>
        </w:tc>
        <w:tc>
          <w:tcPr>
            <w:tcW w:w="3675" w:type="dxa"/>
            <w:tcBorders>
              <w:top w:val="nil"/>
              <w:left w:val="nil"/>
              <w:bottom w:val="single" w:sz="4" w:space="0" w:color="auto"/>
              <w:right w:val="single" w:sz="4" w:space="0" w:color="auto"/>
            </w:tcBorders>
            <w:shd w:val="clear" w:color="000000" w:fill="FFFFFF"/>
            <w:noWrap/>
            <w:vAlign w:val="bottom"/>
            <w:hideMark/>
          </w:tcPr>
          <w:p w14:paraId="17E0A7C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Drnholecký luh</w:t>
            </w:r>
          </w:p>
        </w:tc>
        <w:tc>
          <w:tcPr>
            <w:tcW w:w="2409" w:type="dxa"/>
            <w:tcBorders>
              <w:top w:val="nil"/>
              <w:left w:val="nil"/>
              <w:bottom w:val="single" w:sz="4" w:space="0" w:color="auto"/>
              <w:right w:val="single" w:sz="4" w:space="0" w:color="auto"/>
            </w:tcBorders>
            <w:shd w:val="clear" w:color="000000" w:fill="FFFFFF"/>
            <w:noWrap/>
            <w:vAlign w:val="bottom"/>
            <w:hideMark/>
          </w:tcPr>
          <w:p w14:paraId="2090797F"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191C39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139FBEA9"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255C77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CZ0623800</w:t>
            </w:r>
          </w:p>
        </w:tc>
        <w:tc>
          <w:tcPr>
            <w:tcW w:w="3675" w:type="dxa"/>
            <w:tcBorders>
              <w:top w:val="nil"/>
              <w:left w:val="nil"/>
              <w:bottom w:val="single" w:sz="4" w:space="0" w:color="auto"/>
              <w:right w:val="single" w:sz="4" w:space="0" w:color="auto"/>
            </w:tcBorders>
            <w:shd w:val="clear" w:color="000000" w:fill="FFFFFF"/>
            <w:noWrap/>
            <w:vAlign w:val="bottom"/>
            <w:hideMark/>
          </w:tcPr>
          <w:p w14:paraId="3FD299F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Knížecí les</w:t>
            </w:r>
          </w:p>
        </w:tc>
        <w:tc>
          <w:tcPr>
            <w:tcW w:w="2409" w:type="dxa"/>
            <w:tcBorders>
              <w:top w:val="nil"/>
              <w:left w:val="nil"/>
              <w:bottom w:val="single" w:sz="4" w:space="0" w:color="auto"/>
              <w:right w:val="single" w:sz="4" w:space="0" w:color="auto"/>
            </w:tcBorders>
            <w:shd w:val="clear" w:color="000000" w:fill="FFFFFF"/>
            <w:noWrap/>
            <w:vAlign w:val="bottom"/>
            <w:hideMark/>
          </w:tcPr>
          <w:p w14:paraId="0D69823C"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3B5E1A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70BDCE4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26202D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CZ0623801</w:t>
            </w:r>
          </w:p>
        </w:tc>
        <w:tc>
          <w:tcPr>
            <w:tcW w:w="3675" w:type="dxa"/>
            <w:tcBorders>
              <w:top w:val="nil"/>
              <w:left w:val="nil"/>
              <w:bottom w:val="single" w:sz="4" w:space="0" w:color="auto"/>
              <w:right w:val="single" w:sz="4" w:space="0" w:color="auto"/>
            </w:tcBorders>
            <w:shd w:val="clear" w:color="000000" w:fill="FFFFFF"/>
            <w:noWrap/>
            <w:vAlign w:val="bottom"/>
            <w:hideMark/>
          </w:tcPr>
          <w:p w14:paraId="35136A0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Přísnotický les</w:t>
            </w:r>
          </w:p>
        </w:tc>
        <w:tc>
          <w:tcPr>
            <w:tcW w:w="2409" w:type="dxa"/>
            <w:tcBorders>
              <w:top w:val="nil"/>
              <w:left w:val="nil"/>
              <w:bottom w:val="single" w:sz="4" w:space="0" w:color="auto"/>
              <w:right w:val="single" w:sz="4" w:space="0" w:color="auto"/>
            </w:tcBorders>
            <w:shd w:val="clear" w:color="000000" w:fill="FFFFFF"/>
            <w:noWrap/>
            <w:vAlign w:val="bottom"/>
            <w:hideMark/>
          </w:tcPr>
          <w:p w14:paraId="44D6DD9D"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0200B8C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4E413C0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CA09DF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CZ0624064</w:t>
            </w:r>
          </w:p>
        </w:tc>
        <w:tc>
          <w:tcPr>
            <w:tcW w:w="3675" w:type="dxa"/>
            <w:tcBorders>
              <w:top w:val="nil"/>
              <w:left w:val="nil"/>
              <w:bottom w:val="single" w:sz="4" w:space="0" w:color="auto"/>
              <w:right w:val="single" w:sz="4" w:space="0" w:color="auto"/>
            </w:tcBorders>
            <w:shd w:val="clear" w:color="000000" w:fill="FFFFFF"/>
            <w:noWrap/>
            <w:vAlign w:val="bottom"/>
            <w:hideMark/>
          </w:tcPr>
          <w:p w14:paraId="78D9FC6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Krumlovský les</w:t>
            </w:r>
          </w:p>
        </w:tc>
        <w:tc>
          <w:tcPr>
            <w:tcW w:w="2409" w:type="dxa"/>
            <w:tcBorders>
              <w:top w:val="nil"/>
              <w:left w:val="nil"/>
              <w:bottom w:val="single" w:sz="4" w:space="0" w:color="auto"/>
              <w:right w:val="single" w:sz="4" w:space="0" w:color="auto"/>
            </w:tcBorders>
            <w:shd w:val="clear" w:color="000000" w:fill="FFFFFF"/>
            <w:noWrap/>
            <w:vAlign w:val="bottom"/>
            <w:hideMark/>
          </w:tcPr>
          <w:p w14:paraId="5DB4E12B"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7F2F223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2CBCAB24"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7A99A1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CZ0624070</w:t>
            </w:r>
          </w:p>
        </w:tc>
        <w:tc>
          <w:tcPr>
            <w:tcW w:w="3675" w:type="dxa"/>
            <w:tcBorders>
              <w:top w:val="nil"/>
              <w:left w:val="nil"/>
              <w:bottom w:val="single" w:sz="4" w:space="0" w:color="auto"/>
              <w:right w:val="single" w:sz="4" w:space="0" w:color="auto"/>
            </w:tcBorders>
            <w:shd w:val="clear" w:color="000000" w:fill="FFFFFF"/>
            <w:noWrap/>
            <w:vAlign w:val="bottom"/>
            <w:hideMark/>
          </w:tcPr>
          <w:p w14:paraId="00881B6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Hodonínská doubrava</w:t>
            </w:r>
          </w:p>
        </w:tc>
        <w:tc>
          <w:tcPr>
            <w:tcW w:w="2409" w:type="dxa"/>
            <w:tcBorders>
              <w:top w:val="nil"/>
              <w:left w:val="nil"/>
              <w:bottom w:val="single" w:sz="4" w:space="0" w:color="auto"/>
              <w:right w:val="single" w:sz="4" w:space="0" w:color="auto"/>
            </w:tcBorders>
            <w:shd w:val="clear" w:color="000000" w:fill="FFFFFF"/>
            <w:noWrap/>
            <w:vAlign w:val="bottom"/>
            <w:hideMark/>
          </w:tcPr>
          <w:p w14:paraId="008FEBC1"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C53FA7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252AEF7C"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CFE519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CZ0624096</w:t>
            </w:r>
          </w:p>
        </w:tc>
        <w:tc>
          <w:tcPr>
            <w:tcW w:w="3675" w:type="dxa"/>
            <w:tcBorders>
              <w:top w:val="nil"/>
              <w:left w:val="nil"/>
              <w:bottom w:val="single" w:sz="4" w:space="0" w:color="auto"/>
              <w:right w:val="single" w:sz="4" w:space="0" w:color="auto"/>
            </w:tcBorders>
            <w:shd w:val="clear" w:color="000000" w:fill="FFFFFF"/>
            <w:noWrap/>
            <w:vAlign w:val="bottom"/>
            <w:hideMark/>
          </w:tcPr>
          <w:p w14:paraId="238CF75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Podyjí</w:t>
            </w:r>
          </w:p>
        </w:tc>
        <w:tc>
          <w:tcPr>
            <w:tcW w:w="2409" w:type="dxa"/>
            <w:tcBorders>
              <w:top w:val="nil"/>
              <w:left w:val="nil"/>
              <w:bottom w:val="single" w:sz="4" w:space="0" w:color="auto"/>
              <w:right w:val="single" w:sz="4" w:space="0" w:color="auto"/>
            </w:tcBorders>
            <w:shd w:val="clear" w:color="000000" w:fill="FFFFFF"/>
            <w:noWrap/>
            <w:vAlign w:val="bottom"/>
            <w:hideMark/>
          </w:tcPr>
          <w:p w14:paraId="71F8BE5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carnifex</w:t>
            </w:r>
          </w:p>
        </w:tc>
        <w:tc>
          <w:tcPr>
            <w:tcW w:w="1356" w:type="dxa"/>
            <w:tcBorders>
              <w:top w:val="nil"/>
              <w:left w:val="nil"/>
              <w:bottom w:val="single" w:sz="4" w:space="0" w:color="auto"/>
              <w:right w:val="single" w:sz="4" w:space="0" w:color="auto"/>
            </w:tcBorders>
            <w:shd w:val="clear" w:color="000000" w:fill="FFFFFF"/>
            <w:noWrap/>
            <w:vAlign w:val="bottom"/>
            <w:hideMark/>
          </w:tcPr>
          <w:p w14:paraId="6EAAAFE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65BDEBC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B32354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CZ0624099</w:t>
            </w:r>
          </w:p>
        </w:tc>
        <w:tc>
          <w:tcPr>
            <w:tcW w:w="3675" w:type="dxa"/>
            <w:tcBorders>
              <w:top w:val="nil"/>
              <w:left w:val="nil"/>
              <w:bottom w:val="single" w:sz="4" w:space="0" w:color="auto"/>
              <w:right w:val="single" w:sz="4" w:space="0" w:color="auto"/>
            </w:tcBorders>
            <w:shd w:val="clear" w:color="000000" w:fill="FFFFFF"/>
            <w:noWrap/>
            <w:vAlign w:val="bottom"/>
            <w:hideMark/>
          </w:tcPr>
          <w:p w14:paraId="503388D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Niva Dyje</w:t>
            </w:r>
          </w:p>
        </w:tc>
        <w:tc>
          <w:tcPr>
            <w:tcW w:w="2409" w:type="dxa"/>
            <w:tcBorders>
              <w:top w:val="nil"/>
              <w:left w:val="nil"/>
              <w:bottom w:val="single" w:sz="4" w:space="0" w:color="auto"/>
              <w:right w:val="single" w:sz="4" w:space="0" w:color="auto"/>
            </w:tcBorders>
            <w:shd w:val="clear" w:color="000000" w:fill="FFFFFF"/>
            <w:noWrap/>
            <w:vAlign w:val="bottom"/>
            <w:hideMark/>
          </w:tcPr>
          <w:p w14:paraId="6416619F"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49ABFAB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04AF323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20C604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CZ0624119</w:t>
            </w:r>
          </w:p>
        </w:tc>
        <w:tc>
          <w:tcPr>
            <w:tcW w:w="3675" w:type="dxa"/>
            <w:tcBorders>
              <w:top w:val="nil"/>
              <w:left w:val="nil"/>
              <w:bottom w:val="single" w:sz="4" w:space="0" w:color="auto"/>
              <w:right w:val="single" w:sz="4" w:space="0" w:color="auto"/>
            </w:tcBorders>
            <w:shd w:val="clear" w:color="000000" w:fill="FFFFFF"/>
            <w:noWrap/>
            <w:vAlign w:val="bottom"/>
            <w:hideMark/>
          </w:tcPr>
          <w:p w14:paraId="6FD67C3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Soutok - Podluží</w:t>
            </w:r>
          </w:p>
        </w:tc>
        <w:tc>
          <w:tcPr>
            <w:tcW w:w="2409" w:type="dxa"/>
            <w:tcBorders>
              <w:top w:val="nil"/>
              <w:left w:val="nil"/>
              <w:bottom w:val="single" w:sz="4" w:space="0" w:color="auto"/>
              <w:right w:val="single" w:sz="4" w:space="0" w:color="auto"/>
            </w:tcBorders>
            <w:shd w:val="clear" w:color="000000" w:fill="FFFFFF"/>
            <w:noWrap/>
            <w:vAlign w:val="bottom"/>
            <w:hideMark/>
          </w:tcPr>
          <w:p w14:paraId="1267ACC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E5B6E9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18662C23"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027004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CZ0624119</w:t>
            </w:r>
          </w:p>
        </w:tc>
        <w:tc>
          <w:tcPr>
            <w:tcW w:w="3675" w:type="dxa"/>
            <w:tcBorders>
              <w:top w:val="nil"/>
              <w:left w:val="nil"/>
              <w:bottom w:val="single" w:sz="4" w:space="0" w:color="auto"/>
              <w:right w:val="single" w:sz="4" w:space="0" w:color="auto"/>
            </w:tcBorders>
            <w:shd w:val="clear" w:color="000000" w:fill="FFFFFF"/>
            <w:noWrap/>
            <w:vAlign w:val="bottom"/>
            <w:hideMark/>
          </w:tcPr>
          <w:p w14:paraId="0342DE3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Soutok - Podluží</w:t>
            </w:r>
          </w:p>
        </w:tc>
        <w:tc>
          <w:tcPr>
            <w:tcW w:w="2409" w:type="dxa"/>
            <w:tcBorders>
              <w:top w:val="nil"/>
              <w:left w:val="nil"/>
              <w:bottom w:val="single" w:sz="4" w:space="0" w:color="auto"/>
              <w:right w:val="single" w:sz="4" w:space="0" w:color="auto"/>
            </w:tcBorders>
            <w:shd w:val="clear" w:color="000000" w:fill="FFFFFF"/>
            <w:noWrap/>
            <w:vAlign w:val="bottom"/>
            <w:hideMark/>
          </w:tcPr>
          <w:p w14:paraId="3753BAD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dobrogicus</w:t>
            </w:r>
          </w:p>
        </w:tc>
        <w:tc>
          <w:tcPr>
            <w:tcW w:w="1356" w:type="dxa"/>
            <w:tcBorders>
              <w:top w:val="nil"/>
              <w:left w:val="nil"/>
              <w:bottom w:val="single" w:sz="4" w:space="0" w:color="auto"/>
              <w:right w:val="single" w:sz="4" w:space="0" w:color="auto"/>
            </w:tcBorders>
            <w:shd w:val="clear" w:color="000000" w:fill="FFFFFF"/>
            <w:noWrap/>
            <w:vAlign w:val="bottom"/>
            <w:hideMark/>
          </w:tcPr>
          <w:p w14:paraId="2232F82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5E91C4FC"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2B7F0E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CZ0624129</w:t>
            </w:r>
          </w:p>
        </w:tc>
        <w:tc>
          <w:tcPr>
            <w:tcW w:w="3675" w:type="dxa"/>
            <w:tcBorders>
              <w:top w:val="nil"/>
              <w:left w:val="nil"/>
              <w:bottom w:val="single" w:sz="4" w:space="0" w:color="auto"/>
              <w:right w:val="single" w:sz="4" w:space="0" w:color="auto"/>
            </w:tcBorders>
            <w:shd w:val="clear" w:color="000000" w:fill="FFFFFF"/>
            <w:noWrap/>
            <w:vAlign w:val="bottom"/>
            <w:hideMark/>
          </w:tcPr>
          <w:p w14:paraId="05A11AD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Luční údolí</w:t>
            </w:r>
          </w:p>
        </w:tc>
        <w:tc>
          <w:tcPr>
            <w:tcW w:w="2409" w:type="dxa"/>
            <w:tcBorders>
              <w:top w:val="nil"/>
              <w:left w:val="nil"/>
              <w:bottom w:val="single" w:sz="4" w:space="0" w:color="auto"/>
              <w:right w:val="single" w:sz="4" w:space="0" w:color="auto"/>
            </w:tcBorders>
            <w:shd w:val="clear" w:color="000000" w:fill="FFFFFF"/>
            <w:noWrap/>
            <w:vAlign w:val="bottom"/>
            <w:hideMark/>
          </w:tcPr>
          <w:p w14:paraId="108EA26A"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4AF971D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6</w:t>
            </w:r>
          </w:p>
        </w:tc>
      </w:tr>
      <w:tr w:rsidR="00054F63" w:rsidRPr="00054F63" w14:paraId="2C1E7BC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93EDD0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CZ0713008</w:t>
            </w:r>
          </w:p>
        </w:tc>
        <w:tc>
          <w:tcPr>
            <w:tcW w:w="3675" w:type="dxa"/>
            <w:tcBorders>
              <w:top w:val="nil"/>
              <w:left w:val="nil"/>
              <w:bottom w:val="single" w:sz="4" w:space="0" w:color="auto"/>
              <w:right w:val="single" w:sz="4" w:space="0" w:color="auto"/>
            </w:tcBorders>
            <w:shd w:val="clear" w:color="000000" w:fill="FFFFFF"/>
            <w:noWrap/>
            <w:vAlign w:val="bottom"/>
            <w:hideMark/>
          </w:tcPr>
          <w:p w14:paraId="1BB1209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Deylův ostrůvek</w:t>
            </w:r>
          </w:p>
        </w:tc>
        <w:tc>
          <w:tcPr>
            <w:tcW w:w="2409" w:type="dxa"/>
            <w:tcBorders>
              <w:top w:val="nil"/>
              <w:left w:val="nil"/>
              <w:bottom w:val="single" w:sz="4" w:space="0" w:color="auto"/>
              <w:right w:val="single" w:sz="4" w:space="0" w:color="auto"/>
            </w:tcBorders>
            <w:shd w:val="clear" w:color="000000" w:fill="FFFFFF"/>
            <w:noWrap/>
            <w:vAlign w:val="bottom"/>
            <w:hideMark/>
          </w:tcPr>
          <w:p w14:paraId="753C27A7"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FCA39F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61196A9C"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87FE40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CZ0713008</w:t>
            </w:r>
          </w:p>
        </w:tc>
        <w:tc>
          <w:tcPr>
            <w:tcW w:w="3675" w:type="dxa"/>
            <w:tcBorders>
              <w:top w:val="nil"/>
              <w:left w:val="nil"/>
              <w:bottom w:val="single" w:sz="4" w:space="0" w:color="auto"/>
              <w:right w:val="single" w:sz="4" w:space="0" w:color="auto"/>
            </w:tcBorders>
            <w:shd w:val="clear" w:color="000000" w:fill="FFFFFF"/>
            <w:noWrap/>
            <w:vAlign w:val="bottom"/>
            <w:hideMark/>
          </w:tcPr>
          <w:p w14:paraId="4D5BACB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Deylův ostrůvek</w:t>
            </w:r>
          </w:p>
        </w:tc>
        <w:tc>
          <w:tcPr>
            <w:tcW w:w="2409" w:type="dxa"/>
            <w:tcBorders>
              <w:top w:val="nil"/>
              <w:left w:val="nil"/>
              <w:bottom w:val="single" w:sz="4" w:space="0" w:color="auto"/>
              <w:right w:val="single" w:sz="4" w:space="0" w:color="auto"/>
            </w:tcBorders>
            <w:shd w:val="clear" w:color="000000" w:fill="FFFFFF"/>
            <w:noWrap/>
            <w:vAlign w:val="bottom"/>
            <w:hideMark/>
          </w:tcPr>
          <w:p w14:paraId="50FEEACF"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5E82F5B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52072CB9"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71BC98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CZ0713383</w:t>
            </w:r>
          </w:p>
        </w:tc>
        <w:tc>
          <w:tcPr>
            <w:tcW w:w="3675" w:type="dxa"/>
            <w:tcBorders>
              <w:top w:val="nil"/>
              <w:left w:val="nil"/>
              <w:bottom w:val="single" w:sz="4" w:space="0" w:color="auto"/>
              <w:right w:val="single" w:sz="4" w:space="0" w:color="auto"/>
            </w:tcBorders>
            <w:shd w:val="clear" w:color="000000" w:fill="FFFFFF"/>
            <w:noWrap/>
            <w:vAlign w:val="bottom"/>
            <w:hideMark/>
          </w:tcPr>
          <w:p w14:paraId="700FE8C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Ohrozim - Horka</w:t>
            </w:r>
          </w:p>
        </w:tc>
        <w:tc>
          <w:tcPr>
            <w:tcW w:w="2409" w:type="dxa"/>
            <w:tcBorders>
              <w:top w:val="nil"/>
              <w:left w:val="nil"/>
              <w:bottom w:val="single" w:sz="4" w:space="0" w:color="auto"/>
              <w:right w:val="single" w:sz="4" w:space="0" w:color="auto"/>
            </w:tcBorders>
            <w:shd w:val="clear" w:color="000000" w:fill="FFFFFF"/>
            <w:noWrap/>
            <w:vAlign w:val="bottom"/>
            <w:hideMark/>
          </w:tcPr>
          <w:p w14:paraId="2D613FB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06D5C58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3FF1E384"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84B91E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CZ0713385</w:t>
            </w:r>
          </w:p>
        </w:tc>
        <w:tc>
          <w:tcPr>
            <w:tcW w:w="3675" w:type="dxa"/>
            <w:tcBorders>
              <w:top w:val="nil"/>
              <w:left w:val="nil"/>
              <w:bottom w:val="single" w:sz="4" w:space="0" w:color="auto"/>
              <w:right w:val="single" w:sz="4" w:space="0" w:color="auto"/>
            </w:tcBorders>
            <w:shd w:val="clear" w:color="000000" w:fill="FFFFFF"/>
            <w:noWrap/>
            <w:vAlign w:val="bottom"/>
            <w:hideMark/>
          </w:tcPr>
          <w:p w14:paraId="0628CC1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Písečná - mokřad</w:t>
            </w:r>
          </w:p>
        </w:tc>
        <w:tc>
          <w:tcPr>
            <w:tcW w:w="2409" w:type="dxa"/>
            <w:tcBorders>
              <w:top w:val="nil"/>
              <w:left w:val="nil"/>
              <w:bottom w:val="single" w:sz="4" w:space="0" w:color="auto"/>
              <w:right w:val="single" w:sz="4" w:space="0" w:color="auto"/>
            </w:tcBorders>
            <w:shd w:val="clear" w:color="000000" w:fill="FFFFFF"/>
            <w:noWrap/>
            <w:vAlign w:val="bottom"/>
            <w:hideMark/>
          </w:tcPr>
          <w:p w14:paraId="662B712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2BA04E8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351C6758"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DB2218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CZ0713394</w:t>
            </w:r>
          </w:p>
        </w:tc>
        <w:tc>
          <w:tcPr>
            <w:tcW w:w="3675" w:type="dxa"/>
            <w:tcBorders>
              <w:top w:val="nil"/>
              <w:left w:val="nil"/>
              <w:bottom w:val="single" w:sz="4" w:space="0" w:color="auto"/>
              <w:right w:val="single" w:sz="4" w:space="0" w:color="auto"/>
            </w:tcBorders>
            <w:shd w:val="clear" w:color="000000" w:fill="FFFFFF"/>
            <w:noWrap/>
            <w:vAlign w:val="bottom"/>
            <w:hideMark/>
          </w:tcPr>
          <w:p w14:paraId="75BE464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Dolní a Prostřední Svrčov</w:t>
            </w:r>
          </w:p>
        </w:tc>
        <w:tc>
          <w:tcPr>
            <w:tcW w:w="2409" w:type="dxa"/>
            <w:tcBorders>
              <w:top w:val="nil"/>
              <w:left w:val="nil"/>
              <w:bottom w:val="single" w:sz="4" w:space="0" w:color="auto"/>
              <w:right w:val="single" w:sz="4" w:space="0" w:color="auto"/>
            </w:tcBorders>
            <w:shd w:val="clear" w:color="000000" w:fill="FFFFFF"/>
            <w:noWrap/>
            <w:vAlign w:val="bottom"/>
            <w:hideMark/>
          </w:tcPr>
          <w:p w14:paraId="1F9B487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337F77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5</w:t>
            </w:r>
          </w:p>
        </w:tc>
      </w:tr>
      <w:tr w:rsidR="00054F63" w:rsidRPr="00054F63" w14:paraId="4263EBB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DB564C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CZ0713397</w:t>
            </w:r>
          </w:p>
        </w:tc>
        <w:tc>
          <w:tcPr>
            <w:tcW w:w="3675" w:type="dxa"/>
            <w:tcBorders>
              <w:top w:val="nil"/>
              <w:left w:val="nil"/>
              <w:bottom w:val="single" w:sz="4" w:space="0" w:color="auto"/>
              <w:right w:val="single" w:sz="4" w:space="0" w:color="auto"/>
            </w:tcBorders>
            <w:shd w:val="clear" w:color="000000" w:fill="FFFFFF"/>
            <w:noWrap/>
            <w:vAlign w:val="bottom"/>
            <w:hideMark/>
          </w:tcPr>
          <w:p w14:paraId="52E7D68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Zlaté Hory - Černé jezero</w:t>
            </w:r>
          </w:p>
        </w:tc>
        <w:tc>
          <w:tcPr>
            <w:tcW w:w="2409" w:type="dxa"/>
            <w:tcBorders>
              <w:top w:val="nil"/>
              <w:left w:val="nil"/>
              <w:bottom w:val="single" w:sz="4" w:space="0" w:color="auto"/>
              <w:right w:val="single" w:sz="4" w:space="0" w:color="auto"/>
            </w:tcBorders>
            <w:shd w:val="clear" w:color="000000" w:fill="FFFFFF"/>
            <w:noWrap/>
            <w:vAlign w:val="bottom"/>
            <w:hideMark/>
          </w:tcPr>
          <w:p w14:paraId="231E91CD"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Lissotriton montandoni</w:t>
            </w:r>
          </w:p>
        </w:tc>
        <w:tc>
          <w:tcPr>
            <w:tcW w:w="1356" w:type="dxa"/>
            <w:tcBorders>
              <w:top w:val="nil"/>
              <w:left w:val="nil"/>
              <w:bottom w:val="single" w:sz="4" w:space="0" w:color="auto"/>
              <w:right w:val="single" w:sz="4" w:space="0" w:color="auto"/>
            </w:tcBorders>
            <w:shd w:val="clear" w:color="000000" w:fill="FFFFFF"/>
            <w:noWrap/>
            <w:vAlign w:val="bottom"/>
            <w:hideMark/>
          </w:tcPr>
          <w:p w14:paraId="66CC304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2A7B5804"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E572EA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CZ0713398</w:t>
            </w:r>
          </w:p>
        </w:tc>
        <w:tc>
          <w:tcPr>
            <w:tcW w:w="3675" w:type="dxa"/>
            <w:tcBorders>
              <w:top w:val="nil"/>
              <w:left w:val="nil"/>
              <w:bottom w:val="single" w:sz="4" w:space="0" w:color="auto"/>
              <w:right w:val="single" w:sz="4" w:space="0" w:color="auto"/>
            </w:tcBorders>
            <w:shd w:val="clear" w:color="000000" w:fill="FFFFFF"/>
            <w:noWrap/>
            <w:vAlign w:val="bottom"/>
            <w:hideMark/>
          </w:tcPr>
          <w:p w14:paraId="41A5FF6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Zlaté Hory - Zlaté jezero</w:t>
            </w:r>
          </w:p>
        </w:tc>
        <w:tc>
          <w:tcPr>
            <w:tcW w:w="2409" w:type="dxa"/>
            <w:tcBorders>
              <w:top w:val="nil"/>
              <w:left w:val="nil"/>
              <w:bottom w:val="single" w:sz="4" w:space="0" w:color="auto"/>
              <w:right w:val="single" w:sz="4" w:space="0" w:color="auto"/>
            </w:tcBorders>
            <w:shd w:val="clear" w:color="000000" w:fill="FFFFFF"/>
            <w:noWrap/>
            <w:vAlign w:val="bottom"/>
            <w:hideMark/>
          </w:tcPr>
          <w:p w14:paraId="184415D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0706C9E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3B69B104"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8EC496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CZ0713827</w:t>
            </w:r>
          </w:p>
        </w:tc>
        <w:tc>
          <w:tcPr>
            <w:tcW w:w="3675" w:type="dxa"/>
            <w:tcBorders>
              <w:top w:val="nil"/>
              <w:left w:val="nil"/>
              <w:bottom w:val="single" w:sz="4" w:space="0" w:color="auto"/>
              <w:right w:val="single" w:sz="4" w:space="0" w:color="auto"/>
            </w:tcBorders>
            <w:shd w:val="clear" w:color="000000" w:fill="FFFFFF"/>
            <w:noWrap/>
            <w:vAlign w:val="bottom"/>
            <w:hideMark/>
          </w:tcPr>
          <w:p w14:paraId="7BC9A85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Stará Červená Voda - lesní komplex</w:t>
            </w:r>
          </w:p>
        </w:tc>
        <w:tc>
          <w:tcPr>
            <w:tcW w:w="2409" w:type="dxa"/>
            <w:tcBorders>
              <w:top w:val="nil"/>
              <w:left w:val="nil"/>
              <w:bottom w:val="single" w:sz="4" w:space="0" w:color="auto"/>
              <w:right w:val="single" w:sz="4" w:space="0" w:color="auto"/>
            </w:tcBorders>
            <w:shd w:val="clear" w:color="000000" w:fill="FFFFFF"/>
            <w:noWrap/>
            <w:vAlign w:val="bottom"/>
            <w:hideMark/>
          </w:tcPr>
          <w:p w14:paraId="024D332F"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66B1507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5E9E3FD9"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0B8BC9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CZ0714073</w:t>
            </w:r>
          </w:p>
        </w:tc>
        <w:tc>
          <w:tcPr>
            <w:tcW w:w="3675" w:type="dxa"/>
            <w:tcBorders>
              <w:top w:val="nil"/>
              <w:left w:val="nil"/>
              <w:bottom w:val="single" w:sz="4" w:space="0" w:color="auto"/>
              <w:right w:val="single" w:sz="4" w:space="0" w:color="auto"/>
            </w:tcBorders>
            <w:shd w:val="clear" w:color="000000" w:fill="FFFFFF"/>
            <w:noWrap/>
            <w:vAlign w:val="bottom"/>
            <w:hideMark/>
          </w:tcPr>
          <w:p w14:paraId="2A28F54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Litovelské Pomoraví</w:t>
            </w:r>
          </w:p>
        </w:tc>
        <w:tc>
          <w:tcPr>
            <w:tcW w:w="2409" w:type="dxa"/>
            <w:tcBorders>
              <w:top w:val="nil"/>
              <w:left w:val="nil"/>
              <w:bottom w:val="single" w:sz="4" w:space="0" w:color="auto"/>
              <w:right w:val="single" w:sz="4" w:space="0" w:color="auto"/>
            </w:tcBorders>
            <w:shd w:val="clear" w:color="000000" w:fill="FFFFFF"/>
            <w:noWrap/>
            <w:vAlign w:val="bottom"/>
            <w:hideMark/>
          </w:tcPr>
          <w:p w14:paraId="0055A21F"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70393B2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9</w:t>
            </w:r>
          </w:p>
        </w:tc>
      </w:tr>
      <w:tr w:rsidR="00054F63" w:rsidRPr="00054F63" w14:paraId="648924D9"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8044E6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CZ0714073</w:t>
            </w:r>
          </w:p>
        </w:tc>
        <w:tc>
          <w:tcPr>
            <w:tcW w:w="3675" w:type="dxa"/>
            <w:tcBorders>
              <w:top w:val="nil"/>
              <w:left w:val="nil"/>
              <w:bottom w:val="single" w:sz="4" w:space="0" w:color="auto"/>
              <w:right w:val="single" w:sz="4" w:space="0" w:color="auto"/>
            </w:tcBorders>
            <w:shd w:val="clear" w:color="000000" w:fill="FFFFFF"/>
            <w:noWrap/>
            <w:vAlign w:val="bottom"/>
            <w:hideMark/>
          </w:tcPr>
          <w:p w14:paraId="5840DF2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Litovelské Pomoraví</w:t>
            </w:r>
          </w:p>
        </w:tc>
        <w:tc>
          <w:tcPr>
            <w:tcW w:w="2409" w:type="dxa"/>
            <w:tcBorders>
              <w:top w:val="nil"/>
              <w:left w:val="nil"/>
              <w:bottom w:val="single" w:sz="4" w:space="0" w:color="auto"/>
              <w:right w:val="single" w:sz="4" w:space="0" w:color="auto"/>
            </w:tcBorders>
            <w:shd w:val="clear" w:color="000000" w:fill="FFFFFF"/>
            <w:noWrap/>
            <w:vAlign w:val="bottom"/>
            <w:hideMark/>
          </w:tcPr>
          <w:p w14:paraId="4BBE6A5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6302266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6</w:t>
            </w:r>
          </w:p>
        </w:tc>
      </w:tr>
      <w:tr w:rsidR="00054F63" w:rsidRPr="00054F63" w14:paraId="6CD0B85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C577F5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CZ0714082</w:t>
            </w:r>
          </w:p>
        </w:tc>
        <w:tc>
          <w:tcPr>
            <w:tcW w:w="3675" w:type="dxa"/>
            <w:tcBorders>
              <w:top w:val="nil"/>
              <w:left w:val="nil"/>
              <w:bottom w:val="single" w:sz="4" w:space="0" w:color="auto"/>
              <w:right w:val="single" w:sz="4" w:space="0" w:color="auto"/>
            </w:tcBorders>
            <w:shd w:val="clear" w:color="000000" w:fill="FFFFFF"/>
            <w:noWrap/>
            <w:vAlign w:val="bottom"/>
            <w:hideMark/>
          </w:tcPr>
          <w:p w14:paraId="43BCCC4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Bečva - Žebračka</w:t>
            </w:r>
          </w:p>
        </w:tc>
        <w:tc>
          <w:tcPr>
            <w:tcW w:w="2409" w:type="dxa"/>
            <w:tcBorders>
              <w:top w:val="nil"/>
              <w:left w:val="nil"/>
              <w:bottom w:val="single" w:sz="4" w:space="0" w:color="auto"/>
              <w:right w:val="single" w:sz="4" w:space="0" w:color="auto"/>
            </w:tcBorders>
            <w:shd w:val="clear" w:color="000000" w:fill="FFFFFF"/>
            <w:noWrap/>
            <w:vAlign w:val="bottom"/>
            <w:hideMark/>
          </w:tcPr>
          <w:p w14:paraId="3CF6798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56A0AB1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5</w:t>
            </w:r>
          </w:p>
        </w:tc>
      </w:tr>
      <w:tr w:rsidR="00054F63" w:rsidRPr="00054F63" w14:paraId="02751BE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E3DE9A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CZ0714085</w:t>
            </w:r>
          </w:p>
        </w:tc>
        <w:tc>
          <w:tcPr>
            <w:tcW w:w="3675" w:type="dxa"/>
            <w:tcBorders>
              <w:top w:val="nil"/>
              <w:left w:val="nil"/>
              <w:bottom w:val="single" w:sz="4" w:space="0" w:color="auto"/>
              <w:right w:val="single" w:sz="4" w:space="0" w:color="auto"/>
            </w:tcBorders>
            <w:shd w:val="clear" w:color="000000" w:fill="FFFFFF"/>
            <w:noWrap/>
            <w:vAlign w:val="bottom"/>
            <w:hideMark/>
          </w:tcPr>
          <w:p w14:paraId="4838AC8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Morava - Chropyňský luh</w:t>
            </w:r>
          </w:p>
        </w:tc>
        <w:tc>
          <w:tcPr>
            <w:tcW w:w="2409" w:type="dxa"/>
            <w:tcBorders>
              <w:top w:val="nil"/>
              <w:left w:val="nil"/>
              <w:bottom w:val="single" w:sz="4" w:space="0" w:color="auto"/>
              <w:right w:val="single" w:sz="4" w:space="0" w:color="auto"/>
            </w:tcBorders>
            <w:shd w:val="clear" w:color="000000" w:fill="FFFFFF"/>
            <w:noWrap/>
            <w:vAlign w:val="bottom"/>
            <w:hideMark/>
          </w:tcPr>
          <w:p w14:paraId="413F146D"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2BFF769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8</w:t>
            </w:r>
          </w:p>
        </w:tc>
      </w:tr>
      <w:tr w:rsidR="00054F63" w:rsidRPr="00054F63" w14:paraId="2E98D11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1BD3F3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CZ0723406</w:t>
            </w:r>
          </w:p>
        </w:tc>
        <w:tc>
          <w:tcPr>
            <w:tcW w:w="3675" w:type="dxa"/>
            <w:tcBorders>
              <w:top w:val="nil"/>
              <w:left w:val="nil"/>
              <w:bottom w:val="single" w:sz="4" w:space="0" w:color="auto"/>
              <w:right w:val="single" w:sz="4" w:space="0" w:color="auto"/>
            </w:tcBorders>
            <w:shd w:val="clear" w:color="000000" w:fill="FFFFFF"/>
            <w:noWrap/>
            <w:vAlign w:val="bottom"/>
            <w:hideMark/>
          </w:tcPr>
          <w:p w14:paraId="342F254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Chvalčov</w:t>
            </w:r>
          </w:p>
        </w:tc>
        <w:tc>
          <w:tcPr>
            <w:tcW w:w="2409" w:type="dxa"/>
            <w:tcBorders>
              <w:top w:val="nil"/>
              <w:left w:val="nil"/>
              <w:bottom w:val="single" w:sz="4" w:space="0" w:color="auto"/>
              <w:right w:val="single" w:sz="4" w:space="0" w:color="auto"/>
            </w:tcBorders>
            <w:shd w:val="clear" w:color="000000" w:fill="FFFFFF"/>
            <w:noWrap/>
            <w:vAlign w:val="bottom"/>
            <w:hideMark/>
          </w:tcPr>
          <w:p w14:paraId="0FB709A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7BF9860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0B08B7F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79AC2C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CZ0723409</w:t>
            </w:r>
          </w:p>
        </w:tc>
        <w:tc>
          <w:tcPr>
            <w:tcW w:w="3675" w:type="dxa"/>
            <w:tcBorders>
              <w:top w:val="nil"/>
              <w:left w:val="nil"/>
              <w:bottom w:val="single" w:sz="4" w:space="0" w:color="auto"/>
              <w:right w:val="single" w:sz="4" w:space="0" w:color="auto"/>
            </w:tcBorders>
            <w:shd w:val="clear" w:color="000000" w:fill="FFFFFF"/>
            <w:noWrap/>
            <w:vAlign w:val="bottom"/>
            <w:hideMark/>
          </w:tcPr>
          <w:p w14:paraId="472E976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Kurovice - lom</w:t>
            </w:r>
          </w:p>
        </w:tc>
        <w:tc>
          <w:tcPr>
            <w:tcW w:w="2409" w:type="dxa"/>
            <w:tcBorders>
              <w:top w:val="nil"/>
              <w:left w:val="nil"/>
              <w:bottom w:val="single" w:sz="4" w:space="0" w:color="auto"/>
              <w:right w:val="single" w:sz="4" w:space="0" w:color="auto"/>
            </w:tcBorders>
            <w:shd w:val="clear" w:color="000000" w:fill="FFFFFF"/>
            <w:noWrap/>
            <w:vAlign w:val="bottom"/>
            <w:hideMark/>
          </w:tcPr>
          <w:p w14:paraId="6172CE6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0C649DD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0F666B06"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887788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CZ0723410</w:t>
            </w:r>
          </w:p>
        </w:tc>
        <w:tc>
          <w:tcPr>
            <w:tcW w:w="3675" w:type="dxa"/>
            <w:tcBorders>
              <w:top w:val="nil"/>
              <w:left w:val="nil"/>
              <w:bottom w:val="single" w:sz="4" w:space="0" w:color="auto"/>
              <w:right w:val="single" w:sz="4" w:space="0" w:color="auto"/>
            </w:tcBorders>
            <w:shd w:val="clear" w:color="000000" w:fill="FFFFFF"/>
            <w:noWrap/>
            <w:vAlign w:val="bottom"/>
            <w:hideMark/>
          </w:tcPr>
          <w:p w14:paraId="302759B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Mokřad Pumpák</w:t>
            </w:r>
          </w:p>
        </w:tc>
        <w:tc>
          <w:tcPr>
            <w:tcW w:w="2409" w:type="dxa"/>
            <w:tcBorders>
              <w:top w:val="nil"/>
              <w:left w:val="nil"/>
              <w:bottom w:val="single" w:sz="4" w:space="0" w:color="auto"/>
              <w:right w:val="single" w:sz="4" w:space="0" w:color="auto"/>
            </w:tcBorders>
            <w:shd w:val="clear" w:color="000000" w:fill="FFFFFF"/>
            <w:noWrap/>
            <w:vAlign w:val="bottom"/>
            <w:hideMark/>
          </w:tcPr>
          <w:p w14:paraId="70A97B5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30ED01A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4F090DE0"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7246D7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CZ0723412</w:t>
            </w:r>
          </w:p>
        </w:tc>
        <w:tc>
          <w:tcPr>
            <w:tcW w:w="3675" w:type="dxa"/>
            <w:tcBorders>
              <w:top w:val="nil"/>
              <w:left w:val="nil"/>
              <w:bottom w:val="single" w:sz="4" w:space="0" w:color="auto"/>
              <w:right w:val="single" w:sz="4" w:space="0" w:color="auto"/>
            </w:tcBorders>
            <w:shd w:val="clear" w:color="000000" w:fill="FFFFFF"/>
            <w:noWrap/>
            <w:vAlign w:val="bottom"/>
            <w:hideMark/>
          </w:tcPr>
          <w:p w14:paraId="7B8949F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Mokřad u Slováckých strojíren</w:t>
            </w:r>
          </w:p>
        </w:tc>
        <w:tc>
          <w:tcPr>
            <w:tcW w:w="2409" w:type="dxa"/>
            <w:tcBorders>
              <w:top w:val="nil"/>
              <w:left w:val="nil"/>
              <w:bottom w:val="single" w:sz="4" w:space="0" w:color="auto"/>
              <w:right w:val="single" w:sz="4" w:space="0" w:color="auto"/>
            </w:tcBorders>
            <w:shd w:val="clear" w:color="000000" w:fill="FFFFFF"/>
            <w:noWrap/>
            <w:vAlign w:val="bottom"/>
            <w:hideMark/>
          </w:tcPr>
          <w:p w14:paraId="5CE7AF1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3F3428A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68DAFBD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2966177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CZ0723413</w:t>
            </w:r>
          </w:p>
        </w:tc>
        <w:tc>
          <w:tcPr>
            <w:tcW w:w="3675" w:type="dxa"/>
            <w:tcBorders>
              <w:top w:val="nil"/>
              <w:left w:val="nil"/>
              <w:bottom w:val="single" w:sz="4" w:space="0" w:color="auto"/>
              <w:right w:val="single" w:sz="4" w:space="0" w:color="auto"/>
            </w:tcBorders>
            <w:shd w:val="clear" w:color="000000" w:fill="FFFFFF"/>
            <w:noWrap/>
            <w:vAlign w:val="bottom"/>
            <w:hideMark/>
          </w:tcPr>
          <w:p w14:paraId="4C9F79A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Ovčírka</w:t>
            </w:r>
          </w:p>
        </w:tc>
        <w:tc>
          <w:tcPr>
            <w:tcW w:w="2409" w:type="dxa"/>
            <w:tcBorders>
              <w:top w:val="nil"/>
              <w:left w:val="nil"/>
              <w:bottom w:val="single" w:sz="4" w:space="0" w:color="auto"/>
              <w:right w:val="single" w:sz="4" w:space="0" w:color="auto"/>
            </w:tcBorders>
            <w:shd w:val="clear" w:color="000000" w:fill="FFFFFF"/>
            <w:noWrap/>
            <w:vAlign w:val="bottom"/>
            <w:hideMark/>
          </w:tcPr>
          <w:p w14:paraId="1D0A45A6"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E1EA63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3125E2B6"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3FD71D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CZ0723416</w:t>
            </w:r>
          </w:p>
        </w:tc>
        <w:tc>
          <w:tcPr>
            <w:tcW w:w="3675" w:type="dxa"/>
            <w:tcBorders>
              <w:top w:val="nil"/>
              <w:left w:val="nil"/>
              <w:bottom w:val="single" w:sz="4" w:space="0" w:color="auto"/>
              <w:right w:val="single" w:sz="4" w:space="0" w:color="auto"/>
            </w:tcBorders>
            <w:shd w:val="clear" w:color="000000" w:fill="FFFFFF"/>
            <w:noWrap/>
            <w:vAlign w:val="bottom"/>
            <w:hideMark/>
          </w:tcPr>
          <w:p w14:paraId="1D04A75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Popovické rybníky</w:t>
            </w:r>
          </w:p>
        </w:tc>
        <w:tc>
          <w:tcPr>
            <w:tcW w:w="2409" w:type="dxa"/>
            <w:tcBorders>
              <w:top w:val="nil"/>
              <w:left w:val="nil"/>
              <w:bottom w:val="single" w:sz="4" w:space="0" w:color="auto"/>
              <w:right w:val="single" w:sz="4" w:space="0" w:color="auto"/>
            </w:tcBorders>
            <w:shd w:val="clear" w:color="000000" w:fill="FFFFFF"/>
            <w:noWrap/>
            <w:vAlign w:val="bottom"/>
            <w:hideMark/>
          </w:tcPr>
          <w:p w14:paraId="569549FD"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3844596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2D58C549"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5773F5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CZ0723423</w:t>
            </w:r>
          </w:p>
        </w:tc>
        <w:tc>
          <w:tcPr>
            <w:tcW w:w="3675" w:type="dxa"/>
            <w:tcBorders>
              <w:top w:val="nil"/>
              <w:left w:val="nil"/>
              <w:bottom w:val="single" w:sz="4" w:space="0" w:color="auto"/>
              <w:right w:val="single" w:sz="4" w:space="0" w:color="auto"/>
            </w:tcBorders>
            <w:shd w:val="clear" w:color="000000" w:fill="FFFFFF"/>
            <w:noWrap/>
            <w:vAlign w:val="bottom"/>
            <w:hideMark/>
          </w:tcPr>
          <w:p w14:paraId="1AC6345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Skalky</w:t>
            </w:r>
          </w:p>
        </w:tc>
        <w:tc>
          <w:tcPr>
            <w:tcW w:w="2409" w:type="dxa"/>
            <w:tcBorders>
              <w:top w:val="nil"/>
              <w:left w:val="nil"/>
              <w:bottom w:val="single" w:sz="4" w:space="0" w:color="auto"/>
              <w:right w:val="single" w:sz="4" w:space="0" w:color="auto"/>
            </w:tcBorders>
            <w:shd w:val="clear" w:color="000000" w:fill="FFFFFF"/>
            <w:noWrap/>
            <w:vAlign w:val="bottom"/>
            <w:hideMark/>
          </w:tcPr>
          <w:p w14:paraId="40D3B75D"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152E53F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7</w:t>
            </w:r>
          </w:p>
        </w:tc>
      </w:tr>
      <w:tr w:rsidR="00054F63" w:rsidRPr="00054F63" w14:paraId="0BD79B8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1955A1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CZ0723424</w:t>
            </w:r>
          </w:p>
        </w:tc>
        <w:tc>
          <w:tcPr>
            <w:tcW w:w="3675" w:type="dxa"/>
            <w:tcBorders>
              <w:top w:val="nil"/>
              <w:left w:val="nil"/>
              <w:bottom w:val="single" w:sz="4" w:space="0" w:color="auto"/>
              <w:right w:val="single" w:sz="4" w:space="0" w:color="auto"/>
            </w:tcBorders>
            <w:shd w:val="clear" w:color="000000" w:fill="FFFFFF"/>
            <w:noWrap/>
            <w:vAlign w:val="bottom"/>
            <w:hideMark/>
          </w:tcPr>
          <w:p w14:paraId="19ADCC4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Stonáč</w:t>
            </w:r>
          </w:p>
        </w:tc>
        <w:tc>
          <w:tcPr>
            <w:tcW w:w="2409" w:type="dxa"/>
            <w:tcBorders>
              <w:top w:val="nil"/>
              <w:left w:val="nil"/>
              <w:bottom w:val="single" w:sz="4" w:space="0" w:color="auto"/>
              <w:right w:val="single" w:sz="4" w:space="0" w:color="auto"/>
            </w:tcBorders>
            <w:shd w:val="clear" w:color="000000" w:fill="FFFFFF"/>
            <w:noWrap/>
            <w:vAlign w:val="bottom"/>
            <w:hideMark/>
          </w:tcPr>
          <w:p w14:paraId="3B832BF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323A90F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r w:rsidR="00054F63" w:rsidRPr="00054F63" w14:paraId="6EA5FC83"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976A7C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CZ0723426</w:t>
            </w:r>
          </w:p>
        </w:tc>
        <w:tc>
          <w:tcPr>
            <w:tcW w:w="3675" w:type="dxa"/>
            <w:tcBorders>
              <w:top w:val="nil"/>
              <w:left w:val="nil"/>
              <w:bottom w:val="single" w:sz="4" w:space="0" w:color="auto"/>
              <w:right w:val="single" w:sz="4" w:space="0" w:color="auto"/>
            </w:tcBorders>
            <w:shd w:val="clear" w:color="000000" w:fill="FFFFFF"/>
            <w:noWrap/>
            <w:vAlign w:val="bottom"/>
            <w:hideMark/>
          </w:tcPr>
          <w:p w14:paraId="080EF19C"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Střížovice</w:t>
            </w:r>
          </w:p>
        </w:tc>
        <w:tc>
          <w:tcPr>
            <w:tcW w:w="2409" w:type="dxa"/>
            <w:tcBorders>
              <w:top w:val="nil"/>
              <w:left w:val="nil"/>
              <w:bottom w:val="single" w:sz="4" w:space="0" w:color="auto"/>
              <w:right w:val="single" w:sz="4" w:space="0" w:color="auto"/>
            </w:tcBorders>
            <w:shd w:val="clear" w:color="000000" w:fill="FFFFFF"/>
            <w:noWrap/>
            <w:vAlign w:val="bottom"/>
            <w:hideMark/>
          </w:tcPr>
          <w:p w14:paraId="4057944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7ADF96B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5E868236"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0D52E8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CZ0723430</w:t>
            </w:r>
          </w:p>
        </w:tc>
        <w:tc>
          <w:tcPr>
            <w:tcW w:w="3675" w:type="dxa"/>
            <w:tcBorders>
              <w:top w:val="nil"/>
              <w:left w:val="nil"/>
              <w:bottom w:val="single" w:sz="4" w:space="0" w:color="auto"/>
              <w:right w:val="single" w:sz="4" w:space="0" w:color="auto"/>
            </w:tcBorders>
            <w:shd w:val="clear" w:color="000000" w:fill="FFFFFF"/>
            <w:noWrap/>
            <w:vAlign w:val="bottom"/>
            <w:hideMark/>
          </w:tcPr>
          <w:p w14:paraId="3D675533"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Údolí Bánovského potoka</w:t>
            </w:r>
          </w:p>
        </w:tc>
        <w:tc>
          <w:tcPr>
            <w:tcW w:w="2409" w:type="dxa"/>
            <w:tcBorders>
              <w:top w:val="nil"/>
              <w:left w:val="nil"/>
              <w:bottom w:val="single" w:sz="4" w:space="0" w:color="auto"/>
              <w:right w:val="single" w:sz="4" w:space="0" w:color="auto"/>
            </w:tcBorders>
            <w:shd w:val="clear" w:color="000000" w:fill="FFFFFF"/>
            <w:noWrap/>
            <w:vAlign w:val="bottom"/>
            <w:hideMark/>
          </w:tcPr>
          <w:p w14:paraId="403C631D"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67B3245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661C859"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93E329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CZ0724089</w:t>
            </w:r>
          </w:p>
        </w:tc>
        <w:tc>
          <w:tcPr>
            <w:tcW w:w="3675" w:type="dxa"/>
            <w:tcBorders>
              <w:top w:val="nil"/>
              <w:left w:val="nil"/>
              <w:bottom w:val="single" w:sz="4" w:space="0" w:color="auto"/>
              <w:right w:val="single" w:sz="4" w:space="0" w:color="auto"/>
            </w:tcBorders>
            <w:shd w:val="clear" w:color="000000" w:fill="FFFFFF"/>
            <w:noWrap/>
            <w:vAlign w:val="bottom"/>
            <w:hideMark/>
          </w:tcPr>
          <w:p w14:paraId="12270CE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Beskydy</w:t>
            </w:r>
          </w:p>
        </w:tc>
        <w:tc>
          <w:tcPr>
            <w:tcW w:w="2409" w:type="dxa"/>
            <w:tcBorders>
              <w:top w:val="nil"/>
              <w:left w:val="nil"/>
              <w:bottom w:val="single" w:sz="4" w:space="0" w:color="auto"/>
              <w:right w:val="single" w:sz="4" w:space="0" w:color="auto"/>
            </w:tcBorders>
            <w:shd w:val="clear" w:color="000000" w:fill="FFFFFF"/>
            <w:noWrap/>
            <w:vAlign w:val="bottom"/>
            <w:hideMark/>
          </w:tcPr>
          <w:p w14:paraId="7F26585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7D18402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1BA6003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04FD06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CZ0724089</w:t>
            </w:r>
          </w:p>
        </w:tc>
        <w:tc>
          <w:tcPr>
            <w:tcW w:w="3675" w:type="dxa"/>
            <w:tcBorders>
              <w:top w:val="nil"/>
              <w:left w:val="nil"/>
              <w:bottom w:val="single" w:sz="4" w:space="0" w:color="auto"/>
              <w:right w:val="single" w:sz="4" w:space="0" w:color="auto"/>
            </w:tcBorders>
            <w:shd w:val="clear" w:color="000000" w:fill="FFFFFF"/>
            <w:noWrap/>
            <w:vAlign w:val="bottom"/>
            <w:hideMark/>
          </w:tcPr>
          <w:p w14:paraId="60F9EF1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Beskydy</w:t>
            </w:r>
          </w:p>
        </w:tc>
        <w:tc>
          <w:tcPr>
            <w:tcW w:w="2409" w:type="dxa"/>
            <w:tcBorders>
              <w:top w:val="nil"/>
              <w:left w:val="nil"/>
              <w:bottom w:val="single" w:sz="4" w:space="0" w:color="auto"/>
              <w:right w:val="single" w:sz="4" w:space="0" w:color="auto"/>
            </w:tcBorders>
            <w:shd w:val="clear" w:color="000000" w:fill="FFFFFF"/>
            <w:noWrap/>
            <w:vAlign w:val="bottom"/>
            <w:hideMark/>
          </w:tcPr>
          <w:p w14:paraId="6F56BECA"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Lissotriton montandoni</w:t>
            </w:r>
          </w:p>
        </w:tc>
        <w:tc>
          <w:tcPr>
            <w:tcW w:w="1356" w:type="dxa"/>
            <w:tcBorders>
              <w:top w:val="nil"/>
              <w:left w:val="nil"/>
              <w:bottom w:val="single" w:sz="4" w:space="0" w:color="auto"/>
              <w:right w:val="single" w:sz="4" w:space="0" w:color="auto"/>
            </w:tcBorders>
            <w:shd w:val="clear" w:color="000000" w:fill="FFFFFF"/>
            <w:noWrap/>
            <w:vAlign w:val="bottom"/>
            <w:hideMark/>
          </w:tcPr>
          <w:p w14:paraId="6DE23F5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39AEDF17"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A64378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CZ0724429</w:t>
            </w:r>
          </w:p>
        </w:tc>
        <w:tc>
          <w:tcPr>
            <w:tcW w:w="3675" w:type="dxa"/>
            <w:tcBorders>
              <w:top w:val="nil"/>
              <w:left w:val="nil"/>
              <w:bottom w:val="single" w:sz="4" w:space="0" w:color="auto"/>
              <w:right w:val="single" w:sz="4" w:space="0" w:color="auto"/>
            </w:tcBorders>
            <w:shd w:val="clear" w:color="000000" w:fill="FFFFFF"/>
            <w:noWrap/>
            <w:vAlign w:val="bottom"/>
            <w:hideMark/>
          </w:tcPr>
          <w:p w14:paraId="01B3B45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Hostýnské vrchy</w:t>
            </w:r>
          </w:p>
        </w:tc>
        <w:tc>
          <w:tcPr>
            <w:tcW w:w="2409" w:type="dxa"/>
            <w:tcBorders>
              <w:top w:val="nil"/>
              <w:left w:val="nil"/>
              <w:bottom w:val="single" w:sz="4" w:space="0" w:color="auto"/>
              <w:right w:val="single" w:sz="4" w:space="0" w:color="auto"/>
            </w:tcBorders>
            <w:shd w:val="clear" w:color="000000" w:fill="FFFFFF"/>
            <w:noWrap/>
            <w:vAlign w:val="bottom"/>
            <w:hideMark/>
          </w:tcPr>
          <w:p w14:paraId="661AA6E7"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Lissotriton montandoni</w:t>
            </w:r>
          </w:p>
        </w:tc>
        <w:tc>
          <w:tcPr>
            <w:tcW w:w="1356" w:type="dxa"/>
            <w:tcBorders>
              <w:top w:val="nil"/>
              <w:left w:val="nil"/>
              <w:bottom w:val="single" w:sz="4" w:space="0" w:color="auto"/>
              <w:right w:val="single" w:sz="4" w:space="0" w:color="auto"/>
            </w:tcBorders>
            <w:shd w:val="clear" w:color="000000" w:fill="FFFFFF"/>
            <w:noWrap/>
            <w:vAlign w:val="bottom"/>
            <w:hideMark/>
          </w:tcPr>
          <w:p w14:paraId="2781CD5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5</w:t>
            </w:r>
          </w:p>
        </w:tc>
      </w:tr>
      <w:tr w:rsidR="00054F63" w:rsidRPr="00054F63" w14:paraId="2FC90438"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4B14B74"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CZ0813438</w:t>
            </w:r>
          </w:p>
        </w:tc>
        <w:tc>
          <w:tcPr>
            <w:tcW w:w="3675" w:type="dxa"/>
            <w:tcBorders>
              <w:top w:val="nil"/>
              <w:left w:val="nil"/>
              <w:bottom w:val="single" w:sz="4" w:space="0" w:color="auto"/>
              <w:right w:val="single" w:sz="4" w:space="0" w:color="auto"/>
            </w:tcBorders>
            <w:shd w:val="clear" w:color="000000" w:fill="FFFFFF"/>
            <w:noWrap/>
            <w:vAlign w:val="bottom"/>
            <w:hideMark/>
          </w:tcPr>
          <w:p w14:paraId="20A8494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Cihelna Kunín</w:t>
            </w:r>
          </w:p>
        </w:tc>
        <w:tc>
          <w:tcPr>
            <w:tcW w:w="2409" w:type="dxa"/>
            <w:tcBorders>
              <w:top w:val="nil"/>
              <w:left w:val="nil"/>
              <w:bottom w:val="single" w:sz="4" w:space="0" w:color="auto"/>
              <w:right w:val="single" w:sz="4" w:space="0" w:color="auto"/>
            </w:tcBorders>
            <w:shd w:val="clear" w:color="000000" w:fill="FFFFFF"/>
            <w:noWrap/>
            <w:vAlign w:val="bottom"/>
            <w:hideMark/>
          </w:tcPr>
          <w:p w14:paraId="7310F69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6CD12D7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6</w:t>
            </w:r>
          </w:p>
        </w:tc>
      </w:tr>
      <w:tr w:rsidR="00054F63" w:rsidRPr="00054F63" w14:paraId="44DD28F7"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DB3ACC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CZ0813439</w:t>
            </w:r>
          </w:p>
        </w:tc>
        <w:tc>
          <w:tcPr>
            <w:tcW w:w="3675" w:type="dxa"/>
            <w:tcBorders>
              <w:top w:val="nil"/>
              <w:left w:val="nil"/>
              <w:bottom w:val="single" w:sz="4" w:space="0" w:color="auto"/>
              <w:right w:val="single" w:sz="4" w:space="0" w:color="auto"/>
            </w:tcBorders>
            <w:shd w:val="clear" w:color="000000" w:fill="FFFFFF"/>
            <w:noWrap/>
            <w:vAlign w:val="bottom"/>
            <w:hideMark/>
          </w:tcPr>
          <w:p w14:paraId="00F8901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Děhylovský potok - Štěpán</w:t>
            </w:r>
          </w:p>
        </w:tc>
        <w:tc>
          <w:tcPr>
            <w:tcW w:w="2409" w:type="dxa"/>
            <w:tcBorders>
              <w:top w:val="nil"/>
              <w:left w:val="nil"/>
              <w:bottom w:val="single" w:sz="4" w:space="0" w:color="auto"/>
              <w:right w:val="single" w:sz="4" w:space="0" w:color="auto"/>
            </w:tcBorders>
            <w:shd w:val="clear" w:color="000000" w:fill="FFFFFF"/>
            <w:noWrap/>
            <w:vAlign w:val="bottom"/>
            <w:hideMark/>
          </w:tcPr>
          <w:p w14:paraId="5ABB5EA6"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612ADFE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1EC68BDD"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3796977"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CZ0813442</w:t>
            </w:r>
          </w:p>
        </w:tc>
        <w:tc>
          <w:tcPr>
            <w:tcW w:w="3675" w:type="dxa"/>
            <w:tcBorders>
              <w:top w:val="nil"/>
              <w:left w:val="nil"/>
              <w:bottom w:val="single" w:sz="4" w:space="0" w:color="auto"/>
              <w:right w:val="single" w:sz="4" w:space="0" w:color="auto"/>
            </w:tcBorders>
            <w:shd w:val="clear" w:color="000000" w:fill="FFFFFF"/>
            <w:noWrap/>
            <w:vAlign w:val="bottom"/>
            <w:hideMark/>
          </w:tcPr>
          <w:p w14:paraId="13CFDCF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Dolní Marklovice</w:t>
            </w:r>
          </w:p>
        </w:tc>
        <w:tc>
          <w:tcPr>
            <w:tcW w:w="2409" w:type="dxa"/>
            <w:tcBorders>
              <w:top w:val="nil"/>
              <w:left w:val="nil"/>
              <w:bottom w:val="single" w:sz="4" w:space="0" w:color="auto"/>
              <w:right w:val="single" w:sz="4" w:space="0" w:color="auto"/>
            </w:tcBorders>
            <w:shd w:val="clear" w:color="000000" w:fill="FFFFFF"/>
            <w:noWrap/>
            <w:vAlign w:val="bottom"/>
            <w:hideMark/>
          </w:tcPr>
          <w:p w14:paraId="285D98F9"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29C251BD"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11</w:t>
            </w:r>
          </w:p>
        </w:tc>
      </w:tr>
      <w:tr w:rsidR="00054F63" w:rsidRPr="00054F63" w14:paraId="103E7F89"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1F06CB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CZ0813444</w:t>
            </w:r>
          </w:p>
        </w:tc>
        <w:tc>
          <w:tcPr>
            <w:tcW w:w="3675" w:type="dxa"/>
            <w:tcBorders>
              <w:top w:val="nil"/>
              <w:left w:val="nil"/>
              <w:bottom w:val="single" w:sz="4" w:space="0" w:color="auto"/>
              <w:right w:val="single" w:sz="4" w:space="0" w:color="auto"/>
            </w:tcBorders>
            <w:shd w:val="clear" w:color="000000" w:fill="FFFFFF"/>
            <w:noWrap/>
            <w:vAlign w:val="bottom"/>
            <w:hideMark/>
          </w:tcPr>
          <w:p w14:paraId="3F874A4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Heřmanický rybník</w:t>
            </w:r>
          </w:p>
        </w:tc>
        <w:tc>
          <w:tcPr>
            <w:tcW w:w="2409" w:type="dxa"/>
            <w:tcBorders>
              <w:top w:val="nil"/>
              <w:left w:val="nil"/>
              <w:bottom w:val="single" w:sz="4" w:space="0" w:color="auto"/>
              <w:right w:val="single" w:sz="4" w:space="0" w:color="auto"/>
            </w:tcBorders>
            <w:shd w:val="clear" w:color="000000" w:fill="FFFFFF"/>
            <w:noWrap/>
            <w:vAlign w:val="bottom"/>
            <w:hideMark/>
          </w:tcPr>
          <w:p w14:paraId="44393632"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61E1030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11</w:t>
            </w:r>
          </w:p>
        </w:tc>
      </w:tr>
      <w:tr w:rsidR="00054F63" w:rsidRPr="00054F63" w14:paraId="454B7938"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48AF69A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CZ0813445</w:t>
            </w:r>
          </w:p>
        </w:tc>
        <w:tc>
          <w:tcPr>
            <w:tcW w:w="3675" w:type="dxa"/>
            <w:tcBorders>
              <w:top w:val="nil"/>
              <w:left w:val="nil"/>
              <w:bottom w:val="single" w:sz="4" w:space="0" w:color="auto"/>
              <w:right w:val="single" w:sz="4" w:space="0" w:color="auto"/>
            </w:tcBorders>
            <w:shd w:val="clear" w:color="000000" w:fill="FFFFFF"/>
            <w:noWrap/>
            <w:vAlign w:val="bottom"/>
            <w:hideMark/>
          </w:tcPr>
          <w:p w14:paraId="0C7454E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Heřmanovice</w:t>
            </w:r>
          </w:p>
        </w:tc>
        <w:tc>
          <w:tcPr>
            <w:tcW w:w="2409" w:type="dxa"/>
            <w:tcBorders>
              <w:top w:val="nil"/>
              <w:left w:val="nil"/>
              <w:bottom w:val="single" w:sz="4" w:space="0" w:color="auto"/>
              <w:right w:val="single" w:sz="4" w:space="0" w:color="auto"/>
            </w:tcBorders>
            <w:shd w:val="clear" w:color="000000" w:fill="FFFFFF"/>
            <w:noWrap/>
            <w:vAlign w:val="bottom"/>
            <w:hideMark/>
          </w:tcPr>
          <w:p w14:paraId="65E9EEB8"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Lissotriton montandoni</w:t>
            </w:r>
          </w:p>
        </w:tc>
        <w:tc>
          <w:tcPr>
            <w:tcW w:w="1356" w:type="dxa"/>
            <w:tcBorders>
              <w:top w:val="nil"/>
              <w:left w:val="nil"/>
              <w:bottom w:val="single" w:sz="4" w:space="0" w:color="auto"/>
              <w:right w:val="single" w:sz="4" w:space="0" w:color="auto"/>
            </w:tcBorders>
            <w:shd w:val="clear" w:color="000000" w:fill="FFFFFF"/>
            <w:noWrap/>
            <w:vAlign w:val="bottom"/>
            <w:hideMark/>
          </w:tcPr>
          <w:p w14:paraId="5A77E9A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5</w:t>
            </w:r>
          </w:p>
        </w:tc>
      </w:tr>
      <w:tr w:rsidR="00054F63" w:rsidRPr="00054F63" w14:paraId="47719F0E"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B76331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CZ0813450</w:t>
            </w:r>
          </w:p>
        </w:tc>
        <w:tc>
          <w:tcPr>
            <w:tcW w:w="3675" w:type="dxa"/>
            <w:tcBorders>
              <w:top w:val="nil"/>
              <w:left w:val="nil"/>
              <w:bottom w:val="single" w:sz="4" w:space="0" w:color="auto"/>
              <w:right w:val="single" w:sz="4" w:space="0" w:color="auto"/>
            </w:tcBorders>
            <w:shd w:val="clear" w:color="000000" w:fill="FFFFFF"/>
            <w:noWrap/>
            <w:vAlign w:val="bottom"/>
            <w:hideMark/>
          </w:tcPr>
          <w:p w14:paraId="009383E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Karlova Studánka</w:t>
            </w:r>
          </w:p>
        </w:tc>
        <w:tc>
          <w:tcPr>
            <w:tcW w:w="2409" w:type="dxa"/>
            <w:tcBorders>
              <w:top w:val="nil"/>
              <w:left w:val="nil"/>
              <w:bottom w:val="single" w:sz="4" w:space="0" w:color="auto"/>
              <w:right w:val="single" w:sz="4" w:space="0" w:color="auto"/>
            </w:tcBorders>
            <w:shd w:val="clear" w:color="000000" w:fill="FFFFFF"/>
            <w:noWrap/>
            <w:vAlign w:val="bottom"/>
            <w:hideMark/>
          </w:tcPr>
          <w:p w14:paraId="363705F6"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Lissotriton montandoni</w:t>
            </w:r>
          </w:p>
        </w:tc>
        <w:tc>
          <w:tcPr>
            <w:tcW w:w="1356" w:type="dxa"/>
            <w:tcBorders>
              <w:top w:val="nil"/>
              <w:left w:val="nil"/>
              <w:bottom w:val="single" w:sz="4" w:space="0" w:color="auto"/>
              <w:right w:val="single" w:sz="4" w:space="0" w:color="auto"/>
            </w:tcBorders>
            <w:shd w:val="clear" w:color="000000" w:fill="FFFFFF"/>
            <w:noWrap/>
            <w:vAlign w:val="bottom"/>
            <w:hideMark/>
          </w:tcPr>
          <w:p w14:paraId="77EC832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2</w:t>
            </w:r>
          </w:p>
        </w:tc>
      </w:tr>
      <w:tr w:rsidR="00054F63" w:rsidRPr="00054F63" w14:paraId="7B5CEB89"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6CEFB50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CZ0813455</w:t>
            </w:r>
          </w:p>
        </w:tc>
        <w:tc>
          <w:tcPr>
            <w:tcW w:w="3675" w:type="dxa"/>
            <w:tcBorders>
              <w:top w:val="nil"/>
              <w:left w:val="nil"/>
              <w:bottom w:val="single" w:sz="4" w:space="0" w:color="auto"/>
              <w:right w:val="single" w:sz="4" w:space="0" w:color="auto"/>
            </w:tcBorders>
            <w:shd w:val="clear" w:color="000000" w:fill="FFFFFF"/>
            <w:noWrap/>
            <w:vAlign w:val="bottom"/>
            <w:hideMark/>
          </w:tcPr>
          <w:p w14:paraId="4300985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Mokřad u Rondelu</w:t>
            </w:r>
          </w:p>
        </w:tc>
        <w:tc>
          <w:tcPr>
            <w:tcW w:w="2409" w:type="dxa"/>
            <w:tcBorders>
              <w:top w:val="nil"/>
              <w:left w:val="nil"/>
              <w:bottom w:val="single" w:sz="4" w:space="0" w:color="auto"/>
              <w:right w:val="single" w:sz="4" w:space="0" w:color="auto"/>
            </w:tcBorders>
            <w:shd w:val="clear" w:color="000000" w:fill="FFFFFF"/>
            <w:noWrap/>
            <w:vAlign w:val="bottom"/>
            <w:hideMark/>
          </w:tcPr>
          <w:p w14:paraId="08E0666C"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23C5EE8A"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22EFA58B"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36C4EAF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CZ0813457</w:t>
            </w:r>
          </w:p>
        </w:tc>
        <w:tc>
          <w:tcPr>
            <w:tcW w:w="3675" w:type="dxa"/>
            <w:tcBorders>
              <w:top w:val="nil"/>
              <w:left w:val="nil"/>
              <w:bottom w:val="single" w:sz="4" w:space="0" w:color="auto"/>
              <w:right w:val="single" w:sz="4" w:space="0" w:color="auto"/>
            </w:tcBorders>
            <w:shd w:val="clear" w:color="000000" w:fill="FFFFFF"/>
            <w:noWrap/>
            <w:vAlign w:val="bottom"/>
            <w:hideMark/>
          </w:tcPr>
          <w:p w14:paraId="3B76094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Niva Olše - Věřňovice</w:t>
            </w:r>
          </w:p>
        </w:tc>
        <w:tc>
          <w:tcPr>
            <w:tcW w:w="2409" w:type="dxa"/>
            <w:tcBorders>
              <w:top w:val="nil"/>
              <w:left w:val="nil"/>
              <w:bottom w:val="single" w:sz="4" w:space="0" w:color="auto"/>
              <w:right w:val="single" w:sz="4" w:space="0" w:color="auto"/>
            </w:tcBorders>
            <w:shd w:val="clear" w:color="000000" w:fill="FFFFFF"/>
            <w:noWrap/>
            <w:vAlign w:val="bottom"/>
            <w:hideMark/>
          </w:tcPr>
          <w:p w14:paraId="3A4EA795"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767FE13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5</w:t>
            </w:r>
          </w:p>
        </w:tc>
      </w:tr>
      <w:tr w:rsidR="00054F63" w:rsidRPr="00054F63" w14:paraId="5A5B4975"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EAE7F9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CZ0813460</w:t>
            </w:r>
          </w:p>
        </w:tc>
        <w:tc>
          <w:tcPr>
            <w:tcW w:w="3675" w:type="dxa"/>
            <w:tcBorders>
              <w:top w:val="nil"/>
              <w:left w:val="nil"/>
              <w:bottom w:val="single" w:sz="4" w:space="0" w:color="auto"/>
              <w:right w:val="single" w:sz="4" w:space="0" w:color="auto"/>
            </w:tcBorders>
            <w:shd w:val="clear" w:color="000000" w:fill="FFFFFF"/>
            <w:noWrap/>
            <w:vAlign w:val="bottom"/>
            <w:hideMark/>
          </w:tcPr>
          <w:p w14:paraId="6760AEB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Osoblažský výběžek</w:t>
            </w:r>
          </w:p>
        </w:tc>
        <w:tc>
          <w:tcPr>
            <w:tcW w:w="2409" w:type="dxa"/>
            <w:tcBorders>
              <w:top w:val="nil"/>
              <w:left w:val="nil"/>
              <w:bottom w:val="single" w:sz="4" w:space="0" w:color="auto"/>
              <w:right w:val="single" w:sz="4" w:space="0" w:color="auto"/>
            </w:tcBorders>
            <w:shd w:val="clear" w:color="000000" w:fill="FFFFFF"/>
            <w:noWrap/>
            <w:vAlign w:val="bottom"/>
            <w:hideMark/>
          </w:tcPr>
          <w:p w14:paraId="031CC3C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018EB250"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4</w:t>
            </w:r>
          </w:p>
        </w:tc>
      </w:tr>
      <w:tr w:rsidR="00054F63" w:rsidRPr="00054F63" w14:paraId="32A8ECBF"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7B1DE64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CZ0813469</w:t>
            </w:r>
          </w:p>
        </w:tc>
        <w:tc>
          <w:tcPr>
            <w:tcW w:w="3675" w:type="dxa"/>
            <w:tcBorders>
              <w:top w:val="nil"/>
              <w:left w:val="nil"/>
              <w:bottom w:val="single" w:sz="4" w:space="0" w:color="auto"/>
              <w:right w:val="single" w:sz="4" w:space="0" w:color="auto"/>
            </w:tcBorders>
            <w:shd w:val="clear" w:color="000000" w:fill="FFFFFF"/>
            <w:noWrap/>
            <w:vAlign w:val="bottom"/>
            <w:hideMark/>
          </w:tcPr>
          <w:p w14:paraId="451874F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Staré hliniště</w:t>
            </w:r>
          </w:p>
        </w:tc>
        <w:tc>
          <w:tcPr>
            <w:tcW w:w="2409" w:type="dxa"/>
            <w:tcBorders>
              <w:top w:val="nil"/>
              <w:left w:val="nil"/>
              <w:bottom w:val="single" w:sz="4" w:space="0" w:color="auto"/>
              <w:right w:val="single" w:sz="4" w:space="0" w:color="auto"/>
            </w:tcBorders>
            <w:shd w:val="clear" w:color="000000" w:fill="FFFFFF"/>
            <w:noWrap/>
            <w:vAlign w:val="bottom"/>
            <w:hideMark/>
          </w:tcPr>
          <w:p w14:paraId="564CA1C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54E6BB3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6E9289F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58F24F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CZ0813472</w:t>
            </w:r>
          </w:p>
        </w:tc>
        <w:tc>
          <w:tcPr>
            <w:tcW w:w="3675" w:type="dxa"/>
            <w:tcBorders>
              <w:top w:val="nil"/>
              <w:left w:val="nil"/>
              <w:bottom w:val="single" w:sz="4" w:space="0" w:color="auto"/>
              <w:right w:val="single" w:sz="4" w:space="0" w:color="auto"/>
            </w:tcBorders>
            <w:shd w:val="clear" w:color="000000" w:fill="FFFFFF"/>
            <w:noWrap/>
            <w:vAlign w:val="bottom"/>
            <w:hideMark/>
          </w:tcPr>
          <w:p w14:paraId="2F89FFCF"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Suchá Rudná - zlatý lom</w:t>
            </w:r>
          </w:p>
        </w:tc>
        <w:tc>
          <w:tcPr>
            <w:tcW w:w="2409" w:type="dxa"/>
            <w:tcBorders>
              <w:top w:val="nil"/>
              <w:left w:val="nil"/>
              <w:bottom w:val="single" w:sz="4" w:space="0" w:color="auto"/>
              <w:right w:val="single" w:sz="4" w:space="0" w:color="auto"/>
            </w:tcBorders>
            <w:shd w:val="clear" w:color="000000" w:fill="FFFFFF"/>
            <w:noWrap/>
            <w:vAlign w:val="bottom"/>
            <w:hideMark/>
          </w:tcPr>
          <w:p w14:paraId="5C276723"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6EAC99BB"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06E16DDA"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6C41D2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CZ0813475</w:t>
            </w:r>
          </w:p>
        </w:tc>
        <w:tc>
          <w:tcPr>
            <w:tcW w:w="3675" w:type="dxa"/>
            <w:tcBorders>
              <w:top w:val="nil"/>
              <w:left w:val="nil"/>
              <w:bottom w:val="single" w:sz="4" w:space="0" w:color="auto"/>
              <w:right w:val="single" w:sz="4" w:space="0" w:color="auto"/>
            </w:tcBorders>
            <w:shd w:val="clear" w:color="000000" w:fill="FFFFFF"/>
            <w:noWrap/>
            <w:vAlign w:val="bottom"/>
            <w:hideMark/>
          </w:tcPr>
          <w:p w14:paraId="2C9F3936"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Václavovice - pískovna</w:t>
            </w:r>
          </w:p>
        </w:tc>
        <w:tc>
          <w:tcPr>
            <w:tcW w:w="2409" w:type="dxa"/>
            <w:tcBorders>
              <w:top w:val="nil"/>
              <w:left w:val="nil"/>
              <w:bottom w:val="single" w:sz="4" w:space="0" w:color="auto"/>
              <w:right w:val="single" w:sz="4" w:space="0" w:color="auto"/>
            </w:tcBorders>
            <w:shd w:val="clear" w:color="000000" w:fill="FFFFFF"/>
            <w:noWrap/>
            <w:vAlign w:val="bottom"/>
            <w:hideMark/>
          </w:tcPr>
          <w:p w14:paraId="7362908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274E6E12"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1</w:t>
            </w:r>
          </w:p>
        </w:tc>
      </w:tr>
      <w:tr w:rsidR="00054F63" w:rsidRPr="00054F63" w14:paraId="195B4871"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113FF859"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CZ0814092</w:t>
            </w:r>
          </w:p>
        </w:tc>
        <w:tc>
          <w:tcPr>
            <w:tcW w:w="3675" w:type="dxa"/>
            <w:tcBorders>
              <w:top w:val="nil"/>
              <w:left w:val="nil"/>
              <w:bottom w:val="single" w:sz="4" w:space="0" w:color="auto"/>
              <w:right w:val="single" w:sz="4" w:space="0" w:color="auto"/>
            </w:tcBorders>
            <w:shd w:val="clear" w:color="000000" w:fill="FFFFFF"/>
            <w:noWrap/>
            <w:vAlign w:val="bottom"/>
            <w:hideMark/>
          </w:tcPr>
          <w:p w14:paraId="5E2731F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Poodří</w:t>
            </w:r>
          </w:p>
        </w:tc>
        <w:tc>
          <w:tcPr>
            <w:tcW w:w="2409" w:type="dxa"/>
            <w:tcBorders>
              <w:top w:val="nil"/>
              <w:left w:val="nil"/>
              <w:bottom w:val="single" w:sz="4" w:space="0" w:color="auto"/>
              <w:right w:val="single" w:sz="4" w:space="0" w:color="auto"/>
            </w:tcBorders>
            <w:shd w:val="clear" w:color="000000" w:fill="FFFFFF"/>
            <w:noWrap/>
            <w:vAlign w:val="bottom"/>
            <w:hideMark/>
          </w:tcPr>
          <w:p w14:paraId="20B5B7F0"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bombina</w:t>
            </w:r>
          </w:p>
        </w:tc>
        <w:tc>
          <w:tcPr>
            <w:tcW w:w="1356" w:type="dxa"/>
            <w:tcBorders>
              <w:top w:val="nil"/>
              <w:left w:val="nil"/>
              <w:bottom w:val="single" w:sz="4" w:space="0" w:color="auto"/>
              <w:right w:val="single" w:sz="4" w:space="0" w:color="auto"/>
            </w:tcBorders>
            <w:shd w:val="clear" w:color="000000" w:fill="FFFFFF"/>
            <w:noWrap/>
            <w:vAlign w:val="bottom"/>
            <w:hideMark/>
          </w:tcPr>
          <w:p w14:paraId="765E43C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098693F1"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5DF6E965"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CZ0814092</w:t>
            </w:r>
          </w:p>
        </w:tc>
        <w:tc>
          <w:tcPr>
            <w:tcW w:w="3675" w:type="dxa"/>
            <w:tcBorders>
              <w:top w:val="nil"/>
              <w:left w:val="nil"/>
              <w:bottom w:val="single" w:sz="4" w:space="0" w:color="auto"/>
              <w:right w:val="single" w:sz="4" w:space="0" w:color="auto"/>
            </w:tcBorders>
            <w:shd w:val="clear" w:color="000000" w:fill="FFFFFF"/>
            <w:noWrap/>
            <w:vAlign w:val="bottom"/>
            <w:hideMark/>
          </w:tcPr>
          <w:p w14:paraId="6464B96E"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Poodří</w:t>
            </w:r>
          </w:p>
        </w:tc>
        <w:tc>
          <w:tcPr>
            <w:tcW w:w="2409" w:type="dxa"/>
            <w:tcBorders>
              <w:top w:val="nil"/>
              <w:left w:val="nil"/>
              <w:bottom w:val="single" w:sz="4" w:space="0" w:color="auto"/>
              <w:right w:val="single" w:sz="4" w:space="0" w:color="auto"/>
            </w:tcBorders>
            <w:shd w:val="clear" w:color="000000" w:fill="FFFFFF"/>
            <w:noWrap/>
            <w:vAlign w:val="bottom"/>
            <w:hideMark/>
          </w:tcPr>
          <w:p w14:paraId="072AA6D4"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Triturus cristatus</w:t>
            </w:r>
          </w:p>
        </w:tc>
        <w:tc>
          <w:tcPr>
            <w:tcW w:w="1356" w:type="dxa"/>
            <w:tcBorders>
              <w:top w:val="nil"/>
              <w:left w:val="nil"/>
              <w:bottom w:val="single" w:sz="4" w:space="0" w:color="auto"/>
              <w:right w:val="single" w:sz="4" w:space="0" w:color="auto"/>
            </w:tcBorders>
            <w:shd w:val="clear" w:color="000000" w:fill="FFFFFF"/>
            <w:noWrap/>
            <w:vAlign w:val="bottom"/>
            <w:hideMark/>
          </w:tcPr>
          <w:p w14:paraId="0A4EBBC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cca 10</w:t>
            </w:r>
          </w:p>
        </w:tc>
      </w:tr>
      <w:tr w:rsidR="00054F63" w:rsidRPr="00054F63" w14:paraId="75A97476" w14:textId="77777777" w:rsidTr="00054F63">
        <w:trPr>
          <w:trHeight w:val="315"/>
        </w:trPr>
        <w:tc>
          <w:tcPr>
            <w:tcW w:w="1287" w:type="dxa"/>
            <w:tcBorders>
              <w:top w:val="nil"/>
              <w:left w:val="single" w:sz="4" w:space="0" w:color="auto"/>
              <w:bottom w:val="single" w:sz="4" w:space="0" w:color="auto"/>
              <w:right w:val="single" w:sz="4" w:space="0" w:color="auto"/>
            </w:tcBorders>
            <w:shd w:val="clear" w:color="000000" w:fill="FFFFFF"/>
            <w:noWrap/>
            <w:vAlign w:val="bottom"/>
            <w:hideMark/>
          </w:tcPr>
          <w:p w14:paraId="0AE6457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CZ0814093</w:t>
            </w:r>
          </w:p>
        </w:tc>
        <w:tc>
          <w:tcPr>
            <w:tcW w:w="3675" w:type="dxa"/>
            <w:tcBorders>
              <w:top w:val="nil"/>
              <w:left w:val="nil"/>
              <w:bottom w:val="single" w:sz="4" w:space="0" w:color="auto"/>
              <w:right w:val="single" w:sz="4" w:space="0" w:color="auto"/>
            </w:tcBorders>
            <w:shd w:val="clear" w:color="000000" w:fill="FFFFFF"/>
            <w:noWrap/>
            <w:vAlign w:val="bottom"/>
            <w:hideMark/>
          </w:tcPr>
          <w:p w14:paraId="3F02BF11"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Hraniční meandry Odry</w:t>
            </w:r>
          </w:p>
        </w:tc>
        <w:tc>
          <w:tcPr>
            <w:tcW w:w="2409" w:type="dxa"/>
            <w:tcBorders>
              <w:top w:val="nil"/>
              <w:left w:val="nil"/>
              <w:bottom w:val="single" w:sz="4" w:space="0" w:color="auto"/>
              <w:right w:val="single" w:sz="4" w:space="0" w:color="auto"/>
            </w:tcBorders>
            <w:shd w:val="clear" w:color="000000" w:fill="FFFFFF"/>
            <w:noWrap/>
            <w:vAlign w:val="bottom"/>
            <w:hideMark/>
          </w:tcPr>
          <w:p w14:paraId="6768BFCC" w14:textId="77777777" w:rsidR="00054F63" w:rsidRPr="00054F63" w:rsidRDefault="00054F63" w:rsidP="00054F63">
            <w:pPr>
              <w:spacing w:after="0" w:line="240" w:lineRule="auto"/>
              <w:rPr>
                <w:rFonts w:ascii="Times New Roman" w:eastAsia="Times New Roman" w:hAnsi="Times New Roman" w:cs="Times New Roman"/>
                <w:i/>
                <w:iCs/>
                <w:color w:val="000000"/>
                <w:sz w:val="24"/>
                <w:szCs w:val="24"/>
                <w:lang w:eastAsia="cs-CZ"/>
              </w:rPr>
            </w:pPr>
            <w:r w:rsidRPr="00054F63">
              <w:rPr>
                <w:rFonts w:ascii="Times New Roman" w:eastAsia="Times New Roman" w:hAnsi="Times New Roman" w:cs="Times New Roman"/>
                <w:i/>
                <w:iCs/>
                <w:color w:val="000000"/>
                <w:sz w:val="24"/>
                <w:szCs w:val="24"/>
                <w:lang w:eastAsia="cs-CZ"/>
              </w:rPr>
              <w:t>Bombina variegata</w:t>
            </w:r>
          </w:p>
        </w:tc>
        <w:tc>
          <w:tcPr>
            <w:tcW w:w="1356" w:type="dxa"/>
            <w:tcBorders>
              <w:top w:val="nil"/>
              <w:left w:val="nil"/>
              <w:bottom w:val="single" w:sz="4" w:space="0" w:color="auto"/>
              <w:right w:val="single" w:sz="4" w:space="0" w:color="auto"/>
            </w:tcBorders>
            <w:shd w:val="clear" w:color="000000" w:fill="FFFFFF"/>
            <w:noWrap/>
            <w:vAlign w:val="bottom"/>
            <w:hideMark/>
          </w:tcPr>
          <w:p w14:paraId="3892E008" w14:textId="77777777" w:rsidR="00054F63" w:rsidRPr="00054F63" w:rsidRDefault="00054F63" w:rsidP="00054F63">
            <w:pPr>
              <w:spacing w:after="0" w:line="240" w:lineRule="auto"/>
              <w:rPr>
                <w:rFonts w:ascii="Times New Roman" w:eastAsia="Times New Roman" w:hAnsi="Times New Roman" w:cs="Times New Roman"/>
                <w:color w:val="000000"/>
                <w:sz w:val="24"/>
                <w:szCs w:val="24"/>
                <w:lang w:eastAsia="cs-CZ"/>
              </w:rPr>
            </w:pPr>
            <w:r w:rsidRPr="00054F63">
              <w:rPr>
                <w:rFonts w:ascii="Times New Roman" w:eastAsia="Times New Roman" w:hAnsi="Times New Roman" w:cs="Times New Roman"/>
                <w:color w:val="000000"/>
                <w:sz w:val="24"/>
                <w:szCs w:val="24"/>
                <w:lang w:eastAsia="cs-CZ"/>
              </w:rPr>
              <w:t>3</w:t>
            </w:r>
          </w:p>
        </w:tc>
      </w:tr>
    </w:tbl>
    <w:p w14:paraId="40F202F9" w14:textId="77777777" w:rsidR="00054F63" w:rsidRPr="001B0B78" w:rsidRDefault="00054F63" w:rsidP="001B0B78">
      <w:pPr>
        <w:pStyle w:val="Nadpis10"/>
        <w:spacing w:after="120" w:line="240" w:lineRule="auto"/>
      </w:pPr>
    </w:p>
    <w:sectPr w:rsidR="00054F63" w:rsidRPr="001B0B78" w:rsidSect="0069626A">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3" w:author="Lenka Jeřábková" w:date="2026-07-01T15:26:00Z" w:initials="LJ">
    <w:p w14:paraId="1330F13B" w14:textId="402DE808" w:rsidR="00551FD7" w:rsidRDefault="00551FD7">
      <w:pPr>
        <w:pStyle w:val="Textkomente"/>
      </w:pPr>
      <w:r>
        <w:rPr>
          <w:rStyle w:val="Odkaznakoment"/>
        </w:rPr>
        <w:annotationRef/>
      </w:r>
      <w:r>
        <w:t>To se bojám, že nemáme. Často jsou to navazující rybníky a nebo tůně a chcem, aby každý rybník hodnotili samostatně, viz ty českolipské, ale takhle by to nešlo. Tak asi musíme tuhle podmínku změnit třeba na: samosatné populace jsou těch 500 případně DP, které jsou svým charakterem vzájemně odlišné</w:t>
      </w:r>
    </w:p>
  </w:comment>
  <w:comment w:id="26" w:author="Lenka Jeřábková" w:date="2026-07-01T15:29:00Z" w:initials="LJ">
    <w:p w14:paraId="64E3EC57" w14:textId="49EC8306" w:rsidR="00551FD7" w:rsidRDefault="00551FD7">
      <w:pPr>
        <w:pStyle w:val="Textkomente"/>
      </w:pPr>
      <w:r>
        <w:rPr>
          <w:rStyle w:val="Odkaznakoment"/>
        </w:rPr>
        <w:annotationRef/>
      </w:r>
      <w:r>
        <w:t>Jestli to nedát jinam</w:t>
      </w:r>
    </w:p>
  </w:comment>
  <w:comment w:id="28" w:author="Lenka Jeřábková" w:date="2026-07-01T15:31:00Z" w:initials="LJ">
    <w:p w14:paraId="473E0A10" w14:textId="6142CDCE" w:rsidR="00551FD7" w:rsidRDefault="00551FD7">
      <w:pPr>
        <w:pStyle w:val="Textkomente"/>
      </w:pPr>
      <w:r>
        <w:rPr>
          <w:rStyle w:val="Odkaznakoment"/>
        </w:rPr>
        <w:annotationRef/>
      </w:r>
      <w:r>
        <w:t>Často máme dvouroční frekvenci…</w:t>
      </w:r>
    </w:p>
  </w:comment>
  <w:comment w:id="31" w:author="Lenka Jeřábková" w:date="2026-07-01T15:32:00Z" w:initials="LJ">
    <w:p w14:paraId="38D63109" w14:textId="7E72F3E4" w:rsidR="00551FD7" w:rsidRDefault="00551FD7">
      <w:pPr>
        <w:pStyle w:val="Textkomente"/>
      </w:pPr>
      <w:r>
        <w:rPr>
          <w:rStyle w:val="Odkaznakoment"/>
        </w:rPr>
        <w:annotationRef/>
      </w:r>
      <w:r>
        <w:t>A jak tohle využíváme v hodnocení?</w:t>
      </w:r>
    </w:p>
  </w:comment>
  <w:comment w:id="69" w:author="Jonáš Gaigr2" w:date="2026-08-05T23:18:00Z" w:initials="JG">
    <w:p w14:paraId="479C506C" w14:textId="30B5174F" w:rsidR="00551FD7" w:rsidRDefault="00551FD7">
      <w:pPr>
        <w:pStyle w:val="Textkomente"/>
      </w:pPr>
      <w:r>
        <w:rPr>
          <w:rStyle w:val="Odkaznakoment"/>
        </w:rPr>
        <w:annotationRef/>
      </w:r>
      <w:r>
        <w:t>Tohle je nutné sjednotit – někdo zapisuje co vidí, jiný co odhaduje. Nechal bych pouze spatřené (či odchycené do pastí), odhady bych nebral.</w:t>
      </w:r>
    </w:p>
  </w:comment>
  <w:comment w:id="141" w:author="Jonáš Gaigr2" w:date="2026-08-06T09:43:00Z" w:initials="JG">
    <w:p w14:paraId="5015CFAE" w14:textId="64032729" w:rsidR="00551FD7" w:rsidRDefault="00551FD7">
      <w:pPr>
        <w:pStyle w:val="Textkomente"/>
      </w:pPr>
      <w:r>
        <w:rPr>
          <w:rStyle w:val="Odkaznakoment"/>
        </w:rPr>
        <w:annotationRef/>
      </w:r>
      <w:r>
        <w:t xml:space="preserve">Pokud souhlasíš, úplně tuhle sekci překopu a půjde o vysvětlení </w:t>
      </w:r>
      <w:r w:rsidR="009A41D7">
        <w:t>indikátorů, jak je zaznamenáváme do formuláře. Tedy vysvětlení jak pohlížet na stav vodní hladiny, jak koukat na průmět vegetace do hladiny a litorálu ohledně zastínění apod.</w:t>
      </w:r>
    </w:p>
  </w:comment>
  <w:comment w:id="142" w:author="Jonáš Gaigr2" w:date="2026-08-05T23:25:00Z" w:initials="JG">
    <w:p w14:paraId="0229A4EC" w14:textId="6B205FC9" w:rsidR="00551FD7" w:rsidRDefault="00551FD7">
      <w:pPr>
        <w:pStyle w:val="Textkomente"/>
      </w:pPr>
      <w:r>
        <w:rPr>
          <w:rStyle w:val="Odkaznakoment"/>
        </w:rPr>
        <w:annotationRef/>
      </w:r>
      <w:r>
        <w:t xml:space="preserve">Nedokázal jsem zatím vymyslet, jak tohle zprovoznit. Můžeme samozřejmě počítat počet sledovaných DP, ale nemáme sjednocený přístup k vymezování DP. Můžeme porovnat počet unikátních tůní, které za posledních X let zanikly s nově sledovanými, ale to může být taky artefakt pilnějšího monitorovatele spíš než skutečná změna na lokalitě. </w:t>
      </w:r>
    </w:p>
  </w:comment>
  <w:comment w:id="154" w:author="Jonáš Gaigr2" w:date="2026-02-17T06:05:00Z" w:initials="JG">
    <w:p w14:paraId="028BA447" w14:textId="01205070" w:rsidR="00551FD7" w:rsidRDefault="00551FD7">
      <w:pPr>
        <w:pStyle w:val="Textkomente"/>
      </w:pPr>
      <w:r>
        <w:rPr>
          <w:rStyle w:val="Odkaznakoment"/>
        </w:rPr>
        <w:annotationRef/>
      </w:r>
      <w:r>
        <w:t>Bude aktualizováno?</w:t>
      </w:r>
    </w:p>
  </w:comment>
  <w:comment w:id="155" w:author="Lenka Jeřábková" w:date="2026-07-01T16:17:00Z" w:initials="LJ">
    <w:p w14:paraId="321C86DA" w14:textId="048B70F1" w:rsidR="00551FD7" w:rsidRDefault="00551FD7">
      <w:pPr>
        <w:pStyle w:val="Textkomente"/>
      </w:pPr>
      <w:r>
        <w:rPr>
          <w:rStyle w:val="Odkaznakoment"/>
        </w:rPr>
        <w:annotationRef/>
      </w:r>
      <w:r>
        <w:t>Má smysl psát, jak se to zaznamenává, když je to prostě kolonka v survey?</w:t>
      </w:r>
    </w:p>
  </w:comment>
  <w:comment w:id="160" w:author="Lenka Jeřábková" w:date="2026-07-01T16:18:00Z" w:initials="LJ">
    <w:p w14:paraId="70822C84" w14:textId="476BB563" w:rsidR="00551FD7" w:rsidRDefault="00551FD7">
      <w:pPr>
        <w:pStyle w:val="Textkomente"/>
      </w:pPr>
      <w:r>
        <w:rPr>
          <w:rStyle w:val="Odkaznakoment"/>
        </w:rPr>
        <w:annotationRef/>
      </w:r>
      <w:r>
        <w:t>Tady bychto psala, protože to je schované ve vlivech, ale tam, kde to schované není, tak bych to nevypisoval</w:t>
      </w:r>
    </w:p>
  </w:comment>
  <w:comment w:id="161" w:author="Jonáš Gaigr2" w:date="2026-08-05T23:31:00Z" w:initials="JG">
    <w:p w14:paraId="1AA81C0B" w14:textId="1B63E4EE" w:rsidR="00551FD7" w:rsidRDefault="00551FD7">
      <w:pPr>
        <w:pStyle w:val="Textkomente"/>
      </w:pPr>
      <w:r>
        <w:rPr>
          <w:rStyle w:val="Odkaznakoment"/>
        </w:rPr>
        <w:annotationRef/>
      </w:r>
      <w:r>
        <w:t>Vybral bych jednu možnost. Buď budeme hodnotit záznam vlivu, nebo kolísání hladiny mezi první a druhou, druhou a třetí a první a třetí návštěvou – nesmí nastat změna o více jak jednu kategorii stupnice.</w:t>
      </w:r>
    </w:p>
  </w:comment>
  <w:comment w:id="165" w:author="Jonáš Gaigr2" w:date="2026-08-05T23:33:00Z" w:initials="JG">
    <w:p w14:paraId="0379AB54" w14:textId="1F8B5001" w:rsidR="00551FD7" w:rsidRDefault="00551FD7">
      <w:pPr>
        <w:pStyle w:val="Textkomente"/>
      </w:pPr>
      <w:r>
        <w:rPr>
          <w:rStyle w:val="Odkaznakoment"/>
        </w:rPr>
        <w:annotationRef/>
      </w:r>
      <w:r>
        <w:t>Obecně si musíme definovat jestli jde o tři po sobě jdoucí roky nebo poslední tři hodnocené záznamy (roky, kdy máme vyplněné formuláře).</w:t>
      </w:r>
    </w:p>
  </w:comment>
  <w:comment w:id="162" w:author="Jonáš Gaigr2" w:date="2026-08-06T09:42:00Z" w:initials="JG">
    <w:p w14:paraId="26B15667" w14:textId="5C19F12B" w:rsidR="00551FD7" w:rsidRDefault="00551FD7">
      <w:pPr>
        <w:pStyle w:val="Textkomente"/>
      </w:pPr>
      <w:r>
        <w:rPr>
          <w:rStyle w:val="Odkaznakoment"/>
        </w:rPr>
        <w:annotationRef/>
      </w:r>
      <w:r>
        <w:t>Zvážit vypuštění ze sekce terénní sledování, když jde o využití informace o stavu vodní hladiny.</w:t>
      </w:r>
    </w:p>
  </w:comment>
  <w:comment w:id="174" w:author="Lenka Jeřábková" w:date="2026-07-02T10:30:00Z" w:initials="LJ">
    <w:p w14:paraId="4DB8680F" w14:textId="3F29EB90" w:rsidR="00551FD7" w:rsidRDefault="00551FD7">
      <w:pPr>
        <w:pStyle w:val="Textkomente"/>
      </w:pPr>
      <w:r>
        <w:rPr>
          <w:rStyle w:val="Odkaznakoment"/>
        </w:rPr>
        <w:annotationRef/>
      </w:r>
      <w:r>
        <w:t xml:space="preserve">To mají v PPK. My jsme se ale bavili, že to je hodně málo, to nebude mít skoro žádná vodní plocha vyšší procenta. Tak jestli to dát na 50 cm teda? Nehodnotí to někdo někde jinde? A limitní hodnotu bych dala méně než 25%, víc málo kdo asi dosáhne </w:t>
      </w:r>
      <w:r>
        <w:sym w:font="Wingdings" w:char="F04C"/>
      </w:r>
    </w:p>
  </w:comment>
  <w:comment w:id="180" w:author="Jonáš Gaigr2" w:date="2026-08-05T23:35:00Z" w:initials="JG">
    <w:p w14:paraId="656ADC01" w14:textId="6B3D0ECC" w:rsidR="00551FD7" w:rsidRDefault="00551FD7">
      <w:pPr>
        <w:pStyle w:val="Textkomente"/>
      </w:pPr>
      <w:r>
        <w:rPr>
          <w:rStyle w:val="Odkaznakoment"/>
        </w:rPr>
        <w:annotationRef/>
      </w:r>
      <w:r>
        <w:t>Tohle nemáme jak rozklíčovat, řídil bych se jen podle S123</w:t>
      </w:r>
    </w:p>
  </w:comment>
  <w:comment w:id="195" w:author="Lenka Jeřábková" w:date="2026-07-01T16:20:00Z" w:initials="LJ">
    <w:p w14:paraId="16A7D9BB" w14:textId="138010B3" w:rsidR="00551FD7" w:rsidRDefault="00551FD7">
      <w:pPr>
        <w:pStyle w:val="Textkomente"/>
      </w:pPr>
      <w:r>
        <w:rPr>
          <w:rStyle w:val="Odkaznakoment"/>
        </w:rPr>
        <w:annotationRef/>
      </w:r>
      <w:r>
        <w:t xml:space="preserve">Co to je příslušnost? </w:t>
      </w:r>
      <w:r>
        <w:sym w:font="Wingdings" w:char="F04A"/>
      </w:r>
    </w:p>
  </w:comment>
  <w:comment w:id="200" w:author="Lenka Jeřábková" w:date="2026-07-01T16:22:00Z" w:initials="LJ">
    <w:p w14:paraId="6CD5D620" w14:textId="77777777" w:rsidR="00551FD7" w:rsidRDefault="00551FD7" w:rsidP="00897D74">
      <w:pPr>
        <w:pStyle w:val="Textkomente"/>
      </w:pPr>
      <w:r>
        <w:rPr>
          <w:rStyle w:val="Odkaznakoment"/>
        </w:rPr>
        <w:annotationRef/>
      </w:r>
      <w:r>
        <w:t xml:space="preserve">Tomu vůbec nerozumím, co se tím chce říct. </w:t>
      </w:r>
    </w:p>
  </w:comment>
  <w:comment w:id="224" w:author="Lenka Jeřábková" w:date="2026-07-01T16:21:00Z" w:initials="LJ">
    <w:p w14:paraId="41172351" w14:textId="0F9EA085" w:rsidR="00551FD7" w:rsidRDefault="00551FD7">
      <w:pPr>
        <w:pStyle w:val="Textkomente"/>
      </w:pPr>
      <w:r>
        <w:rPr>
          <w:rStyle w:val="Odkaznakoment"/>
        </w:rPr>
        <w:annotationRef/>
      </w:r>
      <w:r>
        <w:t>Komentováno už výš. Jestli to nedat jen sem ne do toho úvodu</w:t>
      </w:r>
    </w:p>
  </w:comment>
  <w:comment w:id="225" w:author="Jonáš Gaigr2" w:date="2026-08-05T23:36:00Z" w:initials="JG">
    <w:p w14:paraId="549D13E5" w14:textId="67D2CAE1" w:rsidR="00551FD7" w:rsidRDefault="00551FD7">
      <w:pPr>
        <w:pStyle w:val="Textkomente"/>
      </w:pPr>
      <w:r>
        <w:rPr>
          <w:rStyle w:val="Odkaznakoment"/>
        </w:rPr>
        <w:annotationRef/>
      </w:r>
      <w:r>
        <w:t>Necháme jen tu</w:t>
      </w:r>
    </w:p>
  </w:comment>
  <w:comment w:id="233" w:author="Lenka Jeřábková" w:date="2026-07-01T16:22:00Z" w:initials="LJ">
    <w:p w14:paraId="2A07BA34" w14:textId="45619911" w:rsidR="00551FD7" w:rsidRDefault="00551FD7">
      <w:pPr>
        <w:pStyle w:val="Textkomente"/>
      </w:pPr>
      <w:r>
        <w:rPr>
          <w:rStyle w:val="Odkaznakoment"/>
        </w:rPr>
        <w:annotationRef/>
      </w:r>
      <w:r>
        <w:t xml:space="preserve">Tomu vůbec nerozumím, co se tím chce říct. </w:t>
      </w:r>
    </w:p>
  </w:comment>
  <w:comment w:id="235" w:author="Jonáš Gaigr2" w:date="2026-08-05T23:45:00Z" w:initials="JG">
    <w:p w14:paraId="431B4CCA" w14:textId="10BDEFBF" w:rsidR="00551FD7" w:rsidRDefault="00551FD7">
      <w:pPr>
        <w:pStyle w:val="Textkomente"/>
      </w:pPr>
      <w:r>
        <w:rPr>
          <w:rStyle w:val="Odkaznakoment"/>
        </w:rPr>
        <w:annotationRef/>
      </w:r>
      <w:r>
        <w:t>Ke zvážení, zda nevypustit kódy a nenechat jen EVL + název EVL</w:t>
      </w:r>
    </w:p>
  </w:comment>
  <w:comment w:id="239" w:author="Lenka Jeřábková" w:date="2026-07-02T10:26:00Z" w:initials="LJ">
    <w:p w14:paraId="2022D588" w14:textId="709D3932" w:rsidR="00551FD7" w:rsidRDefault="00551FD7">
      <w:pPr>
        <w:pStyle w:val="Textkomente"/>
      </w:pPr>
      <w:r>
        <w:rPr>
          <w:rStyle w:val="Odkaznakoment"/>
        </w:rPr>
        <w:annotationRef/>
      </w:r>
      <w:r>
        <w:t>Když tam nemáme ta čísla, tak to vyjmenujeme, nebo to necháme, a%t si to přeštou v příloze jen?</w:t>
      </w:r>
    </w:p>
  </w:comment>
  <w:comment w:id="237" w:author="Jonáš Gaigr2" w:date="2026-08-05T23:48:00Z" w:initials="JG">
    <w:p w14:paraId="698169D1" w14:textId="4191DA23" w:rsidR="00551FD7" w:rsidRDefault="00551FD7">
      <w:pPr>
        <w:pStyle w:val="Textkomente"/>
      </w:pPr>
      <w:r>
        <w:rPr>
          <w:rStyle w:val="Odkaznakoment"/>
        </w:rPr>
        <w:annotationRef/>
      </w:r>
      <w:r>
        <w:t>Zrušit rozdělení a výčet indikátorů. Indikátory sledovat pro jeden druh všude stejné. Pro výčet indikátorl se u každého druhu odkazovat do tabulky, ta informace musí být na jednom místě.</w:t>
      </w:r>
    </w:p>
  </w:comment>
  <w:comment w:id="256" w:author="Lenka Jeřábková" w:date="2026-07-01T16:32:00Z" w:initials="LJ">
    <w:p w14:paraId="210C2046" w14:textId="4EEB6BEF" w:rsidR="00551FD7" w:rsidRDefault="00551FD7">
      <w:pPr>
        <w:pStyle w:val="Textkomente"/>
      </w:pPr>
      <w:r>
        <w:rPr>
          <w:rStyle w:val="Odkaznakoment"/>
        </w:rPr>
        <w:annotationRef/>
      </w:r>
      <w:r>
        <w:t>V kategorii jedna to necháváš a v dalších to škrtáš?</w:t>
      </w:r>
    </w:p>
  </w:comment>
  <w:comment w:id="330" w:author="Lenka Jeřábková" w:date="2026-07-02T10:39:00Z" w:initials="LJ">
    <w:p w14:paraId="5D1505C3" w14:textId="396A5F62" w:rsidR="00551FD7" w:rsidRDefault="00551FD7">
      <w:pPr>
        <w:pStyle w:val="Textkomente"/>
      </w:pPr>
      <w:r>
        <w:rPr>
          <w:rStyle w:val="Odkaznakoment"/>
        </w:rPr>
        <w:annotationRef/>
      </w:r>
      <w:r>
        <w:t>Něco škrtnuto a něco ne, to ne nějaký důvod?</w:t>
      </w:r>
    </w:p>
  </w:comment>
  <w:comment w:id="411" w:author="Jonáš Gaigr2" w:date="2026-08-06T00:12:00Z" w:initials="JG">
    <w:p w14:paraId="7EEBA769" w14:textId="77777777" w:rsidR="00551FD7" w:rsidRDefault="00551FD7" w:rsidP="005164DF">
      <w:pPr>
        <w:pStyle w:val="Textkomente"/>
      </w:pPr>
      <w:r>
        <w:rPr>
          <w:rStyle w:val="Odkaznakoment"/>
        </w:rPr>
        <w:annotationRef/>
      </w:r>
      <w:r>
        <w:t>V příští iteraci všude vyhodit kondicionál</w:t>
      </w:r>
    </w:p>
  </w:comment>
  <w:comment w:id="450" w:author="Jonáš Gaigr2" w:date="2026-08-06T00:10:00Z" w:initials="JG">
    <w:p w14:paraId="0FB6E662" w14:textId="6A2EA7DD" w:rsidR="00551FD7" w:rsidRDefault="00551FD7">
      <w:pPr>
        <w:pStyle w:val="Textkomente"/>
      </w:pPr>
      <w:r>
        <w:rPr>
          <w:rStyle w:val="Odkaznakoment"/>
        </w:rPr>
        <w:annotationRef/>
      </w:r>
      <w:r>
        <w:t>To je strašný rozptyl. Stanovil bych nějaké jasné pravidlo. Do 100m2 3 pasti, nad 100m2 5.</w:t>
      </w:r>
    </w:p>
  </w:comment>
  <w:comment w:id="467" w:author="Jonáš Gaigr2" w:date="2026-08-06T00:12:00Z" w:initials="JG">
    <w:p w14:paraId="36C76DA3" w14:textId="7F66A8A7" w:rsidR="00551FD7" w:rsidRDefault="00551FD7">
      <w:pPr>
        <w:pStyle w:val="Textkomente"/>
      </w:pPr>
      <w:r>
        <w:rPr>
          <w:rStyle w:val="Odkaznakoment"/>
        </w:rPr>
        <w:annotationRef/>
      </w:r>
      <w:r>
        <w:t>V příští iteraci všude vyhodit kondicionál</w:t>
      </w:r>
    </w:p>
  </w:comment>
  <w:comment w:id="482" w:author="Jonáš Gaigr2" w:date="2026-08-06T09:38:00Z" w:initials="JG">
    <w:p w14:paraId="03BEB9F0" w14:textId="678F01CD" w:rsidR="00551FD7" w:rsidRDefault="00551FD7">
      <w:pPr>
        <w:pStyle w:val="Textkomente"/>
      </w:pPr>
      <w:r>
        <w:rPr>
          <w:rStyle w:val="Odkaznakoment"/>
        </w:rPr>
        <w:annotationRef/>
      </w:r>
      <w:r>
        <w:t>Zvážit povinné použití, byť naráží na legislativu</w:t>
      </w:r>
    </w:p>
  </w:comment>
  <w:comment w:id="484" w:author="Jonáš Gaigr2" w:date="2026-08-06T00:10:00Z" w:initials="JG">
    <w:p w14:paraId="096D68A8" w14:textId="77777777" w:rsidR="00551FD7" w:rsidRDefault="00551FD7" w:rsidP="005164DF">
      <w:pPr>
        <w:pStyle w:val="Textkomente"/>
      </w:pPr>
      <w:r>
        <w:rPr>
          <w:rStyle w:val="Odkaznakoment"/>
        </w:rPr>
        <w:annotationRef/>
      </w:r>
      <w:r>
        <w:t>To je strašný rozptyl. Stanovil bych nějaké jasné pravidlo. Do 100m2 3 pasti, nad 100m2 5.</w:t>
      </w:r>
    </w:p>
  </w:comment>
  <w:comment w:id="486" w:author="Jonáš Gaigr2" w:date="2026-08-06T00:14:00Z" w:initials="JG">
    <w:p w14:paraId="6DDBAF60" w14:textId="673D05B7" w:rsidR="00551FD7" w:rsidRDefault="00551FD7">
      <w:pPr>
        <w:pStyle w:val="Textkomente"/>
      </w:pPr>
      <w:r>
        <w:rPr>
          <w:rStyle w:val="Odkaznakoment"/>
        </w:rPr>
        <w:annotationRef/>
      </w:r>
      <w:r>
        <w:t>dtto</w:t>
      </w:r>
    </w:p>
  </w:comment>
  <w:comment w:id="500" w:author="Lenka Jeřábková" w:date="2026-07-02T10:45:00Z" w:initials="LJ">
    <w:p w14:paraId="56D32364" w14:textId="2BA9F9E9" w:rsidR="00551FD7" w:rsidRDefault="00551FD7">
      <w:pPr>
        <w:pStyle w:val="Textkomente"/>
      </w:pPr>
      <w:r>
        <w:rPr>
          <w:rStyle w:val="Odkaznakoment"/>
        </w:rPr>
        <w:annotationRef/>
      </w:r>
      <w:r>
        <w:t>doplnit</w:t>
      </w:r>
    </w:p>
  </w:comment>
  <w:comment w:id="501" w:author="Jonáš Gaigr2" w:date="2026-08-06T00:16:00Z" w:initials="JG">
    <w:p w14:paraId="5F4C4E43" w14:textId="72833C35" w:rsidR="00551FD7" w:rsidRDefault="00551FD7">
      <w:pPr>
        <w:pStyle w:val="Textkomente"/>
      </w:pPr>
      <w:r>
        <w:rPr>
          <w:rStyle w:val="Odkaznakoment"/>
        </w:rPr>
        <w:annotationRef/>
      </w:r>
      <w:r>
        <w:t>Dáme k doplnění Honzovi, až se vrátí?</w:t>
      </w:r>
    </w:p>
  </w:comment>
  <w:comment w:id="547" w:author="Jonáš Gaigr2" w:date="2026-08-06T00:19:00Z" w:initials="JG">
    <w:p w14:paraId="28BC2A73" w14:textId="550B0CC4" w:rsidR="00551FD7" w:rsidRDefault="00551FD7">
      <w:pPr>
        <w:pStyle w:val="Textkomente"/>
      </w:pPr>
      <w:r>
        <w:rPr>
          <w:rStyle w:val="Odkaznakoment"/>
        </w:rPr>
        <w:annotationRef/>
      </w:r>
      <w:r>
        <w:t>Viz výše, zda-li nevyřadit</w:t>
      </w:r>
    </w:p>
  </w:comment>
  <w:comment w:id="630" w:author="Jonáš Gaigr2" w:date="2026-08-06T00:39:00Z" w:initials="JG">
    <w:p w14:paraId="3A492188" w14:textId="5C7375C1" w:rsidR="00551FD7" w:rsidRDefault="00551FD7">
      <w:pPr>
        <w:pStyle w:val="Textkomente"/>
      </w:pPr>
      <w:r>
        <w:rPr>
          <w:rStyle w:val="Odkaznakoment"/>
        </w:rPr>
        <w:annotationRef/>
      </w:r>
      <w:r>
        <w:t>Tohle (populace ok, stanoviště vůbec ne) nastalo u jedné lokality jen v jednom roce. Odebrat podmínku.</w:t>
      </w:r>
    </w:p>
  </w:comment>
  <w:comment w:id="648" w:author="Lenka Jeřábková" w:date="2026-07-03T13:16:00Z" w:initials="LJ">
    <w:p w14:paraId="3A10138E" w14:textId="77777777" w:rsidR="00551FD7" w:rsidRDefault="00551FD7" w:rsidP="00AE45FD">
      <w:pPr>
        <w:pStyle w:val="Textkomente"/>
      </w:pPr>
      <w:r>
        <w:rPr>
          <w:rStyle w:val="Odkaznakoment"/>
        </w:rPr>
        <w:annotationRef/>
      </w:r>
      <w:r>
        <w:t>tohle by asi mělo být před tabulkou, prvně hodnotíme DP a pak území, ne?</w:t>
      </w:r>
    </w:p>
  </w:comment>
  <w:comment w:id="696" w:author="Lenka Jeřábková" w:date="2026-07-03T13:15:00Z" w:initials="LJ">
    <w:p w14:paraId="0C472A41" w14:textId="0CFA391D" w:rsidR="00551FD7" w:rsidRDefault="00551FD7">
      <w:pPr>
        <w:pStyle w:val="Textkomente"/>
      </w:pPr>
      <w:r>
        <w:rPr>
          <w:rStyle w:val="Odkaznakoment"/>
        </w:rPr>
        <w:annotationRef/>
      </w:r>
      <w:r>
        <w:t>tady to máme nějaké divné. Dál je vlastně, jak je hodnocena celé území, ne jen DP, asi 2.2 a 2.3. přehodit pořadí</w:t>
      </w:r>
    </w:p>
  </w:comment>
  <w:comment w:id="871" w:author="Lenka Jeřábková" w:date="2026-07-03T13:16:00Z" w:initials="LJ">
    <w:p w14:paraId="32116E7D" w14:textId="17AC5E45" w:rsidR="00551FD7" w:rsidRDefault="00551FD7">
      <w:pPr>
        <w:pStyle w:val="Textkomente"/>
      </w:pPr>
      <w:r>
        <w:rPr>
          <w:rStyle w:val="Odkaznakoment"/>
        </w:rPr>
        <w:annotationRef/>
      </w:r>
      <w:r>
        <w:t>tohle by asi mělo být před tabulkou, prvně hodnotíme DP a pak území, ne?</w:t>
      </w:r>
    </w:p>
  </w:comment>
  <w:comment w:id="876" w:author="Lenka Jeřábková" w:date="2026-07-03T13:11:00Z" w:initials="LJ">
    <w:p w14:paraId="0C842AE5" w14:textId="3A086EAA" w:rsidR="00551FD7" w:rsidRDefault="00551FD7">
      <w:pPr>
        <w:pStyle w:val="Textkomente"/>
      </w:pPr>
      <w:r>
        <w:rPr>
          <w:rStyle w:val="Odkaznakoment"/>
        </w:rPr>
        <w:annotationRef/>
      </w:r>
      <w:r>
        <w:t>tohle asi nějak víc popsat, je to takové vytržené</w:t>
      </w:r>
    </w:p>
  </w:comment>
  <w:comment w:id="1014" w:author="Lenka Jeřábková" w:date="2026-07-03T13:19:00Z" w:initials="LJ">
    <w:p w14:paraId="5F4A36A2" w14:textId="2BF99D43" w:rsidR="00551FD7" w:rsidRDefault="00551FD7">
      <w:pPr>
        <w:pStyle w:val="Textkomente"/>
      </w:pPr>
      <w:r>
        <w:rPr>
          <w:rStyle w:val="Odkaznakoment"/>
        </w:rPr>
        <w:annotationRef/>
      </w:r>
      <w:r>
        <w:t>Ty jsi tenhle parametr zrušil?</w:t>
      </w:r>
    </w:p>
  </w:comment>
  <w:comment w:id="1015" w:author="Jonáš Gaigr2" w:date="2026-08-06T00:49:00Z" w:initials="JG">
    <w:p w14:paraId="07F44F21" w14:textId="72EA6383" w:rsidR="00551FD7" w:rsidRDefault="00551FD7">
      <w:pPr>
        <w:pStyle w:val="Textkomente"/>
      </w:pPr>
      <w:r>
        <w:rPr>
          <w:rStyle w:val="Odkaznakoment"/>
        </w:rPr>
        <w:annotationRef/>
      </w:r>
      <w:r>
        <w:t>Navrhuji zrušit nebo formulovat nějak jednoduše. Aktuálně nehodnotitelné.</w:t>
      </w:r>
    </w:p>
  </w:comment>
  <w:comment w:id="1085" w:author="Jonáš Gaigr2" w:date="2026-05-11T21:10:00Z" w:initials="JG">
    <w:p w14:paraId="58B30361" w14:textId="6A607A42" w:rsidR="00551FD7" w:rsidRDefault="00551FD7">
      <w:pPr>
        <w:pStyle w:val="Textkomente"/>
      </w:pPr>
      <w:r>
        <w:rPr>
          <w:rStyle w:val="Odkaznakoment"/>
        </w:rPr>
        <w:annotationRef/>
      </w:r>
      <w:r>
        <w:t>Navrhuji vyřadit a odkázat pouze na webovou aplikaci. Alternativně nechat ZK připravit dashboard, který jednou týdně(?) počet z aplikace spočítá.</w:t>
      </w:r>
    </w:p>
  </w:comment>
  <w:comment w:id="1086" w:author="Lenka Jeřábková" w:date="2026-07-03T13:22:00Z" w:initials="LJ">
    <w:p w14:paraId="5396D1C9" w14:textId="43D4C5BD" w:rsidR="00551FD7" w:rsidRDefault="00551FD7">
      <w:pPr>
        <w:pStyle w:val="Textkomente"/>
      </w:pPr>
      <w:r>
        <w:rPr>
          <w:rStyle w:val="Odkaznakoment"/>
        </w:rPr>
        <w:annotationRef/>
      </w:r>
      <w:r>
        <w:t xml:space="preserve">To nemůže počítat to jsou počty dílčích ploch do smlouvy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330F13B" w15:done="0"/>
  <w15:commentEx w15:paraId="64E3EC57" w15:done="0"/>
  <w15:commentEx w15:paraId="473E0A10" w15:done="1"/>
  <w15:commentEx w15:paraId="38D63109" w15:done="0"/>
  <w15:commentEx w15:paraId="479C506C" w15:done="0"/>
  <w15:commentEx w15:paraId="5015CFAE" w15:done="0"/>
  <w15:commentEx w15:paraId="0229A4EC" w15:done="0"/>
  <w15:commentEx w15:paraId="028BA447" w15:done="0"/>
  <w15:commentEx w15:paraId="321C86DA" w15:paraIdParent="028BA447" w15:done="0"/>
  <w15:commentEx w15:paraId="70822C84" w15:done="0"/>
  <w15:commentEx w15:paraId="1AA81C0B" w15:done="0"/>
  <w15:commentEx w15:paraId="0379AB54" w15:done="0"/>
  <w15:commentEx w15:paraId="26B15667" w15:done="0"/>
  <w15:commentEx w15:paraId="4DB8680F" w15:done="0"/>
  <w15:commentEx w15:paraId="656ADC01" w15:done="0"/>
  <w15:commentEx w15:paraId="16A7D9BB" w15:done="0"/>
  <w15:commentEx w15:paraId="6CD5D620" w15:done="0"/>
  <w15:commentEx w15:paraId="41172351" w15:done="0"/>
  <w15:commentEx w15:paraId="549D13E5" w15:paraIdParent="41172351" w15:done="0"/>
  <w15:commentEx w15:paraId="2A07BA34" w15:done="0"/>
  <w15:commentEx w15:paraId="431B4CCA" w15:done="0"/>
  <w15:commentEx w15:paraId="2022D588" w15:done="0"/>
  <w15:commentEx w15:paraId="698169D1" w15:done="0"/>
  <w15:commentEx w15:paraId="210C2046" w15:done="0"/>
  <w15:commentEx w15:paraId="5D1505C3" w15:done="0"/>
  <w15:commentEx w15:paraId="7EEBA769" w15:done="0"/>
  <w15:commentEx w15:paraId="0FB6E662" w15:done="0"/>
  <w15:commentEx w15:paraId="36C76DA3" w15:done="0"/>
  <w15:commentEx w15:paraId="03BEB9F0" w15:done="0"/>
  <w15:commentEx w15:paraId="096D68A8" w15:done="0"/>
  <w15:commentEx w15:paraId="6DDBAF60" w15:done="0"/>
  <w15:commentEx w15:paraId="56D32364" w15:done="0"/>
  <w15:commentEx w15:paraId="5F4C4E43" w15:paraIdParent="56D32364" w15:done="0"/>
  <w15:commentEx w15:paraId="28BC2A73" w15:done="0"/>
  <w15:commentEx w15:paraId="3A492188" w15:done="0"/>
  <w15:commentEx w15:paraId="3A10138E" w15:done="0"/>
  <w15:commentEx w15:paraId="0C472A41" w15:done="0"/>
  <w15:commentEx w15:paraId="32116E7D" w15:done="0"/>
  <w15:commentEx w15:paraId="0C842AE5" w15:done="0"/>
  <w15:commentEx w15:paraId="5F4A36A2" w15:done="0"/>
  <w15:commentEx w15:paraId="07F44F21" w15:paraIdParent="5F4A36A2" w15:done="0"/>
  <w15:commentEx w15:paraId="58B30361" w15:done="0"/>
  <w15:commentEx w15:paraId="5396D1C9" w15:paraIdParent="58B3036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06EC57" w14:textId="77777777" w:rsidR="004345AB" w:rsidRDefault="004345AB" w:rsidP="009C0892">
      <w:pPr>
        <w:spacing w:after="0" w:line="240" w:lineRule="auto"/>
      </w:pPr>
      <w:r>
        <w:separator/>
      </w:r>
    </w:p>
  </w:endnote>
  <w:endnote w:type="continuationSeparator" w:id="0">
    <w:p w14:paraId="74F646A6" w14:textId="77777777" w:rsidR="004345AB" w:rsidRDefault="004345AB" w:rsidP="009C0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3869770"/>
      <w:docPartObj>
        <w:docPartGallery w:val="Page Numbers (Bottom of Page)"/>
        <w:docPartUnique/>
      </w:docPartObj>
    </w:sdtPr>
    <w:sdtEndPr>
      <w:rPr>
        <w:rFonts w:ascii="Times New Roman" w:hAnsi="Times New Roman" w:cs="Times New Roman"/>
      </w:rPr>
    </w:sdtEndPr>
    <w:sdtContent>
      <w:p w14:paraId="3F7FBB1C" w14:textId="041A0B96" w:rsidR="00551FD7" w:rsidRPr="00C0044D" w:rsidRDefault="00551FD7">
        <w:pPr>
          <w:pStyle w:val="Zpat"/>
          <w:jc w:val="center"/>
          <w:rPr>
            <w:rFonts w:ascii="Times New Roman" w:hAnsi="Times New Roman" w:cs="Times New Roman"/>
          </w:rPr>
        </w:pPr>
        <w:r w:rsidRPr="00C0044D">
          <w:rPr>
            <w:rFonts w:ascii="Times New Roman" w:hAnsi="Times New Roman" w:cs="Times New Roman"/>
          </w:rPr>
          <w:fldChar w:fldCharType="begin"/>
        </w:r>
        <w:r w:rsidRPr="00680C5F">
          <w:rPr>
            <w:rFonts w:ascii="Times New Roman" w:hAnsi="Times New Roman" w:cs="Times New Roman"/>
          </w:rPr>
          <w:instrText>PAGE   \* MERGEFORMAT</w:instrText>
        </w:r>
        <w:r w:rsidRPr="00C0044D">
          <w:rPr>
            <w:rFonts w:ascii="Times New Roman" w:hAnsi="Times New Roman" w:cs="Times New Roman"/>
          </w:rPr>
          <w:fldChar w:fldCharType="separate"/>
        </w:r>
        <w:r w:rsidR="004345AB">
          <w:rPr>
            <w:rFonts w:ascii="Times New Roman" w:hAnsi="Times New Roman" w:cs="Times New Roman"/>
            <w:noProof/>
          </w:rPr>
          <w:t>1</w:t>
        </w:r>
        <w:r w:rsidRPr="00C0044D">
          <w:rPr>
            <w:rFonts w:ascii="Times New Roman" w:hAnsi="Times New Roman" w:cs="Times New Roman"/>
          </w:rPr>
          <w:fldChar w:fldCharType="end"/>
        </w:r>
      </w:p>
    </w:sdtContent>
  </w:sdt>
  <w:p w14:paraId="6EE07C9D" w14:textId="77777777" w:rsidR="00551FD7" w:rsidRDefault="00551FD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6E1AFA" w14:textId="77777777" w:rsidR="004345AB" w:rsidRDefault="004345AB" w:rsidP="009C0892">
      <w:pPr>
        <w:spacing w:after="0" w:line="240" w:lineRule="auto"/>
      </w:pPr>
      <w:r>
        <w:separator/>
      </w:r>
    </w:p>
  </w:footnote>
  <w:footnote w:type="continuationSeparator" w:id="0">
    <w:p w14:paraId="013B56B9" w14:textId="77777777" w:rsidR="004345AB" w:rsidRDefault="004345AB" w:rsidP="009C08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E20E3"/>
    <w:multiLevelType w:val="hybridMultilevel"/>
    <w:tmpl w:val="718C869A"/>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 w15:restartNumberingAfterBreak="0">
    <w:nsid w:val="0F9C750A"/>
    <w:multiLevelType w:val="multilevel"/>
    <w:tmpl w:val="A8400FF8"/>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190166D3"/>
    <w:multiLevelType w:val="multilevel"/>
    <w:tmpl w:val="A27A958C"/>
    <w:lvl w:ilvl="0">
      <w:start w:val="1"/>
      <w:numFmt w:val="decimal"/>
      <w:lvlText w:val="%1."/>
      <w:lvlJc w:val="left"/>
      <w:pPr>
        <w:ind w:left="4472" w:hanging="360"/>
      </w:pPr>
    </w:lvl>
    <w:lvl w:ilvl="1">
      <w:start w:val="1"/>
      <w:numFmt w:val="decimal"/>
      <w:isLgl/>
      <w:lvlText w:val="%2"/>
      <w:lvlJc w:val="left"/>
      <w:pPr>
        <w:ind w:left="720" w:hanging="360"/>
      </w:pPr>
      <w:rPr>
        <w:rFonts w:ascii="Times New Roman" w:eastAsiaTheme="minorHAnsi" w:hAnsi="Times New Roman" w:cs="Times New Roman"/>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2D74933"/>
    <w:multiLevelType w:val="hybridMultilevel"/>
    <w:tmpl w:val="B8982BA6"/>
    <w:lvl w:ilvl="0" w:tplc="04050001">
      <w:start w:val="1"/>
      <w:numFmt w:val="bullet"/>
      <w:lvlText w:val=""/>
      <w:lvlJc w:val="left"/>
      <w:pPr>
        <w:ind w:left="1077" w:hanging="360"/>
      </w:pPr>
      <w:rPr>
        <w:rFonts w:ascii="Symbol" w:hAnsi="Symbol" w:hint="default"/>
      </w:rPr>
    </w:lvl>
    <w:lvl w:ilvl="1" w:tplc="04050003" w:tentative="1">
      <w:start w:val="1"/>
      <w:numFmt w:val="bullet"/>
      <w:lvlText w:val="o"/>
      <w:lvlJc w:val="left"/>
      <w:pPr>
        <w:ind w:left="1797" w:hanging="360"/>
      </w:pPr>
      <w:rPr>
        <w:rFonts w:ascii="Courier New" w:hAnsi="Courier New" w:cs="Courier New" w:hint="default"/>
      </w:rPr>
    </w:lvl>
    <w:lvl w:ilvl="2" w:tplc="04050005" w:tentative="1">
      <w:start w:val="1"/>
      <w:numFmt w:val="bullet"/>
      <w:lvlText w:val=""/>
      <w:lvlJc w:val="left"/>
      <w:pPr>
        <w:ind w:left="2517" w:hanging="360"/>
      </w:pPr>
      <w:rPr>
        <w:rFonts w:ascii="Wingdings" w:hAnsi="Wingdings" w:hint="default"/>
      </w:rPr>
    </w:lvl>
    <w:lvl w:ilvl="3" w:tplc="04050001" w:tentative="1">
      <w:start w:val="1"/>
      <w:numFmt w:val="bullet"/>
      <w:lvlText w:val=""/>
      <w:lvlJc w:val="left"/>
      <w:pPr>
        <w:ind w:left="3237" w:hanging="360"/>
      </w:pPr>
      <w:rPr>
        <w:rFonts w:ascii="Symbol" w:hAnsi="Symbol" w:hint="default"/>
      </w:rPr>
    </w:lvl>
    <w:lvl w:ilvl="4" w:tplc="04050003" w:tentative="1">
      <w:start w:val="1"/>
      <w:numFmt w:val="bullet"/>
      <w:lvlText w:val="o"/>
      <w:lvlJc w:val="left"/>
      <w:pPr>
        <w:ind w:left="3957" w:hanging="360"/>
      </w:pPr>
      <w:rPr>
        <w:rFonts w:ascii="Courier New" w:hAnsi="Courier New" w:cs="Courier New" w:hint="default"/>
      </w:rPr>
    </w:lvl>
    <w:lvl w:ilvl="5" w:tplc="04050005" w:tentative="1">
      <w:start w:val="1"/>
      <w:numFmt w:val="bullet"/>
      <w:lvlText w:val=""/>
      <w:lvlJc w:val="left"/>
      <w:pPr>
        <w:ind w:left="4677" w:hanging="360"/>
      </w:pPr>
      <w:rPr>
        <w:rFonts w:ascii="Wingdings" w:hAnsi="Wingdings" w:hint="default"/>
      </w:rPr>
    </w:lvl>
    <w:lvl w:ilvl="6" w:tplc="04050001" w:tentative="1">
      <w:start w:val="1"/>
      <w:numFmt w:val="bullet"/>
      <w:lvlText w:val=""/>
      <w:lvlJc w:val="left"/>
      <w:pPr>
        <w:ind w:left="5397" w:hanging="360"/>
      </w:pPr>
      <w:rPr>
        <w:rFonts w:ascii="Symbol" w:hAnsi="Symbol" w:hint="default"/>
      </w:rPr>
    </w:lvl>
    <w:lvl w:ilvl="7" w:tplc="04050003" w:tentative="1">
      <w:start w:val="1"/>
      <w:numFmt w:val="bullet"/>
      <w:lvlText w:val="o"/>
      <w:lvlJc w:val="left"/>
      <w:pPr>
        <w:ind w:left="6117" w:hanging="360"/>
      </w:pPr>
      <w:rPr>
        <w:rFonts w:ascii="Courier New" w:hAnsi="Courier New" w:cs="Courier New" w:hint="default"/>
      </w:rPr>
    </w:lvl>
    <w:lvl w:ilvl="8" w:tplc="04050005" w:tentative="1">
      <w:start w:val="1"/>
      <w:numFmt w:val="bullet"/>
      <w:lvlText w:val=""/>
      <w:lvlJc w:val="left"/>
      <w:pPr>
        <w:ind w:left="6837" w:hanging="360"/>
      </w:pPr>
      <w:rPr>
        <w:rFonts w:ascii="Wingdings" w:hAnsi="Wingdings" w:hint="default"/>
      </w:rPr>
    </w:lvl>
  </w:abstractNum>
  <w:abstractNum w:abstractNumId="4" w15:restartNumberingAfterBreak="0">
    <w:nsid w:val="25F306D9"/>
    <w:multiLevelType w:val="hybridMultilevel"/>
    <w:tmpl w:val="E6481A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2FAE5F52"/>
    <w:multiLevelType w:val="hybridMultilevel"/>
    <w:tmpl w:val="55341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F5272"/>
    <w:multiLevelType w:val="hybridMultilevel"/>
    <w:tmpl w:val="3D52D956"/>
    <w:lvl w:ilvl="0" w:tplc="E10E7BAE">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7" w15:restartNumberingAfterBreak="0">
    <w:nsid w:val="3E365AA7"/>
    <w:multiLevelType w:val="multilevel"/>
    <w:tmpl w:val="221021A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EAC167E"/>
    <w:multiLevelType w:val="hybridMultilevel"/>
    <w:tmpl w:val="48C07E46"/>
    <w:lvl w:ilvl="0" w:tplc="04050001">
      <w:start w:val="1"/>
      <w:numFmt w:val="bullet"/>
      <w:lvlText w:val=""/>
      <w:lvlJc w:val="left"/>
      <w:pPr>
        <w:ind w:left="1077" w:hanging="360"/>
      </w:pPr>
      <w:rPr>
        <w:rFonts w:ascii="Symbol" w:hAnsi="Symbol" w:hint="default"/>
      </w:rPr>
    </w:lvl>
    <w:lvl w:ilvl="1" w:tplc="04050003">
      <w:start w:val="1"/>
      <w:numFmt w:val="bullet"/>
      <w:lvlText w:val="o"/>
      <w:lvlJc w:val="left"/>
      <w:pPr>
        <w:ind w:left="1797" w:hanging="360"/>
      </w:pPr>
      <w:rPr>
        <w:rFonts w:ascii="Courier New" w:hAnsi="Courier New" w:cs="Courier New" w:hint="default"/>
      </w:rPr>
    </w:lvl>
    <w:lvl w:ilvl="2" w:tplc="04050005" w:tentative="1">
      <w:start w:val="1"/>
      <w:numFmt w:val="bullet"/>
      <w:lvlText w:val=""/>
      <w:lvlJc w:val="left"/>
      <w:pPr>
        <w:ind w:left="2517" w:hanging="360"/>
      </w:pPr>
      <w:rPr>
        <w:rFonts w:ascii="Wingdings" w:hAnsi="Wingdings" w:hint="default"/>
      </w:rPr>
    </w:lvl>
    <w:lvl w:ilvl="3" w:tplc="04050001" w:tentative="1">
      <w:start w:val="1"/>
      <w:numFmt w:val="bullet"/>
      <w:lvlText w:val=""/>
      <w:lvlJc w:val="left"/>
      <w:pPr>
        <w:ind w:left="3237" w:hanging="360"/>
      </w:pPr>
      <w:rPr>
        <w:rFonts w:ascii="Symbol" w:hAnsi="Symbol" w:hint="default"/>
      </w:rPr>
    </w:lvl>
    <w:lvl w:ilvl="4" w:tplc="04050003" w:tentative="1">
      <w:start w:val="1"/>
      <w:numFmt w:val="bullet"/>
      <w:lvlText w:val="o"/>
      <w:lvlJc w:val="left"/>
      <w:pPr>
        <w:ind w:left="3957" w:hanging="360"/>
      </w:pPr>
      <w:rPr>
        <w:rFonts w:ascii="Courier New" w:hAnsi="Courier New" w:cs="Courier New" w:hint="default"/>
      </w:rPr>
    </w:lvl>
    <w:lvl w:ilvl="5" w:tplc="04050005" w:tentative="1">
      <w:start w:val="1"/>
      <w:numFmt w:val="bullet"/>
      <w:lvlText w:val=""/>
      <w:lvlJc w:val="left"/>
      <w:pPr>
        <w:ind w:left="4677" w:hanging="360"/>
      </w:pPr>
      <w:rPr>
        <w:rFonts w:ascii="Wingdings" w:hAnsi="Wingdings" w:hint="default"/>
      </w:rPr>
    </w:lvl>
    <w:lvl w:ilvl="6" w:tplc="04050001" w:tentative="1">
      <w:start w:val="1"/>
      <w:numFmt w:val="bullet"/>
      <w:lvlText w:val=""/>
      <w:lvlJc w:val="left"/>
      <w:pPr>
        <w:ind w:left="5397" w:hanging="360"/>
      </w:pPr>
      <w:rPr>
        <w:rFonts w:ascii="Symbol" w:hAnsi="Symbol" w:hint="default"/>
      </w:rPr>
    </w:lvl>
    <w:lvl w:ilvl="7" w:tplc="04050003" w:tentative="1">
      <w:start w:val="1"/>
      <w:numFmt w:val="bullet"/>
      <w:lvlText w:val="o"/>
      <w:lvlJc w:val="left"/>
      <w:pPr>
        <w:ind w:left="6117" w:hanging="360"/>
      </w:pPr>
      <w:rPr>
        <w:rFonts w:ascii="Courier New" w:hAnsi="Courier New" w:cs="Courier New" w:hint="default"/>
      </w:rPr>
    </w:lvl>
    <w:lvl w:ilvl="8" w:tplc="04050005" w:tentative="1">
      <w:start w:val="1"/>
      <w:numFmt w:val="bullet"/>
      <w:lvlText w:val=""/>
      <w:lvlJc w:val="left"/>
      <w:pPr>
        <w:ind w:left="6837" w:hanging="360"/>
      </w:pPr>
      <w:rPr>
        <w:rFonts w:ascii="Wingdings" w:hAnsi="Wingdings" w:hint="default"/>
      </w:rPr>
    </w:lvl>
  </w:abstractNum>
  <w:abstractNum w:abstractNumId="9" w15:restartNumberingAfterBreak="0">
    <w:nsid w:val="43E14FFC"/>
    <w:multiLevelType w:val="hybridMultilevel"/>
    <w:tmpl w:val="7D0CC6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4B81658"/>
    <w:multiLevelType w:val="multilevel"/>
    <w:tmpl w:val="221021A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EF94FDE"/>
    <w:multiLevelType w:val="hybridMultilevel"/>
    <w:tmpl w:val="EF38F760"/>
    <w:lvl w:ilvl="0" w:tplc="04050001">
      <w:start w:val="1"/>
      <w:numFmt w:val="bullet"/>
      <w:lvlText w:val=""/>
      <w:lvlJc w:val="left"/>
      <w:pPr>
        <w:ind w:left="4330" w:hanging="360"/>
      </w:pPr>
      <w:rPr>
        <w:rFonts w:ascii="Symbol" w:hAnsi="Symbol" w:hint="default"/>
      </w:rPr>
    </w:lvl>
    <w:lvl w:ilvl="1" w:tplc="04050003" w:tentative="1">
      <w:start w:val="1"/>
      <w:numFmt w:val="bullet"/>
      <w:lvlText w:val="o"/>
      <w:lvlJc w:val="left"/>
      <w:pPr>
        <w:ind w:left="5050" w:hanging="360"/>
      </w:pPr>
      <w:rPr>
        <w:rFonts w:ascii="Courier New" w:hAnsi="Courier New" w:cs="Courier New" w:hint="default"/>
      </w:rPr>
    </w:lvl>
    <w:lvl w:ilvl="2" w:tplc="04050005" w:tentative="1">
      <w:start w:val="1"/>
      <w:numFmt w:val="bullet"/>
      <w:lvlText w:val=""/>
      <w:lvlJc w:val="left"/>
      <w:pPr>
        <w:ind w:left="5770" w:hanging="360"/>
      </w:pPr>
      <w:rPr>
        <w:rFonts w:ascii="Wingdings" w:hAnsi="Wingdings" w:hint="default"/>
      </w:rPr>
    </w:lvl>
    <w:lvl w:ilvl="3" w:tplc="04050001" w:tentative="1">
      <w:start w:val="1"/>
      <w:numFmt w:val="bullet"/>
      <w:lvlText w:val=""/>
      <w:lvlJc w:val="left"/>
      <w:pPr>
        <w:ind w:left="6490" w:hanging="360"/>
      </w:pPr>
      <w:rPr>
        <w:rFonts w:ascii="Symbol" w:hAnsi="Symbol" w:hint="default"/>
      </w:rPr>
    </w:lvl>
    <w:lvl w:ilvl="4" w:tplc="04050003" w:tentative="1">
      <w:start w:val="1"/>
      <w:numFmt w:val="bullet"/>
      <w:lvlText w:val="o"/>
      <w:lvlJc w:val="left"/>
      <w:pPr>
        <w:ind w:left="7210" w:hanging="360"/>
      </w:pPr>
      <w:rPr>
        <w:rFonts w:ascii="Courier New" w:hAnsi="Courier New" w:cs="Courier New" w:hint="default"/>
      </w:rPr>
    </w:lvl>
    <w:lvl w:ilvl="5" w:tplc="04050005" w:tentative="1">
      <w:start w:val="1"/>
      <w:numFmt w:val="bullet"/>
      <w:lvlText w:val=""/>
      <w:lvlJc w:val="left"/>
      <w:pPr>
        <w:ind w:left="7930" w:hanging="360"/>
      </w:pPr>
      <w:rPr>
        <w:rFonts w:ascii="Wingdings" w:hAnsi="Wingdings" w:hint="default"/>
      </w:rPr>
    </w:lvl>
    <w:lvl w:ilvl="6" w:tplc="04050001" w:tentative="1">
      <w:start w:val="1"/>
      <w:numFmt w:val="bullet"/>
      <w:lvlText w:val=""/>
      <w:lvlJc w:val="left"/>
      <w:pPr>
        <w:ind w:left="8650" w:hanging="360"/>
      </w:pPr>
      <w:rPr>
        <w:rFonts w:ascii="Symbol" w:hAnsi="Symbol" w:hint="default"/>
      </w:rPr>
    </w:lvl>
    <w:lvl w:ilvl="7" w:tplc="04050003" w:tentative="1">
      <w:start w:val="1"/>
      <w:numFmt w:val="bullet"/>
      <w:lvlText w:val="o"/>
      <w:lvlJc w:val="left"/>
      <w:pPr>
        <w:ind w:left="9370" w:hanging="360"/>
      </w:pPr>
      <w:rPr>
        <w:rFonts w:ascii="Courier New" w:hAnsi="Courier New" w:cs="Courier New" w:hint="default"/>
      </w:rPr>
    </w:lvl>
    <w:lvl w:ilvl="8" w:tplc="04050005" w:tentative="1">
      <w:start w:val="1"/>
      <w:numFmt w:val="bullet"/>
      <w:lvlText w:val=""/>
      <w:lvlJc w:val="left"/>
      <w:pPr>
        <w:ind w:left="10090" w:hanging="360"/>
      </w:pPr>
      <w:rPr>
        <w:rFonts w:ascii="Wingdings" w:hAnsi="Wingdings" w:hint="default"/>
      </w:rPr>
    </w:lvl>
  </w:abstractNum>
  <w:abstractNum w:abstractNumId="12" w15:restartNumberingAfterBreak="0">
    <w:nsid w:val="5F4D5A0B"/>
    <w:multiLevelType w:val="multilevel"/>
    <w:tmpl w:val="A27A958C"/>
    <w:lvl w:ilvl="0">
      <w:start w:val="1"/>
      <w:numFmt w:val="decimal"/>
      <w:lvlText w:val="%1."/>
      <w:lvlJc w:val="left"/>
      <w:pPr>
        <w:ind w:left="4472" w:hanging="360"/>
      </w:pPr>
    </w:lvl>
    <w:lvl w:ilvl="1">
      <w:start w:val="1"/>
      <w:numFmt w:val="decimal"/>
      <w:isLgl/>
      <w:lvlText w:val="%2"/>
      <w:lvlJc w:val="left"/>
      <w:pPr>
        <w:ind w:left="720" w:hanging="360"/>
      </w:pPr>
      <w:rPr>
        <w:rFonts w:ascii="Times New Roman" w:eastAsiaTheme="minorHAnsi" w:hAnsi="Times New Roman" w:cs="Times New Roman"/>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5EE7B23"/>
    <w:multiLevelType w:val="multilevel"/>
    <w:tmpl w:val="957408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4"/>
  </w:num>
  <w:num w:numId="2">
    <w:abstractNumId w:val="11"/>
  </w:num>
  <w:num w:numId="3">
    <w:abstractNumId w:val="12"/>
  </w:num>
  <w:num w:numId="4">
    <w:abstractNumId w:val="6"/>
  </w:num>
  <w:num w:numId="5">
    <w:abstractNumId w:val="8"/>
  </w:num>
  <w:num w:numId="6">
    <w:abstractNumId w:val="3"/>
  </w:num>
  <w:num w:numId="7">
    <w:abstractNumId w:val="13"/>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7"/>
  </w:num>
  <w:num w:numId="15">
    <w:abstractNumId w:val="10"/>
  </w:num>
  <w:num w:numId="16">
    <w:abstractNumId w:val="2"/>
  </w:num>
  <w:num w:numId="17">
    <w:abstractNumId w:val="0"/>
  </w:num>
  <w:num w:numId="18">
    <w:abstractNumId w:val="5"/>
  </w:num>
  <w:num w:numId="19">
    <w:abstractNumId w:val="9"/>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náš Gaigr2">
    <w15:presenceInfo w15:providerId="None" w15:userId="Jonáš Gaigr2"/>
  </w15:person>
  <w15:person w15:author="Lenka Jeřábková">
    <w15:presenceInfo w15:providerId="None" w15:userId="Lenka Jeřábková"/>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892"/>
    <w:rsid w:val="000054F7"/>
    <w:rsid w:val="00010799"/>
    <w:rsid w:val="00010B41"/>
    <w:rsid w:val="00013F95"/>
    <w:rsid w:val="0001537B"/>
    <w:rsid w:val="00022C1B"/>
    <w:rsid w:val="000230EC"/>
    <w:rsid w:val="00024B83"/>
    <w:rsid w:val="00025279"/>
    <w:rsid w:val="0002557C"/>
    <w:rsid w:val="00027C61"/>
    <w:rsid w:val="00030F43"/>
    <w:rsid w:val="00034B12"/>
    <w:rsid w:val="000366AC"/>
    <w:rsid w:val="00037C31"/>
    <w:rsid w:val="00043E10"/>
    <w:rsid w:val="00046124"/>
    <w:rsid w:val="00046A1A"/>
    <w:rsid w:val="00047E5C"/>
    <w:rsid w:val="00054405"/>
    <w:rsid w:val="00054F63"/>
    <w:rsid w:val="000607C9"/>
    <w:rsid w:val="00060AAF"/>
    <w:rsid w:val="000620C9"/>
    <w:rsid w:val="00063DFD"/>
    <w:rsid w:val="00066E60"/>
    <w:rsid w:val="0006713E"/>
    <w:rsid w:val="0007011C"/>
    <w:rsid w:val="00071E42"/>
    <w:rsid w:val="0007586D"/>
    <w:rsid w:val="0008018E"/>
    <w:rsid w:val="0008272F"/>
    <w:rsid w:val="00082E4E"/>
    <w:rsid w:val="000845B0"/>
    <w:rsid w:val="00086458"/>
    <w:rsid w:val="000902B6"/>
    <w:rsid w:val="00090BC6"/>
    <w:rsid w:val="0009698A"/>
    <w:rsid w:val="00097259"/>
    <w:rsid w:val="000A250E"/>
    <w:rsid w:val="000A43C8"/>
    <w:rsid w:val="000A43DD"/>
    <w:rsid w:val="000A5242"/>
    <w:rsid w:val="000A7EAE"/>
    <w:rsid w:val="000B3030"/>
    <w:rsid w:val="000B348C"/>
    <w:rsid w:val="000B4091"/>
    <w:rsid w:val="000B4A8C"/>
    <w:rsid w:val="000C45BA"/>
    <w:rsid w:val="000C552E"/>
    <w:rsid w:val="000C5DE0"/>
    <w:rsid w:val="000C7D02"/>
    <w:rsid w:val="000D0C01"/>
    <w:rsid w:val="000E02FC"/>
    <w:rsid w:val="000E2851"/>
    <w:rsid w:val="000F0526"/>
    <w:rsid w:val="000F20AD"/>
    <w:rsid w:val="000F429D"/>
    <w:rsid w:val="00100C82"/>
    <w:rsid w:val="00115C01"/>
    <w:rsid w:val="00117F50"/>
    <w:rsid w:val="00121041"/>
    <w:rsid w:val="00125F6B"/>
    <w:rsid w:val="001270B2"/>
    <w:rsid w:val="001377D4"/>
    <w:rsid w:val="001439DF"/>
    <w:rsid w:val="00143EC7"/>
    <w:rsid w:val="0014407D"/>
    <w:rsid w:val="00151EA8"/>
    <w:rsid w:val="001549CB"/>
    <w:rsid w:val="00155142"/>
    <w:rsid w:val="00155456"/>
    <w:rsid w:val="00160690"/>
    <w:rsid w:val="0016608F"/>
    <w:rsid w:val="001679D7"/>
    <w:rsid w:val="0019263A"/>
    <w:rsid w:val="001953C7"/>
    <w:rsid w:val="00197BA0"/>
    <w:rsid w:val="001A01F1"/>
    <w:rsid w:val="001B0B78"/>
    <w:rsid w:val="001B61FD"/>
    <w:rsid w:val="001B678D"/>
    <w:rsid w:val="001B6E12"/>
    <w:rsid w:val="001C109D"/>
    <w:rsid w:val="001C5A5E"/>
    <w:rsid w:val="001D1E53"/>
    <w:rsid w:val="001D311F"/>
    <w:rsid w:val="001D4987"/>
    <w:rsid w:val="001D72A4"/>
    <w:rsid w:val="001D7C81"/>
    <w:rsid w:val="001E2BEE"/>
    <w:rsid w:val="001E6925"/>
    <w:rsid w:val="001F2CF6"/>
    <w:rsid w:val="001F5EE7"/>
    <w:rsid w:val="001F67BD"/>
    <w:rsid w:val="002036C8"/>
    <w:rsid w:val="00207170"/>
    <w:rsid w:val="00213848"/>
    <w:rsid w:val="0022243E"/>
    <w:rsid w:val="00223C01"/>
    <w:rsid w:val="00231F40"/>
    <w:rsid w:val="002378EB"/>
    <w:rsid w:val="00237969"/>
    <w:rsid w:val="002468CB"/>
    <w:rsid w:val="0025226D"/>
    <w:rsid w:val="00253E23"/>
    <w:rsid w:val="00254EFE"/>
    <w:rsid w:val="002576ED"/>
    <w:rsid w:val="002610FE"/>
    <w:rsid w:val="00263C29"/>
    <w:rsid w:val="00267EBE"/>
    <w:rsid w:val="00270B06"/>
    <w:rsid w:val="00274B3B"/>
    <w:rsid w:val="00276117"/>
    <w:rsid w:val="00277A60"/>
    <w:rsid w:val="00277CA6"/>
    <w:rsid w:val="00285A3D"/>
    <w:rsid w:val="002869B4"/>
    <w:rsid w:val="00286CCC"/>
    <w:rsid w:val="0029111A"/>
    <w:rsid w:val="00292A0D"/>
    <w:rsid w:val="002944E8"/>
    <w:rsid w:val="002954F7"/>
    <w:rsid w:val="00295CE9"/>
    <w:rsid w:val="00296B39"/>
    <w:rsid w:val="002A673F"/>
    <w:rsid w:val="002B63DE"/>
    <w:rsid w:val="002B6CBB"/>
    <w:rsid w:val="002C122C"/>
    <w:rsid w:val="002C1391"/>
    <w:rsid w:val="002C7815"/>
    <w:rsid w:val="002D45DB"/>
    <w:rsid w:val="002D7E9F"/>
    <w:rsid w:val="002E01AF"/>
    <w:rsid w:val="002E1C3A"/>
    <w:rsid w:val="002E1DB7"/>
    <w:rsid w:val="002E66F7"/>
    <w:rsid w:val="002F0F46"/>
    <w:rsid w:val="002F113F"/>
    <w:rsid w:val="002F350E"/>
    <w:rsid w:val="002F57C2"/>
    <w:rsid w:val="002F608D"/>
    <w:rsid w:val="0030298E"/>
    <w:rsid w:val="00302E0E"/>
    <w:rsid w:val="003032E5"/>
    <w:rsid w:val="00304879"/>
    <w:rsid w:val="00304CDD"/>
    <w:rsid w:val="003162DC"/>
    <w:rsid w:val="0031660F"/>
    <w:rsid w:val="003228CD"/>
    <w:rsid w:val="003234BA"/>
    <w:rsid w:val="003350E9"/>
    <w:rsid w:val="00340AF6"/>
    <w:rsid w:val="003446B0"/>
    <w:rsid w:val="003512E7"/>
    <w:rsid w:val="0035142C"/>
    <w:rsid w:val="00351A57"/>
    <w:rsid w:val="00352701"/>
    <w:rsid w:val="00355D7F"/>
    <w:rsid w:val="003570B6"/>
    <w:rsid w:val="0035791B"/>
    <w:rsid w:val="00360730"/>
    <w:rsid w:val="003622FA"/>
    <w:rsid w:val="00372466"/>
    <w:rsid w:val="00377C38"/>
    <w:rsid w:val="003816FA"/>
    <w:rsid w:val="0038280C"/>
    <w:rsid w:val="00382C14"/>
    <w:rsid w:val="00385B21"/>
    <w:rsid w:val="00385E85"/>
    <w:rsid w:val="00395357"/>
    <w:rsid w:val="00395A92"/>
    <w:rsid w:val="003A3AD8"/>
    <w:rsid w:val="003A5374"/>
    <w:rsid w:val="003A7D14"/>
    <w:rsid w:val="003B0C6F"/>
    <w:rsid w:val="003B209C"/>
    <w:rsid w:val="003B3DD6"/>
    <w:rsid w:val="003B4F64"/>
    <w:rsid w:val="003C1589"/>
    <w:rsid w:val="003C1B27"/>
    <w:rsid w:val="003C1F26"/>
    <w:rsid w:val="003D2FF1"/>
    <w:rsid w:val="003E5BB1"/>
    <w:rsid w:val="003F4A5E"/>
    <w:rsid w:val="003F662A"/>
    <w:rsid w:val="00412A47"/>
    <w:rsid w:val="00413EBE"/>
    <w:rsid w:val="00414A60"/>
    <w:rsid w:val="004159B6"/>
    <w:rsid w:val="00423E14"/>
    <w:rsid w:val="004345AB"/>
    <w:rsid w:val="00435C8F"/>
    <w:rsid w:val="00454609"/>
    <w:rsid w:val="0045731B"/>
    <w:rsid w:val="00464343"/>
    <w:rsid w:val="0046601F"/>
    <w:rsid w:val="00474109"/>
    <w:rsid w:val="00475DA0"/>
    <w:rsid w:val="0047643E"/>
    <w:rsid w:val="00476B7D"/>
    <w:rsid w:val="00482750"/>
    <w:rsid w:val="00485546"/>
    <w:rsid w:val="004863F1"/>
    <w:rsid w:val="0048646E"/>
    <w:rsid w:val="00486921"/>
    <w:rsid w:val="00486CAC"/>
    <w:rsid w:val="0048712E"/>
    <w:rsid w:val="004909A7"/>
    <w:rsid w:val="00492727"/>
    <w:rsid w:val="004944BA"/>
    <w:rsid w:val="00494904"/>
    <w:rsid w:val="004951E1"/>
    <w:rsid w:val="004A3CBD"/>
    <w:rsid w:val="004A744D"/>
    <w:rsid w:val="004B3047"/>
    <w:rsid w:val="004B478F"/>
    <w:rsid w:val="004B666B"/>
    <w:rsid w:val="004C1905"/>
    <w:rsid w:val="004C5FE6"/>
    <w:rsid w:val="004C7846"/>
    <w:rsid w:val="004D759C"/>
    <w:rsid w:val="004D793C"/>
    <w:rsid w:val="004E211E"/>
    <w:rsid w:val="004F5995"/>
    <w:rsid w:val="0050374A"/>
    <w:rsid w:val="0051142E"/>
    <w:rsid w:val="005164DF"/>
    <w:rsid w:val="00524882"/>
    <w:rsid w:val="00551FD7"/>
    <w:rsid w:val="0056454D"/>
    <w:rsid w:val="005660E2"/>
    <w:rsid w:val="00567100"/>
    <w:rsid w:val="00571C0C"/>
    <w:rsid w:val="005760D5"/>
    <w:rsid w:val="00576157"/>
    <w:rsid w:val="00581C87"/>
    <w:rsid w:val="00582306"/>
    <w:rsid w:val="00582FA1"/>
    <w:rsid w:val="00587AC2"/>
    <w:rsid w:val="0059606E"/>
    <w:rsid w:val="005A1C98"/>
    <w:rsid w:val="005A2918"/>
    <w:rsid w:val="005A4815"/>
    <w:rsid w:val="005A514A"/>
    <w:rsid w:val="005A5684"/>
    <w:rsid w:val="005B01DD"/>
    <w:rsid w:val="005C11A0"/>
    <w:rsid w:val="005C3804"/>
    <w:rsid w:val="005C44E4"/>
    <w:rsid w:val="005C51C0"/>
    <w:rsid w:val="005D1C2C"/>
    <w:rsid w:val="005D2CFD"/>
    <w:rsid w:val="005D53BB"/>
    <w:rsid w:val="005D5ABC"/>
    <w:rsid w:val="005E686E"/>
    <w:rsid w:val="005E6A78"/>
    <w:rsid w:val="005F0739"/>
    <w:rsid w:val="005F0ED2"/>
    <w:rsid w:val="00601832"/>
    <w:rsid w:val="00612066"/>
    <w:rsid w:val="00612A64"/>
    <w:rsid w:val="006149FE"/>
    <w:rsid w:val="006241E4"/>
    <w:rsid w:val="00627B74"/>
    <w:rsid w:val="00630DEE"/>
    <w:rsid w:val="00631356"/>
    <w:rsid w:val="00631DF6"/>
    <w:rsid w:val="00631EE4"/>
    <w:rsid w:val="00635CAA"/>
    <w:rsid w:val="00647CCF"/>
    <w:rsid w:val="00650307"/>
    <w:rsid w:val="006632DC"/>
    <w:rsid w:val="006646F1"/>
    <w:rsid w:val="00675C2A"/>
    <w:rsid w:val="006809E6"/>
    <w:rsid w:val="00680C5F"/>
    <w:rsid w:val="0068482D"/>
    <w:rsid w:val="006903DB"/>
    <w:rsid w:val="006915BF"/>
    <w:rsid w:val="00692903"/>
    <w:rsid w:val="0069626A"/>
    <w:rsid w:val="006967BA"/>
    <w:rsid w:val="006A2497"/>
    <w:rsid w:val="006B0CBA"/>
    <w:rsid w:val="006C0094"/>
    <w:rsid w:val="006C14B3"/>
    <w:rsid w:val="006C2CCB"/>
    <w:rsid w:val="006C3184"/>
    <w:rsid w:val="006C6DE6"/>
    <w:rsid w:val="006D2F59"/>
    <w:rsid w:val="006E191D"/>
    <w:rsid w:val="006E36BB"/>
    <w:rsid w:val="006F2E21"/>
    <w:rsid w:val="006F3159"/>
    <w:rsid w:val="006F4BDB"/>
    <w:rsid w:val="00702089"/>
    <w:rsid w:val="0070472A"/>
    <w:rsid w:val="007061EF"/>
    <w:rsid w:val="007100E3"/>
    <w:rsid w:val="007128E8"/>
    <w:rsid w:val="00712BAC"/>
    <w:rsid w:val="007136AB"/>
    <w:rsid w:val="00723A68"/>
    <w:rsid w:val="007240A1"/>
    <w:rsid w:val="00724160"/>
    <w:rsid w:val="00726D97"/>
    <w:rsid w:val="007365B7"/>
    <w:rsid w:val="0074350F"/>
    <w:rsid w:val="007474E1"/>
    <w:rsid w:val="007477F5"/>
    <w:rsid w:val="00751791"/>
    <w:rsid w:val="00752E4D"/>
    <w:rsid w:val="00762364"/>
    <w:rsid w:val="00764017"/>
    <w:rsid w:val="0076637B"/>
    <w:rsid w:val="00777D68"/>
    <w:rsid w:val="007801BA"/>
    <w:rsid w:val="007803CE"/>
    <w:rsid w:val="00782768"/>
    <w:rsid w:val="00783FBA"/>
    <w:rsid w:val="00785C20"/>
    <w:rsid w:val="00791F4D"/>
    <w:rsid w:val="00796775"/>
    <w:rsid w:val="0079788B"/>
    <w:rsid w:val="007A0B60"/>
    <w:rsid w:val="007A268B"/>
    <w:rsid w:val="007A45FB"/>
    <w:rsid w:val="007A57B8"/>
    <w:rsid w:val="007A746F"/>
    <w:rsid w:val="007B0EAC"/>
    <w:rsid w:val="007B35D2"/>
    <w:rsid w:val="007B6AC0"/>
    <w:rsid w:val="007B6FE9"/>
    <w:rsid w:val="007C052C"/>
    <w:rsid w:val="007D2D2B"/>
    <w:rsid w:val="007D45C5"/>
    <w:rsid w:val="007D4704"/>
    <w:rsid w:val="007D680C"/>
    <w:rsid w:val="007D6891"/>
    <w:rsid w:val="007D7B05"/>
    <w:rsid w:val="007E0676"/>
    <w:rsid w:val="007E49D3"/>
    <w:rsid w:val="007E5F63"/>
    <w:rsid w:val="007F5476"/>
    <w:rsid w:val="00800859"/>
    <w:rsid w:val="0080428C"/>
    <w:rsid w:val="00805929"/>
    <w:rsid w:val="008063B3"/>
    <w:rsid w:val="008131BB"/>
    <w:rsid w:val="00816019"/>
    <w:rsid w:val="008208BD"/>
    <w:rsid w:val="008208DB"/>
    <w:rsid w:val="00821972"/>
    <w:rsid w:val="00822613"/>
    <w:rsid w:val="00822EDB"/>
    <w:rsid w:val="00831FB9"/>
    <w:rsid w:val="008332BD"/>
    <w:rsid w:val="00836B74"/>
    <w:rsid w:val="00845FFF"/>
    <w:rsid w:val="00846260"/>
    <w:rsid w:val="00852626"/>
    <w:rsid w:val="008664E9"/>
    <w:rsid w:val="00875821"/>
    <w:rsid w:val="00882A7C"/>
    <w:rsid w:val="00884F08"/>
    <w:rsid w:val="00887811"/>
    <w:rsid w:val="0089105A"/>
    <w:rsid w:val="00896853"/>
    <w:rsid w:val="00897D74"/>
    <w:rsid w:val="008A15E8"/>
    <w:rsid w:val="008B27FA"/>
    <w:rsid w:val="008B3FC0"/>
    <w:rsid w:val="008B52A4"/>
    <w:rsid w:val="008C2A57"/>
    <w:rsid w:val="008D02D2"/>
    <w:rsid w:val="008D34B3"/>
    <w:rsid w:val="008D4592"/>
    <w:rsid w:val="008D6828"/>
    <w:rsid w:val="008E6684"/>
    <w:rsid w:val="008F6CDD"/>
    <w:rsid w:val="0090427D"/>
    <w:rsid w:val="00904322"/>
    <w:rsid w:val="009426C7"/>
    <w:rsid w:val="00944556"/>
    <w:rsid w:val="00944CE0"/>
    <w:rsid w:val="00952B0F"/>
    <w:rsid w:val="0095384A"/>
    <w:rsid w:val="0095666D"/>
    <w:rsid w:val="0096024A"/>
    <w:rsid w:val="00966ACF"/>
    <w:rsid w:val="00970894"/>
    <w:rsid w:val="0097110E"/>
    <w:rsid w:val="0098060D"/>
    <w:rsid w:val="00986F21"/>
    <w:rsid w:val="009945AC"/>
    <w:rsid w:val="009A1CB9"/>
    <w:rsid w:val="009A2592"/>
    <w:rsid w:val="009A41D7"/>
    <w:rsid w:val="009A440E"/>
    <w:rsid w:val="009A71CF"/>
    <w:rsid w:val="009A7560"/>
    <w:rsid w:val="009B3567"/>
    <w:rsid w:val="009B3F94"/>
    <w:rsid w:val="009B5B26"/>
    <w:rsid w:val="009B6519"/>
    <w:rsid w:val="009C0892"/>
    <w:rsid w:val="009C3330"/>
    <w:rsid w:val="009C64B7"/>
    <w:rsid w:val="009D61B7"/>
    <w:rsid w:val="009E019F"/>
    <w:rsid w:val="009E1BB4"/>
    <w:rsid w:val="009F420A"/>
    <w:rsid w:val="009F6986"/>
    <w:rsid w:val="00A04575"/>
    <w:rsid w:val="00A06927"/>
    <w:rsid w:val="00A106F5"/>
    <w:rsid w:val="00A17893"/>
    <w:rsid w:val="00A21C16"/>
    <w:rsid w:val="00A22316"/>
    <w:rsid w:val="00A23466"/>
    <w:rsid w:val="00A238DE"/>
    <w:rsid w:val="00A26E75"/>
    <w:rsid w:val="00A30BC0"/>
    <w:rsid w:val="00A36411"/>
    <w:rsid w:val="00A376EE"/>
    <w:rsid w:val="00A47367"/>
    <w:rsid w:val="00A51963"/>
    <w:rsid w:val="00A629D7"/>
    <w:rsid w:val="00A636C4"/>
    <w:rsid w:val="00A733C8"/>
    <w:rsid w:val="00A7675B"/>
    <w:rsid w:val="00A772DC"/>
    <w:rsid w:val="00A83B56"/>
    <w:rsid w:val="00A87A43"/>
    <w:rsid w:val="00A93B3C"/>
    <w:rsid w:val="00A962ED"/>
    <w:rsid w:val="00AA1BFF"/>
    <w:rsid w:val="00AA1C9B"/>
    <w:rsid w:val="00AA4F1F"/>
    <w:rsid w:val="00AA5262"/>
    <w:rsid w:val="00AB03EE"/>
    <w:rsid w:val="00AB1693"/>
    <w:rsid w:val="00AB315C"/>
    <w:rsid w:val="00AB6E3C"/>
    <w:rsid w:val="00AB70DE"/>
    <w:rsid w:val="00AC00D4"/>
    <w:rsid w:val="00AC231F"/>
    <w:rsid w:val="00AD5505"/>
    <w:rsid w:val="00AE0CF7"/>
    <w:rsid w:val="00AE45FD"/>
    <w:rsid w:val="00AE47A4"/>
    <w:rsid w:val="00AE5A94"/>
    <w:rsid w:val="00AF0291"/>
    <w:rsid w:val="00AF1B3A"/>
    <w:rsid w:val="00B02695"/>
    <w:rsid w:val="00B07A6D"/>
    <w:rsid w:val="00B149EE"/>
    <w:rsid w:val="00B1510E"/>
    <w:rsid w:val="00B334DE"/>
    <w:rsid w:val="00B4066C"/>
    <w:rsid w:val="00B42EDC"/>
    <w:rsid w:val="00B43944"/>
    <w:rsid w:val="00B46C24"/>
    <w:rsid w:val="00B5368D"/>
    <w:rsid w:val="00B5625A"/>
    <w:rsid w:val="00B60638"/>
    <w:rsid w:val="00B63D31"/>
    <w:rsid w:val="00B67A88"/>
    <w:rsid w:val="00B83862"/>
    <w:rsid w:val="00B84E26"/>
    <w:rsid w:val="00B933FB"/>
    <w:rsid w:val="00BA30CC"/>
    <w:rsid w:val="00BA4E85"/>
    <w:rsid w:val="00BB1661"/>
    <w:rsid w:val="00BB28C3"/>
    <w:rsid w:val="00BB40BE"/>
    <w:rsid w:val="00BB4A55"/>
    <w:rsid w:val="00BB6A78"/>
    <w:rsid w:val="00BC1A0B"/>
    <w:rsid w:val="00BC6B31"/>
    <w:rsid w:val="00BD094B"/>
    <w:rsid w:val="00BD71D1"/>
    <w:rsid w:val="00BE57C9"/>
    <w:rsid w:val="00BE6A92"/>
    <w:rsid w:val="00BE7C5C"/>
    <w:rsid w:val="00BF191D"/>
    <w:rsid w:val="00BF478A"/>
    <w:rsid w:val="00C0044D"/>
    <w:rsid w:val="00C00CF1"/>
    <w:rsid w:val="00C04073"/>
    <w:rsid w:val="00C0703F"/>
    <w:rsid w:val="00C13420"/>
    <w:rsid w:val="00C203DA"/>
    <w:rsid w:val="00C2084B"/>
    <w:rsid w:val="00C2160D"/>
    <w:rsid w:val="00C37545"/>
    <w:rsid w:val="00C3794D"/>
    <w:rsid w:val="00C403DD"/>
    <w:rsid w:val="00C40C67"/>
    <w:rsid w:val="00C429FE"/>
    <w:rsid w:val="00C43B72"/>
    <w:rsid w:val="00C46F5A"/>
    <w:rsid w:val="00C507B5"/>
    <w:rsid w:val="00C53B61"/>
    <w:rsid w:val="00C55701"/>
    <w:rsid w:val="00C56747"/>
    <w:rsid w:val="00C618A7"/>
    <w:rsid w:val="00C62FF5"/>
    <w:rsid w:val="00C661A3"/>
    <w:rsid w:val="00C7586D"/>
    <w:rsid w:val="00C811ED"/>
    <w:rsid w:val="00C85D2A"/>
    <w:rsid w:val="00C8697E"/>
    <w:rsid w:val="00C86BCB"/>
    <w:rsid w:val="00C9456B"/>
    <w:rsid w:val="00C94A89"/>
    <w:rsid w:val="00C97027"/>
    <w:rsid w:val="00C97823"/>
    <w:rsid w:val="00CA690A"/>
    <w:rsid w:val="00CB1539"/>
    <w:rsid w:val="00CB482C"/>
    <w:rsid w:val="00CB4B69"/>
    <w:rsid w:val="00CB5A70"/>
    <w:rsid w:val="00CB6564"/>
    <w:rsid w:val="00CB659D"/>
    <w:rsid w:val="00CB7FF5"/>
    <w:rsid w:val="00CC026C"/>
    <w:rsid w:val="00CC05CE"/>
    <w:rsid w:val="00CC1D25"/>
    <w:rsid w:val="00CD7479"/>
    <w:rsid w:val="00CE189E"/>
    <w:rsid w:val="00CF0059"/>
    <w:rsid w:val="00CF6563"/>
    <w:rsid w:val="00D033EE"/>
    <w:rsid w:val="00D06CAF"/>
    <w:rsid w:val="00D077AD"/>
    <w:rsid w:val="00D077FF"/>
    <w:rsid w:val="00D22B39"/>
    <w:rsid w:val="00D24AD7"/>
    <w:rsid w:val="00D405D0"/>
    <w:rsid w:val="00D4183C"/>
    <w:rsid w:val="00D43015"/>
    <w:rsid w:val="00D50DCD"/>
    <w:rsid w:val="00D526DA"/>
    <w:rsid w:val="00D5435F"/>
    <w:rsid w:val="00D56149"/>
    <w:rsid w:val="00D5769F"/>
    <w:rsid w:val="00D610A8"/>
    <w:rsid w:val="00D640EA"/>
    <w:rsid w:val="00D7532C"/>
    <w:rsid w:val="00D84255"/>
    <w:rsid w:val="00D9121F"/>
    <w:rsid w:val="00D91823"/>
    <w:rsid w:val="00D92BB9"/>
    <w:rsid w:val="00D93A14"/>
    <w:rsid w:val="00D94C2E"/>
    <w:rsid w:val="00D94F3D"/>
    <w:rsid w:val="00DA0D33"/>
    <w:rsid w:val="00DB6DD6"/>
    <w:rsid w:val="00DC1B5C"/>
    <w:rsid w:val="00DD1BC4"/>
    <w:rsid w:val="00DD653C"/>
    <w:rsid w:val="00DD72D4"/>
    <w:rsid w:val="00DE03D7"/>
    <w:rsid w:val="00DE33B2"/>
    <w:rsid w:val="00DE3789"/>
    <w:rsid w:val="00DF0658"/>
    <w:rsid w:val="00DF6772"/>
    <w:rsid w:val="00E014A1"/>
    <w:rsid w:val="00E0332B"/>
    <w:rsid w:val="00E036A6"/>
    <w:rsid w:val="00E0520B"/>
    <w:rsid w:val="00E11284"/>
    <w:rsid w:val="00E12D02"/>
    <w:rsid w:val="00E144B6"/>
    <w:rsid w:val="00E23D84"/>
    <w:rsid w:val="00E24CF2"/>
    <w:rsid w:val="00E26927"/>
    <w:rsid w:val="00E27D9C"/>
    <w:rsid w:val="00E36FF7"/>
    <w:rsid w:val="00E447BF"/>
    <w:rsid w:val="00E5117D"/>
    <w:rsid w:val="00E556C2"/>
    <w:rsid w:val="00E603DA"/>
    <w:rsid w:val="00E6308D"/>
    <w:rsid w:val="00E70C8C"/>
    <w:rsid w:val="00E71D80"/>
    <w:rsid w:val="00E73999"/>
    <w:rsid w:val="00E76B67"/>
    <w:rsid w:val="00E80D82"/>
    <w:rsid w:val="00E81756"/>
    <w:rsid w:val="00E82F9B"/>
    <w:rsid w:val="00E8387C"/>
    <w:rsid w:val="00E84565"/>
    <w:rsid w:val="00E85A44"/>
    <w:rsid w:val="00E860CC"/>
    <w:rsid w:val="00E914AB"/>
    <w:rsid w:val="00E9192A"/>
    <w:rsid w:val="00E93163"/>
    <w:rsid w:val="00E9748B"/>
    <w:rsid w:val="00EA0BE4"/>
    <w:rsid w:val="00EA0D8C"/>
    <w:rsid w:val="00EA3B37"/>
    <w:rsid w:val="00EB4174"/>
    <w:rsid w:val="00EB5BD5"/>
    <w:rsid w:val="00EC1B4B"/>
    <w:rsid w:val="00EC5FED"/>
    <w:rsid w:val="00ED08BF"/>
    <w:rsid w:val="00ED1EFF"/>
    <w:rsid w:val="00ED6038"/>
    <w:rsid w:val="00EE000D"/>
    <w:rsid w:val="00EE39D4"/>
    <w:rsid w:val="00EE4E01"/>
    <w:rsid w:val="00EE586E"/>
    <w:rsid w:val="00EE5EBE"/>
    <w:rsid w:val="00F102E8"/>
    <w:rsid w:val="00F16576"/>
    <w:rsid w:val="00F2716B"/>
    <w:rsid w:val="00F27FCD"/>
    <w:rsid w:val="00F30241"/>
    <w:rsid w:val="00F30FB1"/>
    <w:rsid w:val="00F31B19"/>
    <w:rsid w:val="00F40FE9"/>
    <w:rsid w:val="00F43357"/>
    <w:rsid w:val="00F51247"/>
    <w:rsid w:val="00F51714"/>
    <w:rsid w:val="00F55DA7"/>
    <w:rsid w:val="00F5791A"/>
    <w:rsid w:val="00F60088"/>
    <w:rsid w:val="00F66063"/>
    <w:rsid w:val="00F66BB5"/>
    <w:rsid w:val="00F73778"/>
    <w:rsid w:val="00F75AFB"/>
    <w:rsid w:val="00F76148"/>
    <w:rsid w:val="00F81073"/>
    <w:rsid w:val="00F84A09"/>
    <w:rsid w:val="00F85FD5"/>
    <w:rsid w:val="00F8641B"/>
    <w:rsid w:val="00F87ABE"/>
    <w:rsid w:val="00F951C2"/>
    <w:rsid w:val="00F97580"/>
    <w:rsid w:val="00FA051D"/>
    <w:rsid w:val="00FB0852"/>
    <w:rsid w:val="00FB17BC"/>
    <w:rsid w:val="00FC0403"/>
    <w:rsid w:val="00FC0CB9"/>
    <w:rsid w:val="00FC153E"/>
    <w:rsid w:val="00FC17C5"/>
    <w:rsid w:val="00FC3127"/>
    <w:rsid w:val="00FC4B62"/>
    <w:rsid w:val="00FC6208"/>
    <w:rsid w:val="00FC7FE1"/>
    <w:rsid w:val="00FD2A84"/>
    <w:rsid w:val="00FD5600"/>
    <w:rsid w:val="00FD57A3"/>
    <w:rsid w:val="00FD7AB9"/>
    <w:rsid w:val="00FE3B7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BDE68B"/>
  <w15:chartTrackingRefBased/>
  <w15:docId w15:val="{63E61A40-F431-4E68-B852-2F0E61014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3A3AD8"/>
  </w:style>
  <w:style w:type="paragraph" w:styleId="Nadpis1">
    <w:name w:val="heading 1"/>
    <w:basedOn w:val="Normln"/>
    <w:link w:val="Nadpis1Char"/>
    <w:uiPriority w:val="9"/>
    <w:qFormat/>
    <w:rsid w:val="009C0892"/>
    <w:pPr>
      <w:keepNext/>
      <w:keepLines/>
      <w:spacing w:before="120" w:after="0" w:line="276" w:lineRule="auto"/>
      <w:ind w:firstLine="567"/>
      <w:outlineLvl w:val="0"/>
    </w:pPr>
    <w:rPr>
      <w:rFonts w:ascii="Times New Roman" w:eastAsia="Times New Roman" w:hAnsi="Times New Roman" w:cs="Times New Roman"/>
      <w:b/>
      <w:bCs/>
      <w:color w:val="000000"/>
    </w:rPr>
  </w:style>
  <w:style w:type="paragraph" w:styleId="Nadpis2">
    <w:name w:val="heading 2"/>
    <w:basedOn w:val="Normln"/>
    <w:next w:val="Normln"/>
    <w:link w:val="Nadpis2Char"/>
    <w:uiPriority w:val="9"/>
    <w:qFormat/>
    <w:rsid w:val="009C0892"/>
    <w:pPr>
      <w:keepNext/>
      <w:spacing w:before="240" w:after="60" w:line="240" w:lineRule="auto"/>
      <w:outlineLvl w:val="1"/>
    </w:pPr>
    <w:rPr>
      <w:rFonts w:ascii="Calibri" w:eastAsia="Times New Roman" w:hAnsi="Calibri" w:cs="Times New Roman"/>
      <w:b/>
      <w:bCs/>
      <w:sz w:val="28"/>
      <w:szCs w:val="28"/>
      <w:lang w:val="en-US"/>
    </w:rPr>
  </w:style>
  <w:style w:type="paragraph" w:styleId="Nadpis3">
    <w:name w:val="heading 3"/>
    <w:basedOn w:val="Normln"/>
    <w:next w:val="Normln"/>
    <w:link w:val="Nadpis3Char"/>
    <w:uiPriority w:val="9"/>
    <w:qFormat/>
    <w:rsid w:val="009C0892"/>
    <w:pPr>
      <w:keepNext/>
      <w:keepLines/>
      <w:tabs>
        <w:tab w:val="num" w:pos="720"/>
      </w:tabs>
      <w:suppressAutoHyphens/>
      <w:spacing w:before="200" w:after="0" w:line="276" w:lineRule="auto"/>
      <w:ind w:left="720" w:hanging="720"/>
      <w:outlineLvl w:val="2"/>
    </w:pPr>
    <w:rPr>
      <w:rFonts w:ascii="Cambria" w:eastAsia="Times New Roman" w:hAnsi="Cambria" w:cs="Times New Roman"/>
      <w:b/>
      <w:bCs/>
      <w:color w:val="4F81BD"/>
      <w:lang w:val="en-US" w:eastAsia="ar-SA"/>
    </w:rPr>
  </w:style>
  <w:style w:type="paragraph" w:styleId="Nadpis4">
    <w:name w:val="heading 4"/>
    <w:basedOn w:val="Normln"/>
    <w:next w:val="Normln"/>
    <w:link w:val="Nadpis4Char"/>
    <w:qFormat/>
    <w:rsid w:val="009C0892"/>
    <w:pPr>
      <w:keepNext/>
      <w:tabs>
        <w:tab w:val="num" w:pos="864"/>
      </w:tabs>
      <w:suppressAutoHyphens/>
      <w:spacing w:after="0" w:line="240" w:lineRule="auto"/>
      <w:ind w:firstLine="397"/>
      <w:jc w:val="center"/>
      <w:outlineLvl w:val="3"/>
    </w:pPr>
    <w:rPr>
      <w:rFonts w:ascii="Times New Roman" w:eastAsia="Times New Roman" w:hAnsi="Times New Roman" w:cs="Times New Roman"/>
      <w:b/>
      <w:bCs/>
      <w:sz w:val="44"/>
      <w:szCs w:val="44"/>
      <w:lang w:val="hu-HU" w:eastAsia="ar-SA"/>
    </w:rPr>
  </w:style>
  <w:style w:type="paragraph" w:styleId="Nadpis7">
    <w:name w:val="heading 7"/>
    <w:basedOn w:val="Normln"/>
    <w:next w:val="Normln"/>
    <w:link w:val="Nadpis7Char"/>
    <w:autoRedefine/>
    <w:qFormat/>
    <w:rsid w:val="009C0892"/>
    <w:pPr>
      <w:keepNext/>
      <w:tabs>
        <w:tab w:val="num" w:pos="1296"/>
      </w:tabs>
      <w:suppressAutoHyphens/>
      <w:spacing w:after="0" w:line="240" w:lineRule="auto"/>
      <w:ind w:firstLine="397"/>
      <w:jc w:val="both"/>
      <w:outlineLvl w:val="6"/>
    </w:pPr>
    <w:rPr>
      <w:rFonts w:ascii="Times New Roman" w:eastAsia="Times New Roman" w:hAnsi="Times New Roman" w:cs="Times New Roman"/>
      <w:b/>
      <w:bCs/>
      <w:color w:val="000000"/>
      <w:sz w:val="28"/>
      <w:szCs w:val="24"/>
      <w:lang w:val="hu-HU" w:eastAsia="ar-SA"/>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C0892"/>
    <w:rPr>
      <w:rFonts w:ascii="Times New Roman" w:eastAsia="Times New Roman" w:hAnsi="Times New Roman" w:cs="Times New Roman"/>
      <w:b/>
      <w:bCs/>
      <w:color w:val="000000"/>
    </w:rPr>
  </w:style>
  <w:style w:type="character" w:customStyle="1" w:styleId="Nadpis2Char">
    <w:name w:val="Nadpis 2 Char"/>
    <w:basedOn w:val="Standardnpsmoodstavce"/>
    <w:link w:val="Nadpis2"/>
    <w:uiPriority w:val="9"/>
    <w:rsid w:val="009C0892"/>
    <w:rPr>
      <w:rFonts w:ascii="Calibri" w:eastAsia="Times New Roman" w:hAnsi="Calibri" w:cs="Times New Roman"/>
      <w:b/>
      <w:bCs/>
      <w:sz w:val="28"/>
      <w:szCs w:val="28"/>
      <w:lang w:val="en-US"/>
    </w:rPr>
  </w:style>
  <w:style w:type="character" w:customStyle="1" w:styleId="Nadpis3Char">
    <w:name w:val="Nadpis 3 Char"/>
    <w:basedOn w:val="Standardnpsmoodstavce"/>
    <w:link w:val="Nadpis3"/>
    <w:uiPriority w:val="9"/>
    <w:rsid w:val="009C0892"/>
    <w:rPr>
      <w:rFonts w:ascii="Cambria" w:eastAsia="Times New Roman" w:hAnsi="Cambria" w:cs="Times New Roman"/>
      <w:b/>
      <w:bCs/>
      <w:color w:val="4F81BD"/>
      <w:lang w:val="en-US" w:eastAsia="ar-SA"/>
    </w:rPr>
  </w:style>
  <w:style w:type="character" w:customStyle="1" w:styleId="Nadpis4Char">
    <w:name w:val="Nadpis 4 Char"/>
    <w:basedOn w:val="Standardnpsmoodstavce"/>
    <w:link w:val="Nadpis4"/>
    <w:rsid w:val="009C0892"/>
    <w:rPr>
      <w:rFonts w:ascii="Times New Roman" w:eastAsia="Times New Roman" w:hAnsi="Times New Roman" w:cs="Times New Roman"/>
      <w:b/>
      <w:bCs/>
      <w:sz w:val="44"/>
      <w:szCs w:val="44"/>
      <w:lang w:val="hu-HU" w:eastAsia="ar-SA"/>
    </w:rPr>
  </w:style>
  <w:style w:type="character" w:customStyle="1" w:styleId="Nadpis7Char">
    <w:name w:val="Nadpis 7 Char"/>
    <w:basedOn w:val="Standardnpsmoodstavce"/>
    <w:link w:val="Nadpis7"/>
    <w:rsid w:val="009C0892"/>
    <w:rPr>
      <w:rFonts w:ascii="Times New Roman" w:eastAsia="Times New Roman" w:hAnsi="Times New Roman" w:cs="Times New Roman"/>
      <w:b/>
      <w:bCs/>
      <w:color w:val="000000"/>
      <w:sz w:val="28"/>
      <w:szCs w:val="24"/>
      <w:lang w:val="hu-HU" w:eastAsia="ar-SA"/>
    </w:rPr>
  </w:style>
  <w:style w:type="paragraph" w:styleId="Odstavecseseznamem">
    <w:name w:val="List Paragraph"/>
    <w:basedOn w:val="Normln"/>
    <w:qFormat/>
    <w:rsid w:val="009C0892"/>
    <w:pPr>
      <w:spacing w:after="0" w:line="276" w:lineRule="auto"/>
      <w:ind w:left="720" w:firstLine="567"/>
      <w:contextualSpacing/>
    </w:pPr>
    <w:rPr>
      <w:rFonts w:ascii="Calibri" w:eastAsia="Calibri" w:hAnsi="Calibri" w:cs="Times New Roman"/>
    </w:rPr>
  </w:style>
  <w:style w:type="paragraph" w:styleId="Textbubliny">
    <w:name w:val="Balloon Text"/>
    <w:basedOn w:val="Normln"/>
    <w:link w:val="TextbublinyChar"/>
    <w:uiPriority w:val="99"/>
    <w:rsid w:val="009C0892"/>
    <w:pPr>
      <w:spacing w:after="0" w:line="240" w:lineRule="auto"/>
      <w:ind w:firstLine="567"/>
    </w:pPr>
    <w:rPr>
      <w:rFonts w:ascii="Tahoma" w:eastAsia="Calibri" w:hAnsi="Tahoma" w:cs="Tahoma"/>
      <w:sz w:val="16"/>
      <w:szCs w:val="16"/>
      <w:lang w:val="en-GB"/>
    </w:rPr>
  </w:style>
  <w:style w:type="character" w:customStyle="1" w:styleId="TextbublinyChar">
    <w:name w:val="Text bubliny Char"/>
    <w:basedOn w:val="Standardnpsmoodstavce"/>
    <w:link w:val="Textbubliny"/>
    <w:uiPriority w:val="99"/>
    <w:rsid w:val="009C0892"/>
    <w:rPr>
      <w:rFonts w:ascii="Tahoma" w:eastAsia="Calibri" w:hAnsi="Tahoma" w:cs="Tahoma"/>
      <w:sz w:val="16"/>
      <w:szCs w:val="16"/>
      <w:lang w:val="en-GB"/>
    </w:rPr>
  </w:style>
  <w:style w:type="paragraph" w:customStyle="1" w:styleId="Nadpis20">
    <w:name w:val="Nadpis_2"/>
    <w:basedOn w:val="Normln"/>
    <w:link w:val="Nadpis2Char0"/>
    <w:qFormat/>
    <w:rsid w:val="009C0892"/>
    <w:pPr>
      <w:spacing w:after="0" w:line="276" w:lineRule="auto"/>
      <w:jc w:val="both"/>
    </w:pPr>
    <w:rPr>
      <w:rFonts w:ascii="Times New Roman" w:eastAsia="Batang" w:hAnsi="Times New Roman" w:cs="Times New Roman"/>
      <w:i/>
      <w:iCs/>
      <w:sz w:val="24"/>
      <w:szCs w:val="24"/>
    </w:rPr>
  </w:style>
  <w:style w:type="character" w:customStyle="1" w:styleId="Nadpis2Char0">
    <w:name w:val="Nadpis_2 Char"/>
    <w:basedOn w:val="Standardnpsmoodstavce"/>
    <w:link w:val="Nadpis20"/>
    <w:rsid w:val="009C0892"/>
    <w:rPr>
      <w:rFonts w:ascii="Times New Roman" w:eastAsia="Batang" w:hAnsi="Times New Roman" w:cs="Times New Roman"/>
      <w:i/>
      <w:iCs/>
      <w:sz w:val="24"/>
      <w:szCs w:val="24"/>
    </w:rPr>
  </w:style>
  <w:style w:type="character" w:customStyle="1" w:styleId="Nadpis3Char0">
    <w:name w:val="Nadpis_3 Char"/>
    <w:basedOn w:val="Standardnpsmoodstavce"/>
    <w:link w:val="Nadpis30"/>
    <w:rsid w:val="009C0892"/>
    <w:rPr>
      <w:rFonts w:ascii="Calibri" w:eastAsia="Batang" w:hAnsi="Calibri" w:cs="Calibri"/>
      <w:sz w:val="24"/>
      <w:szCs w:val="24"/>
      <w:u w:val="single"/>
    </w:rPr>
  </w:style>
  <w:style w:type="paragraph" w:customStyle="1" w:styleId="Nadpis30">
    <w:name w:val="Nadpis_3"/>
    <w:basedOn w:val="Normln"/>
    <w:link w:val="Nadpis3Char0"/>
    <w:qFormat/>
    <w:rsid w:val="009C0892"/>
    <w:pPr>
      <w:spacing w:after="0" w:line="276" w:lineRule="auto"/>
    </w:pPr>
    <w:rPr>
      <w:rFonts w:ascii="Calibri" w:eastAsia="Batang" w:hAnsi="Calibri" w:cs="Calibri"/>
      <w:sz w:val="24"/>
      <w:szCs w:val="24"/>
      <w:u w:val="single"/>
    </w:rPr>
  </w:style>
  <w:style w:type="paragraph" w:styleId="Zpat">
    <w:name w:val="footer"/>
    <w:basedOn w:val="Normln"/>
    <w:link w:val="ZpatChar"/>
    <w:uiPriority w:val="99"/>
    <w:unhideWhenUsed/>
    <w:rsid w:val="009C0892"/>
    <w:pPr>
      <w:tabs>
        <w:tab w:val="center" w:pos="4536"/>
        <w:tab w:val="right" w:pos="9072"/>
      </w:tabs>
      <w:spacing w:after="0" w:line="240" w:lineRule="auto"/>
    </w:pPr>
    <w:rPr>
      <w:rFonts w:ascii="Calibri" w:eastAsia="Calibri" w:hAnsi="Calibri" w:cs="Calibri"/>
    </w:rPr>
  </w:style>
  <w:style w:type="character" w:customStyle="1" w:styleId="ZpatChar">
    <w:name w:val="Zápatí Char"/>
    <w:basedOn w:val="Standardnpsmoodstavce"/>
    <w:link w:val="Zpat"/>
    <w:uiPriority w:val="99"/>
    <w:rsid w:val="009C0892"/>
    <w:rPr>
      <w:rFonts w:ascii="Calibri" w:eastAsia="Calibri" w:hAnsi="Calibri" w:cs="Calibri"/>
    </w:rPr>
  </w:style>
  <w:style w:type="table" w:styleId="Mkatabulky">
    <w:name w:val="Table Grid"/>
    <w:basedOn w:val="Normlntabulka"/>
    <w:uiPriority w:val="59"/>
    <w:rsid w:val="009C0892"/>
    <w:pPr>
      <w:spacing w:after="0" w:line="240" w:lineRule="auto"/>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1Char0">
    <w:name w:val="Nadpis_1 Char"/>
    <w:link w:val="Nadpis10"/>
    <w:rsid w:val="009C0892"/>
    <w:rPr>
      <w:rFonts w:ascii="Times New Roman" w:hAnsi="Times New Roman" w:cs="Times New Roman"/>
      <w:b/>
      <w:bCs/>
      <w:sz w:val="24"/>
      <w:szCs w:val="24"/>
    </w:rPr>
  </w:style>
  <w:style w:type="paragraph" w:customStyle="1" w:styleId="Nadpis10">
    <w:name w:val="Nadpis_1"/>
    <w:basedOn w:val="Normln"/>
    <w:link w:val="Nadpis1Char0"/>
    <w:qFormat/>
    <w:rsid w:val="009C0892"/>
    <w:pPr>
      <w:spacing w:after="0" w:line="276" w:lineRule="auto"/>
      <w:jc w:val="both"/>
    </w:pPr>
    <w:rPr>
      <w:rFonts w:ascii="Times New Roman" w:hAnsi="Times New Roman" w:cs="Times New Roman"/>
      <w:b/>
      <w:bCs/>
      <w:sz w:val="24"/>
      <w:szCs w:val="24"/>
    </w:rPr>
  </w:style>
  <w:style w:type="paragraph" w:customStyle="1" w:styleId="Odstavecseseznamem1">
    <w:name w:val="Odstavec se seznamem1"/>
    <w:basedOn w:val="Normln"/>
    <w:rsid w:val="009C0892"/>
    <w:pPr>
      <w:suppressAutoHyphens/>
      <w:spacing w:before="240" w:after="0" w:line="240" w:lineRule="auto"/>
      <w:ind w:left="720"/>
      <w:contextualSpacing/>
    </w:pPr>
    <w:rPr>
      <w:rFonts w:ascii="Calibri" w:eastAsia="Calibri" w:hAnsi="Calibri" w:cs="Calibri"/>
      <w:sz w:val="24"/>
      <w:szCs w:val="24"/>
      <w:lang w:val="en-GB" w:eastAsia="zh-CN"/>
    </w:rPr>
  </w:style>
  <w:style w:type="character" w:styleId="Hypertextovodkaz">
    <w:name w:val="Hyperlink"/>
    <w:basedOn w:val="Standardnpsmoodstavce"/>
    <w:uiPriority w:val="99"/>
    <w:rsid w:val="009C0892"/>
    <w:rPr>
      <w:color w:val="0000FF"/>
      <w:u w:val="single"/>
    </w:rPr>
  </w:style>
  <w:style w:type="paragraph" w:customStyle="1" w:styleId="Odstavecseseznamem2">
    <w:name w:val="Odstavec se seznamem2"/>
    <w:basedOn w:val="Normln"/>
    <w:rsid w:val="009C0892"/>
    <w:pPr>
      <w:spacing w:after="200" w:line="276" w:lineRule="auto"/>
      <w:ind w:left="720"/>
    </w:pPr>
    <w:rPr>
      <w:rFonts w:ascii="Calibri" w:eastAsia="Times New Roman" w:hAnsi="Calibri" w:cs="Calibri"/>
    </w:rPr>
  </w:style>
  <w:style w:type="character" w:customStyle="1" w:styleId="Nadpis2CharChar">
    <w:name w:val="Nadpis_2 Char Char"/>
    <w:rsid w:val="009C0892"/>
    <w:rPr>
      <w:rFonts w:ascii="Calibri" w:eastAsia="Batang" w:hAnsi="Calibri" w:cs="Calibri"/>
      <w:i/>
      <w:sz w:val="24"/>
      <w:szCs w:val="24"/>
      <w:lang w:val="cs-CZ" w:eastAsia="en-US" w:bidi="ar-SA"/>
    </w:rPr>
  </w:style>
  <w:style w:type="character" w:customStyle="1" w:styleId="ZkladntextChar">
    <w:name w:val="Základní text Char"/>
    <w:link w:val="Tlotextu"/>
    <w:rsid w:val="009C0892"/>
    <w:rPr>
      <w:rFonts w:cs="Times New Roman"/>
    </w:rPr>
  </w:style>
  <w:style w:type="paragraph" w:customStyle="1" w:styleId="Tlotextu">
    <w:name w:val="Tělo textu"/>
    <w:basedOn w:val="Normln"/>
    <w:link w:val="ZkladntextChar"/>
    <w:rsid w:val="009C0892"/>
    <w:pPr>
      <w:spacing w:after="120"/>
    </w:pPr>
    <w:rPr>
      <w:rFonts w:cs="Times New Roman"/>
    </w:rPr>
  </w:style>
  <w:style w:type="paragraph" w:customStyle="1" w:styleId="Style21">
    <w:name w:val="Style21"/>
    <w:basedOn w:val="Normln"/>
    <w:uiPriority w:val="99"/>
    <w:qFormat/>
    <w:rsid w:val="009C0892"/>
    <w:pPr>
      <w:widowControl w:val="0"/>
      <w:spacing w:after="0" w:line="391" w:lineRule="exact"/>
      <w:ind w:firstLine="1061"/>
      <w:jc w:val="both"/>
    </w:pPr>
    <w:rPr>
      <w:rFonts w:ascii="Arial Unicode MS" w:eastAsia="Times New Roman" w:hAnsi="Arial Unicode MS" w:cs="Arial Unicode MS"/>
      <w:sz w:val="24"/>
      <w:szCs w:val="24"/>
      <w:lang w:eastAsia="cs-CZ"/>
    </w:rPr>
  </w:style>
  <w:style w:type="paragraph" w:styleId="Zhlav">
    <w:name w:val="header"/>
    <w:basedOn w:val="Normln"/>
    <w:link w:val="ZhlavChar"/>
    <w:uiPriority w:val="99"/>
    <w:unhideWhenUsed/>
    <w:rsid w:val="009C0892"/>
    <w:pPr>
      <w:tabs>
        <w:tab w:val="center" w:pos="4536"/>
        <w:tab w:val="right" w:pos="9072"/>
      </w:tabs>
      <w:spacing w:after="0" w:line="240" w:lineRule="auto"/>
    </w:pPr>
    <w:rPr>
      <w:rFonts w:eastAsia="Batang"/>
    </w:rPr>
  </w:style>
  <w:style w:type="character" w:customStyle="1" w:styleId="ZhlavChar">
    <w:name w:val="Záhlaví Char"/>
    <w:basedOn w:val="Standardnpsmoodstavce"/>
    <w:link w:val="Zhlav"/>
    <w:uiPriority w:val="99"/>
    <w:rsid w:val="009C0892"/>
    <w:rPr>
      <w:rFonts w:eastAsia="Batang"/>
    </w:rPr>
  </w:style>
  <w:style w:type="character" w:customStyle="1" w:styleId="TextkomenteChar">
    <w:name w:val="Text komentáře Char"/>
    <w:basedOn w:val="Standardnpsmoodstavce"/>
    <w:link w:val="Textkomente"/>
    <w:uiPriority w:val="99"/>
    <w:rsid w:val="009C0892"/>
    <w:rPr>
      <w:rFonts w:eastAsia="Batang"/>
      <w:sz w:val="20"/>
      <w:szCs w:val="20"/>
    </w:rPr>
  </w:style>
  <w:style w:type="paragraph" w:styleId="Textkomente">
    <w:name w:val="annotation text"/>
    <w:basedOn w:val="Normln"/>
    <w:link w:val="TextkomenteChar"/>
    <w:uiPriority w:val="99"/>
    <w:unhideWhenUsed/>
    <w:rsid w:val="009C0892"/>
    <w:pPr>
      <w:spacing w:after="200" w:line="240" w:lineRule="auto"/>
    </w:pPr>
    <w:rPr>
      <w:rFonts w:eastAsia="Batang"/>
      <w:sz w:val="20"/>
      <w:szCs w:val="20"/>
    </w:rPr>
  </w:style>
  <w:style w:type="character" w:customStyle="1" w:styleId="TextkomenteChar1">
    <w:name w:val="Text komentáře Char1"/>
    <w:basedOn w:val="Standardnpsmoodstavce"/>
    <w:uiPriority w:val="99"/>
    <w:rsid w:val="009C0892"/>
    <w:rPr>
      <w:sz w:val="20"/>
      <w:szCs w:val="20"/>
    </w:rPr>
  </w:style>
  <w:style w:type="character" w:customStyle="1" w:styleId="PedmtkomenteChar">
    <w:name w:val="Předmět komentáře Char"/>
    <w:basedOn w:val="TextkomenteChar"/>
    <w:link w:val="Pedmtkomente"/>
    <w:rsid w:val="009C0892"/>
    <w:rPr>
      <w:rFonts w:eastAsia="Batang"/>
      <w:b/>
      <w:bCs/>
      <w:sz w:val="20"/>
      <w:szCs w:val="20"/>
    </w:rPr>
  </w:style>
  <w:style w:type="paragraph" w:styleId="Pedmtkomente">
    <w:name w:val="annotation subject"/>
    <w:basedOn w:val="Textkomente"/>
    <w:next w:val="Textkomente"/>
    <w:link w:val="PedmtkomenteChar"/>
    <w:unhideWhenUsed/>
    <w:rsid w:val="009C0892"/>
    <w:rPr>
      <w:b/>
      <w:bCs/>
    </w:rPr>
  </w:style>
  <w:style w:type="character" w:customStyle="1" w:styleId="PedmtkomenteChar1">
    <w:name w:val="Předmět komentáře Char1"/>
    <w:basedOn w:val="TextkomenteChar1"/>
    <w:uiPriority w:val="99"/>
    <w:semiHidden/>
    <w:rsid w:val="009C0892"/>
    <w:rPr>
      <w:b/>
      <w:bCs/>
      <w:sz w:val="20"/>
      <w:szCs w:val="20"/>
    </w:rPr>
  </w:style>
  <w:style w:type="paragraph" w:styleId="Bezmezer">
    <w:name w:val="No Spacing"/>
    <w:uiPriority w:val="1"/>
    <w:qFormat/>
    <w:rsid w:val="009C0892"/>
    <w:pPr>
      <w:spacing w:after="0" w:line="240" w:lineRule="auto"/>
    </w:pPr>
    <w:rPr>
      <w:rFonts w:ascii="Times New Roman" w:eastAsia="Times New Roman" w:hAnsi="Times New Roman" w:cs="Times New Roman"/>
      <w:sz w:val="24"/>
      <w:szCs w:val="24"/>
      <w:lang w:eastAsia="cs-CZ"/>
    </w:rPr>
  </w:style>
  <w:style w:type="character" w:customStyle="1" w:styleId="apple-converted-space">
    <w:name w:val="apple-converted-space"/>
    <w:basedOn w:val="Standardnpsmoodstavce"/>
    <w:rsid w:val="009C0892"/>
  </w:style>
  <w:style w:type="paragraph" w:customStyle="1" w:styleId="Default">
    <w:name w:val="Default"/>
    <w:rsid w:val="009C0892"/>
    <w:pPr>
      <w:autoSpaceDE w:val="0"/>
      <w:autoSpaceDN w:val="0"/>
      <w:adjustRightInd w:val="0"/>
      <w:spacing w:after="0" w:line="240" w:lineRule="auto"/>
    </w:pPr>
    <w:rPr>
      <w:rFonts w:ascii="Times New Roman" w:hAnsi="Times New Roman" w:cs="Times New Roman"/>
      <w:color w:val="000000"/>
      <w:sz w:val="24"/>
      <w:szCs w:val="24"/>
    </w:rPr>
  </w:style>
  <w:style w:type="paragraph" w:styleId="Titulek">
    <w:name w:val="caption"/>
    <w:basedOn w:val="Normln"/>
    <w:next w:val="Normln"/>
    <w:uiPriority w:val="99"/>
    <w:unhideWhenUsed/>
    <w:qFormat/>
    <w:rsid w:val="009C0892"/>
    <w:pPr>
      <w:spacing w:after="200" w:line="240" w:lineRule="auto"/>
    </w:pPr>
    <w:rPr>
      <w:rFonts w:eastAsia="Batang"/>
      <w:i/>
      <w:iCs/>
      <w:color w:val="44546A" w:themeColor="text2"/>
      <w:sz w:val="18"/>
      <w:szCs w:val="18"/>
    </w:rPr>
  </w:style>
  <w:style w:type="paragraph" w:customStyle="1" w:styleId="EndNoteBibliography">
    <w:name w:val="EndNote Bibliography"/>
    <w:basedOn w:val="Normln"/>
    <w:link w:val="EndNoteBibliographyChar"/>
    <w:rsid w:val="009C0892"/>
    <w:pPr>
      <w:spacing w:after="200" w:line="240" w:lineRule="auto"/>
    </w:pPr>
    <w:rPr>
      <w:rFonts w:ascii="Calibri" w:eastAsia="Batang" w:hAnsi="Calibri" w:cs="Calibri"/>
      <w:noProof/>
      <w:sz w:val="24"/>
      <w:szCs w:val="24"/>
      <w:lang w:val="en-US"/>
    </w:rPr>
  </w:style>
  <w:style w:type="character" w:customStyle="1" w:styleId="EndNoteBibliographyChar">
    <w:name w:val="EndNote Bibliography Char"/>
    <w:basedOn w:val="Nadpis2Char0"/>
    <w:link w:val="EndNoteBibliography"/>
    <w:rsid w:val="009C0892"/>
    <w:rPr>
      <w:rFonts w:ascii="Calibri" w:eastAsia="Batang" w:hAnsi="Calibri" w:cs="Calibri"/>
      <w:i w:val="0"/>
      <w:iCs w:val="0"/>
      <w:noProof/>
      <w:sz w:val="24"/>
      <w:szCs w:val="24"/>
      <w:lang w:val="en-US"/>
    </w:rPr>
  </w:style>
  <w:style w:type="paragraph" w:styleId="Zkladntext2">
    <w:name w:val="Body Text 2"/>
    <w:basedOn w:val="Normln"/>
    <w:link w:val="Zkladntext2Char"/>
    <w:semiHidden/>
    <w:rsid w:val="009C0892"/>
    <w:pPr>
      <w:autoSpaceDE w:val="0"/>
      <w:autoSpaceDN w:val="0"/>
      <w:adjustRightInd w:val="0"/>
      <w:spacing w:after="0" w:line="240" w:lineRule="auto"/>
    </w:pPr>
    <w:rPr>
      <w:rFonts w:ascii="Arial" w:eastAsia="Calibri" w:hAnsi="Arial" w:cs="Arial"/>
      <w:color w:val="FF0000"/>
      <w:sz w:val="24"/>
      <w:szCs w:val="24"/>
    </w:rPr>
  </w:style>
  <w:style w:type="character" w:customStyle="1" w:styleId="Zkladntext2Char">
    <w:name w:val="Základní text 2 Char"/>
    <w:basedOn w:val="Standardnpsmoodstavce"/>
    <w:link w:val="Zkladntext2"/>
    <w:semiHidden/>
    <w:rsid w:val="009C0892"/>
    <w:rPr>
      <w:rFonts w:ascii="Arial" w:eastAsia="Calibri" w:hAnsi="Arial" w:cs="Arial"/>
      <w:color w:val="FF0000"/>
      <w:sz w:val="24"/>
      <w:szCs w:val="24"/>
    </w:rPr>
  </w:style>
  <w:style w:type="character" w:customStyle="1" w:styleId="fetext">
    <w:name w:val="fetext"/>
    <w:basedOn w:val="Standardnpsmoodstavce"/>
    <w:rsid w:val="009C0892"/>
  </w:style>
  <w:style w:type="character" w:styleId="Odkaznakoment">
    <w:name w:val="annotation reference"/>
    <w:basedOn w:val="Standardnpsmoodstavce"/>
    <w:semiHidden/>
    <w:unhideWhenUsed/>
    <w:rsid w:val="009C0892"/>
    <w:rPr>
      <w:sz w:val="16"/>
      <w:szCs w:val="16"/>
    </w:rPr>
  </w:style>
  <w:style w:type="paragraph" w:styleId="Textpoznpodarou">
    <w:name w:val="footnote text"/>
    <w:basedOn w:val="Normln"/>
    <w:link w:val="TextpoznpodarouChar"/>
    <w:unhideWhenUsed/>
    <w:rsid w:val="009C0892"/>
    <w:pPr>
      <w:spacing w:after="0" w:line="240" w:lineRule="auto"/>
    </w:pPr>
    <w:rPr>
      <w:rFonts w:eastAsia="Batang"/>
      <w:sz w:val="20"/>
      <w:szCs w:val="20"/>
    </w:rPr>
  </w:style>
  <w:style w:type="character" w:customStyle="1" w:styleId="TextpoznpodarouChar">
    <w:name w:val="Text pozn. pod čarou Char"/>
    <w:basedOn w:val="Standardnpsmoodstavce"/>
    <w:link w:val="Textpoznpodarou"/>
    <w:rsid w:val="009C0892"/>
    <w:rPr>
      <w:rFonts w:eastAsia="Batang"/>
      <w:sz w:val="20"/>
      <w:szCs w:val="20"/>
    </w:rPr>
  </w:style>
  <w:style w:type="character" w:styleId="Znakapoznpodarou">
    <w:name w:val="footnote reference"/>
    <w:basedOn w:val="Standardnpsmoodstavce"/>
    <w:unhideWhenUsed/>
    <w:rsid w:val="009C0892"/>
    <w:rPr>
      <w:vertAlign w:val="superscript"/>
    </w:rPr>
  </w:style>
  <w:style w:type="paragraph" w:styleId="Normlnweb">
    <w:name w:val="Normal (Web)"/>
    <w:basedOn w:val="Normln"/>
    <w:rsid w:val="009C0892"/>
    <w:pPr>
      <w:spacing w:before="100" w:beforeAutospacing="1" w:after="100" w:afterAutospacing="1" w:line="240" w:lineRule="auto"/>
    </w:pPr>
    <w:rPr>
      <w:rFonts w:ascii="Arial" w:eastAsia="Times New Roman" w:hAnsi="Arial" w:cs="Arial"/>
      <w:color w:val="000000"/>
      <w:sz w:val="8"/>
      <w:szCs w:val="8"/>
      <w:lang w:eastAsia="cs-CZ"/>
    </w:rPr>
  </w:style>
  <w:style w:type="paragraph" w:styleId="Revize">
    <w:name w:val="Revision"/>
    <w:hidden/>
    <w:uiPriority w:val="99"/>
    <w:semiHidden/>
    <w:rsid w:val="009C0892"/>
    <w:pPr>
      <w:spacing w:after="0" w:line="240" w:lineRule="auto"/>
    </w:pPr>
    <w:rPr>
      <w:rFonts w:eastAsia="Batang"/>
    </w:rPr>
  </w:style>
  <w:style w:type="character" w:styleId="Zstupntext">
    <w:name w:val="Placeholder Text"/>
    <w:basedOn w:val="Standardnpsmoodstavce"/>
    <w:uiPriority w:val="99"/>
    <w:semiHidden/>
    <w:rsid w:val="009C0892"/>
    <w:rPr>
      <w:color w:val="808080"/>
    </w:rPr>
  </w:style>
  <w:style w:type="character" w:customStyle="1" w:styleId="FontStyle89">
    <w:name w:val="Font Style89"/>
    <w:basedOn w:val="Standardnpsmoodstavce"/>
    <w:uiPriority w:val="99"/>
    <w:rsid w:val="009C0892"/>
    <w:rPr>
      <w:rFonts w:ascii="Times New Roman" w:hAnsi="Times New Roman" w:cs="Times New Roman"/>
      <w:smallCaps/>
      <w:color w:val="000000"/>
      <w:sz w:val="14"/>
      <w:szCs w:val="14"/>
    </w:rPr>
  </w:style>
  <w:style w:type="character" w:customStyle="1" w:styleId="FontStyle98">
    <w:name w:val="Font Style98"/>
    <w:basedOn w:val="Standardnpsmoodstavce"/>
    <w:uiPriority w:val="99"/>
    <w:rsid w:val="009C0892"/>
    <w:rPr>
      <w:rFonts w:ascii="Times New Roman" w:hAnsi="Times New Roman" w:cs="Times New Roman"/>
      <w:color w:val="000000"/>
      <w:sz w:val="14"/>
      <w:szCs w:val="14"/>
    </w:rPr>
  </w:style>
  <w:style w:type="paragraph" w:customStyle="1" w:styleId="Style24">
    <w:name w:val="Style24"/>
    <w:basedOn w:val="Normln"/>
    <w:uiPriority w:val="99"/>
    <w:rsid w:val="009C0892"/>
    <w:pPr>
      <w:widowControl w:val="0"/>
      <w:autoSpaceDE w:val="0"/>
      <w:autoSpaceDN w:val="0"/>
      <w:adjustRightInd w:val="0"/>
      <w:spacing w:after="0" w:line="216" w:lineRule="exact"/>
      <w:ind w:hanging="283"/>
      <w:jc w:val="both"/>
    </w:pPr>
    <w:rPr>
      <w:rFonts w:ascii="Times New Roman" w:eastAsia="Times New Roman" w:hAnsi="Times New Roman" w:cs="Times New Roman"/>
      <w:color w:val="000000"/>
      <w:sz w:val="24"/>
      <w:szCs w:val="24"/>
      <w:lang w:eastAsia="cs-CZ"/>
    </w:rPr>
  </w:style>
  <w:style w:type="paragraph" w:customStyle="1" w:styleId="Style42">
    <w:name w:val="Style42"/>
    <w:basedOn w:val="Normln"/>
    <w:uiPriority w:val="99"/>
    <w:rsid w:val="009C0892"/>
    <w:pPr>
      <w:widowControl w:val="0"/>
      <w:autoSpaceDE w:val="0"/>
      <w:autoSpaceDN w:val="0"/>
      <w:adjustRightInd w:val="0"/>
      <w:spacing w:after="0" w:line="240" w:lineRule="auto"/>
      <w:jc w:val="both"/>
    </w:pPr>
    <w:rPr>
      <w:rFonts w:ascii="Times New Roman" w:eastAsia="Times New Roman" w:hAnsi="Times New Roman" w:cs="Times New Roman"/>
      <w:color w:val="000000"/>
      <w:sz w:val="24"/>
      <w:szCs w:val="24"/>
      <w:lang w:eastAsia="cs-CZ"/>
    </w:rPr>
  </w:style>
  <w:style w:type="character" w:customStyle="1" w:styleId="FontStyle97">
    <w:name w:val="Font Style97"/>
    <w:basedOn w:val="Standardnpsmoodstavce"/>
    <w:uiPriority w:val="99"/>
    <w:rsid w:val="009C0892"/>
    <w:rPr>
      <w:rFonts w:ascii="Times New Roman" w:hAnsi="Times New Roman" w:cs="Times New Roman"/>
      <w:smallCaps/>
      <w:color w:val="000000"/>
      <w:sz w:val="18"/>
      <w:szCs w:val="18"/>
    </w:rPr>
  </w:style>
  <w:style w:type="paragraph" w:customStyle="1" w:styleId="radek">
    <w:name w:val="radek"/>
    <w:basedOn w:val="Normln"/>
    <w:rsid w:val="009C0892"/>
    <w:pPr>
      <w:spacing w:before="100" w:beforeAutospacing="1" w:after="150" w:line="240" w:lineRule="auto"/>
      <w:jc w:val="both"/>
    </w:pPr>
    <w:rPr>
      <w:rFonts w:ascii="Arial Unicode MS" w:eastAsia="Arial Unicode MS" w:hAnsi="Arial Unicode MS" w:cs="Arial Unicode MS"/>
      <w:sz w:val="24"/>
      <w:szCs w:val="24"/>
      <w:lang w:eastAsia="cs-CZ"/>
    </w:rPr>
  </w:style>
  <w:style w:type="paragraph" w:styleId="Zkladntextodsazen3">
    <w:name w:val="Body Text Indent 3"/>
    <w:basedOn w:val="Normln"/>
    <w:link w:val="Zkladntextodsazen3Char"/>
    <w:rsid w:val="009C0892"/>
    <w:pPr>
      <w:spacing w:after="120" w:line="240" w:lineRule="auto"/>
      <w:ind w:left="283"/>
    </w:pPr>
    <w:rPr>
      <w:rFonts w:ascii="Times New Roman" w:eastAsia="Times New Roman" w:hAnsi="Times New Roman" w:cs="Times New Roman"/>
      <w:sz w:val="16"/>
      <w:szCs w:val="16"/>
      <w:lang w:eastAsia="cs-CZ"/>
    </w:rPr>
  </w:style>
  <w:style w:type="character" w:customStyle="1" w:styleId="Zkladntextodsazen3Char">
    <w:name w:val="Základní text odsazený 3 Char"/>
    <w:basedOn w:val="Standardnpsmoodstavce"/>
    <w:link w:val="Zkladntextodsazen3"/>
    <w:rsid w:val="009C0892"/>
    <w:rPr>
      <w:rFonts w:ascii="Times New Roman" w:eastAsia="Times New Roman" w:hAnsi="Times New Roman" w:cs="Times New Roman"/>
      <w:sz w:val="16"/>
      <w:szCs w:val="16"/>
      <w:lang w:eastAsia="cs-CZ"/>
    </w:rPr>
  </w:style>
  <w:style w:type="character" w:customStyle="1" w:styleId="st">
    <w:name w:val="st"/>
    <w:basedOn w:val="Standardnpsmoodstavce"/>
    <w:rsid w:val="009C0892"/>
  </w:style>
  <w:style w:type="character" w:customStyle="1" w:styleId="Standardnpsmoodstavce1">
    <w:name w:val="Standardní písmo odstavce1"/>
    <w:rsid w:val="009C0892"/>
  </w:style>
  <w:style w:type="character" w:customStyle="1" w:styleId="Znakypropoznmkupodarou">
    <w:name w:val="Znaky pro poznámku pod čarou"/>
    <w:rsid w:val="009C0892"/>
    <w:rPr>
      <w:vertAlign w:val="superscript"/>
    </w:rPr>
  </w:style>
  <w:style w:type="character" w:customStyle="1" w:styleId="Zkladntext3Char">
    <w:name w:val="Základní text 3 Char"/>
    <w:rsid w:val="009C0892"/>
    <w:rPr>
      <w:rFonts w:ascii="Times New Roman" w:eastAsia="Times New Roman" w:hAnsi="Times New Roman" w:cs="Times New Roman"/>
      <w:color w:val="000000"/>
      <w:sz w:val="24"/>
      <w:szCs w:val="24"/>
      <w:lang w:val="cs-CZ"/>
    </w:rPr>
  </w:style>
  <w:style w:type="character" w:customStyle="1" w:styleId="Odkaznakoment1">
    <w:name w:val="Odkaz na komentář1"/>
    <w:rsid w:val="009C0892"/>
    <w:rPr>
      <w:sz w:val="16"/>
      <w:szCs w:val="16"/>
    </w:rPr>
  </w:style>
  <w:style w:type="character" w:customStyle="1" w:styleId="ZkladntextodsazenChar">
    <w:name w:val="Základní text odsazený Char"/>
    <w:basedOn w:val="Standardnpsmoodstavce1"/>
    <w:rsid w:val="009C0892"/>
  </w:style>
  <w:style w:type="character" w:styleId="Odkaznavysvtlivky">
    <w:name w:val="endnote reference"/>
    <w:rsid w:val="009C0892"/>
    <w:rPr>
      <w:vertAlign w:val="superscript"/>
    </w:rPr>
  </w:style>
  <w:style w:type="character" w:customStyle="1" w:styleId="Znakyprovysvtlivky">
    <w:name w:val="Znaky pro vysvětlivky"/>
    <w:rsid w:val="009C0892"/>
  </w:style>
  <w:style w:type="paragraph" w:customStyle="1" w:styleId="Nadpis">
    <w:name w:val="Nadpis"/>
    <w:basedOn w:val="Normln"/>
    <w:next w:val="Zkladntext"/>
    <w:rsid w:val="009C0892"/>
    <w:pPr>
      <w:keepNext/>
      <w:suppressAutoHyphens/>
      <w:spacing w:before="240" w:after="120" w:line="276" w:lineRule="auto"/>
    </w:pPr>
    <w:rPr>
      <w:rFonts w:ascii="Arial" w:eastAsia="Microsoft YaHei" w:hAnsi="Arial" w:cs="Mangal"/>
      <w:sz w:val="28"/>
      <w:szCs w:val="28"/>
      <w:lang w:val="en-US" w:eastAsia="ar-SA"/>
    </w:rPr>
  </w:style>
  <w:style w:type="paragraph" w:styleId="Zkladntext">
    <w:name w:val="Body Text"/>
    <w:basedOn w:val="Normln"/>
    <w:link w:val="ZkladntextChar1"/>
    <w:rsid w:val="009C0892"/>
    <w:pPr>
      <w:suppressAutoHyphens/>
      <w:spacing w:after="120" w:line="276" w:lineRule="auto"/>
    </w:pPr>
    <w:rPr>
      <w:rFonts w:ascii="Calibri" w:eastAsia="Calibri" w:hAnsi="Calibri" w:cs="Times New Roman"/>
      <w:lang w:val="en-US" w:eastAsia="ar-SA"/>
    </w:rPr>
  </w:style>
  <w:style w:type="character" w:customStyle="1" w:styleId="ZkladntextChar1">
    <w:name w:val="Základní text Char1"/>
    <w:basedOn w:val="Standardnpsmoodstavce"/>
    <w:link w:val="Zkladntext"/>
    <w:rsid w:val="009C0892"/>
    <w:rPr>
      <w:rFonts w:ascii="Calibri" w:eastAsia="Calibri" w:hAnsi="Calibri" w:cs="Times New Roman"/>
      <w:lang w:val="en-US" w:eastAsia="ar-SA"/>
    </w:rPr>
  </w:style>
  <w:style w:type="paragraph" w:styleId="Seznam">
    <w:name w:val="List"/>
    <w:basedOn w:val="Zkladntext"/>
    <w:rsid w:val="009C0892"/>
    <w:rPr>
      <w:rFonts w:cs="Mangal"/>
    </w:rPr>
  </w:style>
  <w:style w:type="paragraph" w:customStyle="1" w:styleId="Popisek">
    <w:name w:val="Popisek"/>
    <w:basedOn w:val="Normln"/>
    <w:rsid w:val="009C0892"/>
    <w:pPr>
      <w:suppressLineNumbers/>
      <w:suppressAutoHyphens/>
      <w:spacing w:before="120" w:after="120" w:line="276" w:lineRule="auto"/>
    </w:pPr>
    <w:rPr>
      <w:rFonts w:ascii="Calibri" w:eastAsia="Calibri" w:hAnsi="Calibri" w:cs="Mangal"/>
      <w:i/>
      <w:iCs/>
      <w:sz w:val="24"/>
      <w:szCs w:val="24"/>
      <w:lang w:val="en-US" w:eastAsia="ar-SA"/>
    </w:rPr>
  </w:style>
  <w:style w:type="paragraph" w:customStyle="1" w:styleId="Rejstk">
    <w:name w:val="Rejstřík"/>
    <w:basedOn w:val="Normln"/>
    <w:rsid w:val="009C0892"/>
    <w:pPr>
      <w:suppressLineNumbers/>
      <w:suppressAutoHyphens/>
      <w:spacing w:after="200" w:line="276" w:lineRule="auto"/>
    </w:pPr>
    <w:rPr>
      <w:rFonts w:ascii="Calibri" w:eastAsia="Calibri" w:hAnsi="Calibri" w:cs="Mangal"/>
      <w:lang w:val="en-US" w:eastAsia="ar-SA"/>
    </w:rPr>
  </w:style>
  <w:style w:type="paragraph" w:customStyle="1" w:styleId="Zkladntext31">
    <w:name w:val="Základní text 31"/>
    <w:basedOn w:val="Normln"/>
    <w:rsid w:val="009C0892"/>
    <w:pPr>
      <w:suppressAutoHyphens/>
      <w:spacing w:after="0" w:line="240" w:lineRule="auto"/>
      <w:jc w:val="both"/>
    </w:pPr>
    <w:rPr>
      <w:rFonts w:ascii="Times New Roman" w:eastAsia="Times New Roman" w:hAnsi="Times New Roman" w:cs="Times New Roman"/>
      <w:color w:val="000000"/>
      <w:sz w:val="24"/>
      <w:szCs w:val="24"/>
      <w:lang w:eastAsia="ar-SA"/>
    </w:rPr>
  </w:style>
  <w:style w:type="paragraph" w:customStyle="1" w:styleId="Textkomente1">
    <w:name w:val="Text komentáře1"/>
    <w:basedOn w:val="Normln"/>
    <w:rsid w:val="009C0892"/>
    <w:pPr>
      <w:suppressAutoHyphens/>
      <w:spacing w:after="200" w:line="240" w:lineRule="auto"/>
    </w:pPr>
    <w:rPr>
      <w:rFonts w:ascii="Calibri" w:eastAsia="Calibri" w:hAnsi="Calibri" w:cs="Times New Roman"/>
      <w:sz w:val="20"/>
      <w:szCs w:val="20"/>
      <w:lang w:val="x-none" w:eastAsia="ar-SA"/>
    </w:rPr>
  </w:style>
  <w:style w:type="paragraph" w:styleId="Zkladntextodsazen">
    <w:name w:val="Body Text Indent"/>
    <w:basedOn w:val="Normln"/>
    <w:link w:val="ZkladntextodsazenChar1"/>
    <w:rsid w:val="009C0892"/>
    <w:pPr>
      <w:suppressAutoHyphens/>
      <w:spacing w:after="120" w:line="276" w:lineRule="auto"/>
      <w:ind w:left="360"/>
    </w:pPr>
    <w:rPr>
      <w:rFonts w:ascii="Calibri" w:eastAsia="Calibri" w:hAnsi="Calibri" w:cs="Times New Roman"/>
      <w:lang w:val="en-US" w:eastAsia="ar-SA"/>
    </w:rPr>
  </w:style>
  <w:style w:type="character" w:customStyle="1" w:styleId="ZkladntextodsazenChar1">
    <w:name w:val="Základní text odsazený Char1"/>
    <w:basedOn w:val="Standardnpsmoodstavce"/>
    <w:link w:val="Zkladntextodsazen"/>
    <w:rsid w:val="009C0892"/>
    <w:rPr>
      <w:rFonts w:ascii="Calibri" w:eastAsia="Calibri" w:hAnsi="Calibri" w:cs="Times New Roman"/>
      <w:lang w:val="en-US" w:eastAsia="ar-SA"/>
    </w:rPr>
  </w:style>
  <w:style w:type="paragraph" w:customStyle="1" w:styleId="Obsahtabulky">
    <w:name w:val="Obsah tabulky"/>
    <w:basedOn w:val="Normln"/>
    <w:rsid w:val="009C0892"/>
    <w:pPr>
      <w:suppressLineNumbers/>
      <w:suppressAutoHyphens/>
      <w:spacing w:after="200" w:line="276" w:lineRule="auto"/>
    </w:pPr>
    <w:rPr>
      <w:rFonts w:ascii="Calibri" w:eastAsia="Calibri" w:hAnsi="Calibri" w:cs="Times New Roman"/>
      <w:lang w:val="en-US" w:eastAsia="ar-SA"/>
    </w:rPr>
  </w:style>
  <w:style w:type="paragraph" w:customStyle="1" w:styleId="Nadpistabulky">
    <w:name w:val="Nadpis tabulky"/>
    <w:basedOn w:val="Obsahtabulky"/>
    <w:rsid w:val="009C0892"/>
    <w:pPr>
      <w:jc w:val="center"/>
    </w:pPr>
    <w:rPr>
      <w:b/>
      <w:bCs/>
    </w:rPr>
  </w:style>
  <w:style w:type="paragraph" w:customStyle="1" w:styleId="Import3">
    <w:name w:val="Import 3"/>
    <w:basedOn w:val="Normln"/>
    <w:rsid w:val="009C0892"/>
    <w:pPr>
      <w:widowControl w:val="0"/>
      <w:tabs>
        <w:tab w:val="left" w:pos="720"/>
        <w:tab w:val="left" w:pos="1584"/>
        <w:tab w:val="left" w:pos="2448"/>
        <w:tab w:val="left" w:pos="3312"/>
        <w:tab w:val="left" w:pos="4176"/>
        <w:tab w:val="left" w:pos="5040"/>
        <w:tab w:val="left" w:pos="5904"/>
        <w:tab w:val="left" w:pos="6768"/>
        <w:tab w:val="left" w:pos="7632"/>
        <w:tab w:val="left" w:pos="8496"/>
        <w:tab w:val="left" w:pos="9360"/>
        <w:tab w:val="left" w:pos="10224"/>
        <w:tab w:val="left" w:pos="11088"/>
        <w:tab w:val="left" w:pos="11952"/>
        <w:tab w:val="left" w:pos="12816"/>
        <w:tab w:val="left" w:pos="13680"/>
        <w:tab w:val="left" w:pos="14544"/>
        <w:tab w:val="left" w:pos="15408"/>
        <w:tab w:val="left" w:pos="16272"/>
        <w:tab w:val="left" w:pos="17136"/>
        <w:tab w:val="left" w:pos="18000"/>
        <w:tab w:val="left" w:pos="18864"/>
      </w:tabs>
      <w:spacing w:after="0" w:line="240" w:lineRule="auto"/>
      <w:ind w:hanging="288"/>
    </w:pPr>
    <w:rPr>
      <w:rFonts w:ascii="Courier New" w:eastAsia="Times New Roman" w:hAnsi="Courier New" w:cs="Courier New"/>
      <w:noProof/>
      <w:sz w:val="24"/>
      <w:szCs w:val="24"/>
      <w:lang w:eastAsia="cs-CZ"/>
    </w:rPr>
  </w:style>
  <w:style w:type="character" w:styleId="Sledovanodkaz">
    <w:name w:val="FollowedHyperlink"/>
    <w:uiPriority w:val="99"/>
    <w:semiHidden/>
    <w:unhideWhenUsed/>
    <w:rsid w:val="009C0892"/>
    <w:rPr>
      <w:color w:val="954F72"/>
      <w:u w:val="single"/>
    </w:rPr>
  </w:style>
  <w:style w:type="paragraph" w:customStyle="1" w:styleId="font5">
    <w:name w:val="font5"/>
    <w:basedOn w:val="Normln"/>
    <w:rsid w:val="009C0892"/>
    <w:pPr>
      <w:spacing w:before="100" w:beforeAutospacing="1" w:after="100" w:afterAutospacing="1" w:line="240" w:lineRule="auto"/>
    </w:pPr>
    <w:rPr>
      <w:rFonts w:ascii="Tahoma" w:eastAsia="Times New Roman" w:hAnsi="Tahoma" w:cs="Tahoma"/>
      <w:color w:val="000000"/>
      <w:sz w:val="18"/>
      <w:szCs w:val="18"/>
      <w:lang w:val="en-US"/>
    </w:rPr>
  </w:style>
  <w:style w:type="paragraph" w:customStyle="1" w:styleId="font6">
    <w:name w:val="font6"/>
    <w:basedOn w:val="Normln"/>
    <w:rsid w:val="009C0892"/>
    <w:pPr>
      <w:spacing w:before="100" w:beforeAutospacing="1" w:after="100" w:afterAutospacing="1" w:line="240" w:lineRule="auto"/>
    </w:pPr>
    <w:rPr>
      <w:rFonts w:ascii="Tahoma" w:eastAsia="Times New Roman" w:hAnsi="Tahoma" w:cs="Tahoma"/>
      <w:b/>
      <w:bCs/>
      <w:color w:val="000000"/>
      <w:sz w:val="18"/>
      <w:szCs w:val="18"/>
      <w:lang w:val="en-US"/>
    </w:rPr>
  </w:style>
  <w:style w:type="paragraph" w:customStyle="1" w:styleId="font7">
    <w:name w:val="font7"/>
    <w:basedOn w:val="Normln"/>
    <w:rsid w:val="009C0892"/>
    <w:pPr>
      <w:spacing w:before="100" w:beforeAutospacing="1" w:after="100" w:afterAutospacing="1" w:line="240" w:lineRule="auto"/>
    </w:pPr>
    <w:rPr>
      <w:rFonts w:ascii="Calibri" w:eastAsia="Times New Roman" w:hAnsi="Calibri" w:cs="Times New Roman"/>
      <w:color w:val="000000"/>
      <w:sz w:val="20"/>
      <w:szCs w:val="20"/>
      <w:lang w:val="en-US"/>
    </w:rPr>
  </w:style>
  <w:style w:type="paragraph" w:customStyle="1" w:styleId="font8">
    <w:name w:val="font8"/>
    <w:basedOn w:val="Normln"/>
    <w:rsid w:val="009C0892"/>
    <w:pPr>
      <w:spacing w:before="100" w:beforeAutospacing="1" w:after="100" w:afterAutospacing="1" w:line="240" w:lineRule="auto"/>
    </w:pPr>
    <w:rPr>
      <w:rFonts w:ascii="Calibri" w:eastAsia="Times New Roman" w:hAnsi="Calibri" w:cs="Times New Roman"/>
      <w:i/>
      <w:iCs/>
      <w:color w:val="000000"/>
      <w:sz w:val="20"/>
      <w:szCs w:val="20"/>
      <w:lang w:val="en-US"/>
    </w:rPr>
  </w:style>
  <w:style w:type="paragraph" w:customStyle="1" w:styleId="xl63">
    <w:name w:val="xl63"/>
    <w:basedOn w:val="Normln"/>
    <w:rsid w:val="009C0892"/>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4">
    <w:name w:val="xl64"/>
    <w:basedOn w:val="Normln"/>
    <w:rsid w:val="009C0892"/>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65">
    <w:name w:val="xl65"/>
    <w:basedOn w:val="Normln"/>
    <w:rsid w:val="009C089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66">
    <w:name w:val="xl66"/>
    <w:basedOn w:val="Normln"/>
    <w:rsid w:val="009C0892"/>
    <w:pPr>
      <w:pBdr>
        <w:top w:val="single" w:sz="8" w:space="0" w:color="auto"/>
        <w:bottom w:val="single" w:sz="8" w:space="0" w:color="auto"/>
        <w:right w:val="single" w:sz="8" w:space="0" w:color="auto"/>
      </w:pBdr>
      <w:shd w:val="clear" w:color="000000" w:fill="A0A0A0"/>
      <w:spacing w:before="100" w:beforeAutospacing="1" w:after="100" w:afterAutospacing="1" w:line="240" w:lineRule="auto"/>
      <w:textAlignment w:val="center"/>
    </w:pPr>
    <w:rPr>
      <w:rFonts w:ascii="Calibri" w:eastAsia="Times New Roman" w:hAnsi="Calibri" w:cs="Times New Roman"/>
      <w:b/>
      <w:bCs/>
      <w:sz w:val="20"/>
      <w:szCs w:val="20"/>
      <w:lang w:val="en-US"/>
    </w:rPr>
  </w:style>
  <w:style w:type="paragraph" w:customStyle="1" w:styleId="xl67">
    <w:name w:val="xl67"/>
    <w:basedOn w:val="Normln"/>
    <w:rsid w:val="009C0892"/>
    <w:pPr>
      <w:pBdr>
        <w:top w:val="single" w:sz="8" w:space="0" w:color="auto"/>
        <w:bottom w:val="single" w:sz="8" w:space="0" w:color="auto"/>
        <w:right w:val="single" w:sz="8" w:space="0" w:color="auto"/>
      </w:pBdr>
      <w:shd w:val="clear" w:color="000000" w:fill="A0A0A0"/>
      <w:spacing w:before="100" w:beforeAutospacing="1" w:after="100" w:afterAutospacing="1" w:line="240" w:lineRule="auto"/>
      <w:jc w:val="center"/>
      <w:textAlignment w:val="center"/>
    </w:pPr>
    <w:rPr>
      <w:rFonts w:ascii="Calibri" w:eastAsia="Times New Roman" w:hAnsi="Calibri" w:cs="Times New Roman"/>
      <w:b/>
      <w:bCs/>
      <w:sz w:val="20"/>
      <w:szCs w:val="20"/>
      <w:lang w:val="en-US"/>
    </w:rPr>
  </w:style>
  <w:style w:type="paragraph" w:customStyle="1" w:styleId="xl68">
    <w:name w:val="xl68"/>
    <w:basedOn w:val="Normln"/>
    <w:rsid w:val="009C0892"/>
    <w:pPr>
      <w:pBdr>
        <w:top w:val="single" w:sz="8" w:space="0" w:color="auto"/>
        <w:left w:val="single" w:sz="8" w:space="0" w:color="auto"/>
        <w:bottom w:val="single" w:sz="8" w:space="0" w:color="auto"/>
        <w:right w:val="single" w:sz="8" w:space="0" w:color="auto"/>
      </w:pBdr>
      <w:shd w:val="clear" w:color="000000" w:fill="A0A0A0"/>
      <w:spacing w:before="100" w:beforeAutospacing="1" w:after="100" w:afterAutospacing="1" w:line="240" w:lineRule="auto"/>
      <w:jc w:val="center"/>
      <w:textAlignment w:val="center"/>
    </w:pPr>
    <w:rPr>
      <w:rFonts w:ascii="Calibri" w:eastAsia="Times New Roman" w:hAnsi="Calibri" w:cs="Times New Roman"/>
      <w:b/>
      <w:bCs/>
      <w:sz w:val="20"/>
      <w:szCs w:val="20"/>
      <w:lang w:val="en-US"/>
    </w:rPr>
  </w:style>
  <w:style w:type="paragraph" w:customStyle="1" w:styleId="xl69">
    <w:name w:val="xl69"/>
    <w:basedOn w:val="Normln"/>
    <w:rsid w:val="009C0892"/>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70">
    <w:name w:val="xl70"/>
    <w:basedOn w:val="Normln"/>
    <w:rsid w:val="009C0892"/>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Calibri" w:eastAsia="Times New Roman" w:hAnsi="Calibri" w:cs="Times New Roman"/>
      <w:b/>
      <w:bCs/>
      <w:sz w:val="20"/>
      <w:szCs w:val="20"/>
      <w:lang w:val="en-US"/>
    </w:rPr>
  </w:style>
  <w:style w:type="paragraph" w:customStyle="1" w:styleId="xl71">
    <w:name w:val="xl71"/>
    <w:basedOn w:val="Normln"/>
    <w:rsid w:val="009C0892"/>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Calibri" w:eastAsia="Times New Roman" w:hAnsi="Calibri" w:cs="Times New Roman"/>
      <w:sz w:val="24"/>
      <w:szCs w:val="24"/>
      <w:lang w:val="en-US"/>
    </w:rPr>
  </w:style>
  <w:style w:type="paragraph" w:customStyle="1" w:styleId="xl72">
    <w:name w:val="xl72"/>
    <w:basedOn w:val="Normln"/>
    <w:rsid w:val="009C0892"/>
    <w:pPr>
      <w:pBdr>
        <w:top w:val="single" w:sz="4" w:space="0" w:color="auto"/>
        <w:left w:val="single" w:sz="4" w:space="0" w:color="auto"/>
        <w:bottom w:val="single" w:sz="4" w:space="0" w:color="auto"/>
        <w:right w:val="single" w:sz="4" w:space="0" w:color="auto"/>
      </w:pBdr>
      <w:shd w:val="clear" w:color="000000" w:fill="FF9900"/>
      <w:spacing w:before="100" w:beforeAutospacing="1" w:after="100" w:afterAutospacing="1" w:line="240" w:lineRule="auto"/>
      <w:jc w:val="center"/>
      <w:textAlignment w:val="center"/>
    </w:pPr>
    <w:rPr>
      <w:rFonts w:ascii="Calibri" w:eastAsia="Times New Roman" w:hAnsi="Calibri" w:cs="Times New Roman"/>
      <w:sz w:val="24"/>
      <w:szCs w:val="24"/>
      <w:lang w:val="en-US"/>
    </w:rPr>
  </w:style>
  <w:style w:type="paragraph" w:customStyle="1" w:styleId="xl73">
    <w:name w:val="xl73"/>
    <w:basedOn w:val="Normln"/>
    <w:rsid w:val="009C0892"/>
    <w:pPr>
      <w:pBdr>
        <w:top w:val="single" w:sz="4" w:space="0" w:color="auto"/>
        <w:left w:val="single" w:sz="4" w:space="0" w:color="auto"/>
        <w:bottom w:val="single" w:sz="4" w:space="0" w:color="auto"/>
        <w:right w:val="single" w:sz="4" w:space="0" w:color="auto"/>
      </w:pBdr>
      <w:shd w:val="clear" w:color="000000" w:fill="006600"/>
      <w:spacing w:before="100" w:beforeAutospacing="1" w:after="100" w:afterAutospacing="1" w:line="240" w:lineRule="auto"/>
      <w:jc w:val="center"/>
      <w:textAlignment w:val="center"/>
    </w:pPr>
    <w:rPr>
      <w:rFonts w:ascii="Calibri" w:eastAsia="Times New Roman" w:hAnsi="Calibri" w:cs="Times New Roman"/>
      <w:sz w:val="24"/>
      <w:szCs w:val="24"/>
      <w:lang w:val="en-US"/>
    </w:rPr>
  </w:style>
  <w:style w:type="paragraph" w:customStyle="1" w:styleId="xl74">
    <w:name w:val="xl74"/>
    <w:basedOn w:val="Normln"/>
    <w:rsid w:val="009C089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Times New Roman"/>
      <w:sz w:val="24"/>
      <w:szCs w:val="24"/>
      <w:lang w:val="en-US"/>
    </w:rPr>
  </w:style>
  <w:style w:type="paragraph" w:customStyle="1" w:styleId="xl75">
    <w:name w:val="xl75"/>
    <w:basedOn w:val="Normln"/>
    <w:rsid w:val="009C0892"/>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6">
    <w:name w:val="xl76"/>
    <w:basedOn w:val="Normln"/>
    <w:rsid w:val="009C0892"/>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Calibri" w:eastAsia="Times New Roman" w:hAnsi="Calibri" w:cs="Times New Roman"/>
      <w:sz w:val="24"/>
      <w:szCs w:val="24"/>
      <w:lang w:val="en-US"/>
    </w:rPr>
  </w:style>
  <w:style w:type="paragraph" w:customStyle="1" w:styleId="xl77">
    <w:name w:val="xl77"/>
    <w:basedOn w:val="Normln"/>
    <w:rsid w:val="009C089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Times New Roman"/>
      <w:b/>
      <w:bCs/>
      <w:sz w:val="20"/>
      <w:szCs w:val="20"/>
      <w:lang w:val="en-US"/>
    </w:rPr>
  </w:style>
  <w:style w:type="paragraph" w:customStyle="1" w:styleId="xl78">
    <w:name w:val="xl78"/>
    <w:basedOn w:val="Normln"/>
    <w:rsid w:val="009C089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Times New Roman"/>
      <w:sz w:val="20"/>
      <w:szCs w:val="20"/>
      <w:lang w:val="en-US"/>
    </w:rPr>
  </w:style>
  <w:style w:type="paragraph" w:customStyle="1" w:styleId="xl79">
    <w:name w:val="xl79"/>
    <w:basedOn w:val="Normln"/>
    <w:rsid w:val="009C089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Times New Roman"/>
      <w:sz w:val="20"/>
      <w:szCs w:val="20"/>
      <w:lang w:val="en-US"/>
    </w:rPr>
  </w:style>
  <w:style w:type="paragraph" w:customStyle="1" w:styleId="xl80">
    <w:name w:val="xl80"/>
    <w:basedOn w:val="Normln"/>
    <w:rsid w:val="009C0892"/>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jc w:val="center"/>
    </w:pPr>
    <w:rPr>
      <w:rFonts w:ascii="Calibri" w:eastAsia="Times New Roman" w:hAnsi="Calibri" w:cs="Times New Roman"/>
      <w:sz w:val="24"/>
      <w:szCs w:val="24"/>
      <w:lang w:val="en-US"/>
    </w:rPr>
  </w:style>
  <w:style w:type="paragraph" w:customStyle="1" w:styleId="xl81">
    <w:name w:val="xl81"/>
    <w:basedOn w:val="Normln"/>
    <w:rsid w:val="009C0892"/>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pPr>
    <w:rPr>
      <w:rFonts w:ascii="Calibri" w:eastAsia="Times New Roman" w:hAnsi="Calibri" w:cs="Times New Roman"/>
      <w:sz w:val="24"/>
      <w:szCs w:val="24"/>
      <w:lang w:val="en-US"/>
    </w:rPr>
  </w:style>
  <w:style w:type="paragraph" w:customStyle="1" w:styleId="xl82">
    <w:name w:val="xl82"/>
    <w:basedOn w:val="Normln"/>
    <w:rsid w:val="009C0892"/>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pPr>
    <w:rPr>
      <w:rFonts w:ascii="Calibri" w:eastAsia="Times New Roman" w:hAnsi="Calibri" w:cs="Times New Roman"/>
      <w:sz w:val="24"/>
      <w:szCs w:val="24"/>
      <w:lang w:val="en-US"/>
    </w:rPr>
  </w:style>
  <w:style w:type="paragraph" w:customStyle="1" w:styleId="xl83">
    <w:name w:val="xl83"/>
    <w:basedOn w:val="Normln"/>
    <w:rsid w:val="009C089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84">
    <w:name w:val="xl84"/>
    <w:basedOn w:val="Normln"/>
    <w:rsid w:val="009C0892"/>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line="240" w:lineRule="auto"/>
      <w:jc w:val="center"/>
    </w:pPr>
    <w:rPr>
      <w:rFonts w:ascii="Calibri" w:eastAsia="Times New Roman" w:hAnsi="Calibri" w:cs="Times New Roman"/>
      <w:sz w:val="24"/>
      <w:szCs w:val="24"/>
      <w:lang w:val="en-US"/>
    </w:rPr>
  </w:style>
  <w:style w:type="paragraph" w:customStyle="1" w:styleId="xl85">
    <w:name w:val="xl85"/>
    <w:basedOn w:val="Normln"/>
    <w:rsid w:val="009C0892"/>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pPr>
    <w:rPr>
      <w:rFonts w:ascii="Calibri" w:eastAsia="Times New Roman" w:hAnsi="Calibri" w:cs="Times New Roman"/>
      <w:sz w:val="24"/>
      <w:szCs w:val="24"/>
      <w:lang w:val="en-US"/>
    </w:rPr>
  </w:style>
  <w:style w:type="paragraph" w:customStyle="1" w:styleId="xl86">
    <w:name w:val="xl86"/>
    <w:basedOn w:val="Normln"/>
    <w:rsid w:val="009C0892"/>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pPr>
    <w:rPr>
      <w:rFonts w:ascii="Calibri" w:eastAsia="Times New Roman" w:hAnsi="Calibri" w:cs="Times New Roman"/>
      <w:sz w:val="24"/>
      <w:szCs w:val="24"/>
      <w:lang w:val="en-US"/>
    </w:rPr>
  </w:style>
  <w:style w:type="paragraph" w:customStyle="1" w:styleId="xl87">
    <w:name w:val="xl87"/>
    <w:basedOn w:val="Normln"/>
    <w:rsid w:val="009C089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Times New Roman"/>
      <w:b/>
      <w:bCs/>
      <w:sz w:val="20"/>
      <w:szCs w:val="20"/>
      <w:lang w:val="en-US"/>
    </w:rPr>
  </w:style>
  <w:style w:type="paragraph" w:customStyle="1" w:styleId="xl88">
    <w:name w:val="xl88"/>
    <w:basedOn w:val="Normln"/>
    <w:rsid w:val="009C0892"/>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Times New Roman"/>
      <w:sz w:val="20"/>
      <w:szCs w:val="20"/>
      <w:lang w:val="en-US"/>
    </w:rPr>
  </w:style>
  <w:style w:type="paragraph" w:customStyle="1" w:styleId="xl89">
    <w:name w:val="xl89"/>
    <w:basedOn w:val="Normln"/>
    <w:rsid w:val="009C0892"/>
    <w:pPr>
      <w:pBdr>
        <w:left w:val="single" w:sz="4" w:space="0" w:color="auto"/>
        <w:bottom w:val="single" w:sz="4" w:space="0" w:color="auto"/>
        <w:right w:val="single" w:sz="4" w:space="0" w:color="auto"/>
      </w:pBdr>
      <w:shd w:val="clear" w:color="000000" w:fill="DDEBF7"/>
      <w:spacing w:before="100" w:beforeAutospacing="1" w:after="100" w:afterAutospacing="1" w:line="240" w:lineRule="auto"/>
      <w:jc w:val="center"/>
    </w:pPr>
    <w:rPr>
      <w:rFonts w:ascii="Calibri" w:eastAsia="Times New Roman" w:hAnsi="Calibri" w:cs="Times New Roman"/>
      <w:sz w:val="24"/>
      <w:szCs w:val="24"/>
      <w:lang w:val="en-US"/>
    </w:rPr>
  </w:style>
  <w:style w:type="paragraph" w:customStyle="1" w:styleId="xl90">
    <w:name w:val="xl90"/>
    <w:basedOn w:val="Normln"/>
    <w:rsid w:val="009C0892"/>
    <w:pPr>
      <w:pBdr>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Calibri" w:eastAsia="Times New Roman" w:hAnsi="Calibri" w:cs="Times New Roman"/>
      <w:sz w:val="24"/>
      <w:szCs w:val="24"/>
      <w:lang w:val="en-US"/>
    </w:rPr>
  </w:style>
  <w:style w:type="paragraph" w:customStyle="1" w:styleId="xl91">
    <w:name w:val="xl91"/>
    <w:basedOn w:val="Normln"/>
    <w:rsid w:val="009C0892"/>
    <w:pPr>
      <w:pBdr>
        <w:top w:val="single" w:sz="8" w:space="0" w:color="auto"/>
        <w:left w:val="single" w:sz="4"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Calibri" w:eastAsia="Times New Roman" w:hAnsi="Calibri" w:cs="Times New Roman"/>
      <w:b/>
      <w:bCs/>
      <w:sz w:val="20"/>
      <w:szCs w:val="20"/>
      <w:lang w:val="en-US"/>
    </w:rPr>
  </w:style>
  <w:style w:type="paragraph" w:customStyle="1" w:styleId="xl92">
    <w:name w:val="xl92"/>
    <w:basedOn w:val="Normln"/>
    <w:rsid w:val="009C0892"/>
    <w:pPr>
      <w:pBdr>
        <w:top w:val="single" w:sz="8" w:space="0" w:color="auto"/>
        <w:left w:val="single" w:sz="4" w:space="0" w:color="auto"/>
        <w:bottom w:val="single" w:sz="8" w:space="0" w:color="auto"/>
        <w:right w:val="single" w:sz="8" w:space="0" w:color="auto"/>
      </w:pBdr>
      <w:shd w:val="clear" w:color="000000" w:fill="FFF2CC"/>
      <w:spacing w:before="100" w:beforeAutospacing="1" w:after="100" w:afterAutospacing="1" w:line="240" w:lineRule="auto"/>
      <w:jc w:val="center"/>
      <w:textAlignment w:val="center"/>
    </w:pPr>
    <w:rPr>
      <w:rFonts w:ascii="Calibri" w:eastAsia="Times New Roman" w:hAnsi="Calibri" w:cs="Times New Roman"/>
      <w:b/>
      <w:bCs/>
      <w:sz w:val="20"/>
      <w:szCs w:val="20"/>
      <w:lang w:val="en-US"/>
    </w:rPr>
  </w:style>
  <w:style w:type="paragraph" w:customStyle="1" w:styleId="xl93">
    <w:name w:val="xl93"/>
    <w:basedOn w:val="Normln"/>
    <w:rsid w:val="009C089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94">
    <w:name w:val="xl94"/>
    <w:basedOn w:val="Normln"/>
    <w:rsid w:val="009C0892"/>
    <w:pPr>
      <w:pBdr>
        <w:top w:val="single" w:sz="8"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Calibri" w:eastAsia="Times New Roman" w:hAnsi="Calibri" w:cs="Times New Roman"/>
      <w:b/>
      <w:bCs/>
      <w:sz w:val="20"/>
      <w:szCs w:val="20"/>
      <w:lang w:val="en-US"/>
    </w:rPr>
  </w:style>
  <w:style w:type="paragraph" w:customStyle="1" w:styleId="xl95">
    <w:name w:val="xl95"/>
    <w:basedOn w:val="Normln"/>
    <w:rsid w:val="009C089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styleId="Obsah2">
    <w:name w:val="toc 2"/>
    <w:basedOn w:val="Normln"/>
    <w:next w:val="Normln"/>
    <w:autoRedefine/>
    <w:uiPriority w:val="39"/>
    <w:rsid w:val="009C0892"/>
    <w:pPr>
      <w:tabs>
        <w:tab w:val="left" w:pos="880"/>
        <w:tab w:val="right" w:leader="dot" w:pos="8211"/>
      </w:tabs>
      <w:spacing w:after="0" w:line="240" w:lineRule="auto"/>
      <w:ind w:left="220"/>
    </w:pPr>
    <w:rPr>
      <w:rFonts w:ascii="Times New Roman" w:eastAsia="Times New Roman" w:hAnsi="Times New Roman" w:cs="Times New Roman"/>
      <w:noProof/>
      <w:sz w:val="23"/>
      <w:szCs w:val="23"/>
    </w:rPr>
  </w:style>
  <w:style w:type="paragraph" w:styleId="Nadpisobsahu">
    <w:name w:val="TOC Heading"/>
    <w:basedOn w:val="Nadpis1"/>
    <w:next w:val="Normln"/>
    <w:uiPriority w:val="39"/>
    <w:unhideWhenUsed/>
    <w:qFormat/>
    <w:rsid w:val="009C0892"/>
    <w:pPr>
      <w:spacing w:before="240" w:line="259" w:lineRule="auto"/>
      <w:ind w:firstLine="0"/>
      <w:outlineLvl w:val="9"/>
    </w:pPr>
    <w:rPr>
      <w:rFonts w:asciiTheme="majorHAnsi" w:eastAsiaTheme="majorEastAsia" w:hAnsiTheme="majorHAnsi" w:cstheme="majorBidi"/>
      <w:b w:val="0"/>
      <w:bCs w:val="0"/>
      <w:color w:val="2E74B5" w:themeColor="accent1" w:themeShade="BF"/>
      <w:sz w:val="32"/>
      <w:szCs w:val="32"/>
      <w:lang w:eastAsia="cs-CZ"/>
    </w:rPr>
  </w:style>
  <w:style w:type="paragraph" w:styleId="Obsah1">
    <w:name w:val="toc 1"/>
    <w:basedOn w:val="Normln"/>
    <w:next w:val="Normln"/>
    <w:autoRedefine/>
    <w:uiPriority w:val="39"/>
    <w:unhideWhenUsed/>
    <w:rsid w:val="009C0892"/>
    <w:pPr>
      <w:spacing w:after="100"/>
    </w:pPr>
    <w:rPr>
      <w:rFonts w:eastAsiaTheme="minorEastAsia" w:cs="Times New Roman"/>
      <w:lang w:eastAsia="cs-CZ"/>
    </w:rPr>
  </w:style>
  <w:style w:type="paragraph" w:styleId="Obsah3">
    <w:name w:val="toc 3"/>
    <w:basedOn w:val="Normln"/>
    <w:next w:val="Normln"/>
    <w:autoRedefine/>
    <w:uiPriority w:val="39"/>
    <w:unhideWhenUsed/>
    <w:rsid w:val="009C0892"/>
    <w:pPr>
      <w:spacing w:after="100"/>
      <w:ind w:left="440"/>
    </w:pPr>
    <w:rPr>
      <w:rFonts w:eastAsiaTheme="minorEastAsia" w:cs="Times New Roman"/>
      <w:lang w:eastAsia="cs-CZ"/>
    </w:rPr>
  </w:style>
  <w:style w:type="paragraph" w:customStyle="1" w:styleId="Odstavecseseznamem3">
    <w:name w:val="Odstavec se seznamem3"/>
    <w:basedOn w:val="Normln"/>
    <w:rsid w:val="009C0892"/>
    <w:pPr>
      <w:spacing w:after="200" w:line="276" w:lineRule="auto"/>
      <w:ind w:left="720"/>
    </w:pPr>
    <w:rPr>
      <w:rFonts w:ascii="Calibri" w:eastAsia="Times New Roman" w:hAnsi="Calibri" w:cs="Calibri"/>
    </w:rPr>
  </w:style>
  <w:style w:type="paragraph" w:customStyle="1" w:styleId="Styl1">
    <w:name w:val="Styl1"/>
    <w:basedOn w:val="Normln"/>
    <w:link w:val="Styl1Char"/>
    <w:qFormat/>
    <w:rsid w:val="009C0892"/>
    <w:pPr>
      <w:jc w:val="both"/>
    </w:pPr>
    <w:rPr>
      <w:rFonts w:ascii="Times New Roman" w:hAnsi="Times New Roman" w:cs="Times New Roman"/>
      <w:sz w:val="28"/>
      <w:szCs w:val="28"/>
    </w:rPr>
  </w:style>
  <w:style w:type="character" w:customStyle="1" w:styleId="Styl1Char">
    <w:name w:val="Styl1 Char"/>
    <w:basedOn w:val="Standardnpsmoodstavce"/>
    <w:link w:val="Styl1"/>
    <w:rsid w:val="009C0892"/>
    <w:rPr>
      <w:rFonts w:ascii="Times New Roman" w:hAnsi="Times New Roman" w:cs="Times New Roman"/>
      <w:sz w:val="28"/>
      <w:szCs w:val="28"/>
    </w:rPr>
  </w:style>
  <w:style w:type="character" w:styleId="Zdraznn">
    <w:name w:val="Emphasis"/>
    <w:basedOn w:val="Standardnpsmoodstavce"/>
    <w:uiPriority w:val="20"/>
    <w:qFormat/>
    <w:rsid w:val="009C0892"/>
    <w:rPr>
      <w:i/>
      <w:iCs/>
    </w:rPr>
  </w:style>
  <w:style w:type="paragraph" w:customStyle="1" w:styleId="msonormal0">
    <w:name w:val="msonormal"/>
    <w:basedOn w:val="Normln"/>
    <w:rsid w:val="00631DF6"/>
    <w:pPr>
      <w:spacing w:before="100" w:beforeAutospacing="1" w:after="100" w:afterAutospacing="1" w:line="240" w:lineRule="auto"/>
    </w:pPr>
    <w:rPr>
      <w:rFonts w:ascii="Times New Roman" w:eastAsia="Times New Roman" w:hAnsi="Times New Roman" w:cs="Times New Roman"/>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604636">
      <w:bodyDiv w:val="1"/>
      <w:marLeft w:val="0"/>
      <w:marRight w:val="0"/>
      <w:marTop w:val="0"/>
      <w:marBottom w:val="0"/>
      <w:divBdr>
        <w:top w:val="none" w:sz="0" w:space="0" w:color="auto"/>
        <w:left w:val="none" w:sz="0" w:space="0" w:color="auto"/>
        <w:bottom w:val="none" w:sz="0" w:space="0" w:color="auto"/>
        <w:right w:val="none" w:sz="0" w:space="0" w:color="auto"/>
      </w:divBdr>
    </w:div>
    <w:div w:id="573390498">
      <w:bodyDiv w:val="1"/>
      <w:marLeft w:val="0"/>
      <w:marRight w:val="0"/>
      <w:marTop w:val="0"/>
      <w:marBottom w:val="0"/>
      <w:divBdr>
        <w:top w:val="none" w:sz="0" w:space="0" w:color="auto"/>
        <w:left w:val="none" w:sz="0" w:space="0" w:color="auto"/>
        <w:bottom w:val="none" w:sz="0" w:space="0" w:color="auto"/>
        <w:right w:val="none" w:sz="0" w:space="0" w:color="auto"/>
      </w:divBdr>
    </w:div>
    <w:div w:id="627473805">
      <w:bodyDiv w:val="1"/>
      <w:marLeft w:val="0"/>
      <w:marRight w:val="0"/>
      <w:marTop w:val="0"/>
      <w:marBottom w:val="0"/>
      <w:divBdr>
        <w:top w:val="none" w:sz="0" w:space="0" w:color="auto"/>
        <w:left w:val="none" w:sz="0" w:space="0" w:color="auto"/>
        <w:bottom w:val="none" w:sz="0" w:space="0" w:color="auto"/>
        <w:right w:val="none" w:sz="0" w:space="0" w:color="auto"/>
      </w:divBdr>
    </w:div>
    <w:div w:id="747267766">
      <w:bodyDiv w:val="1"/>
      <w:marLeft w:val="0"/>
      <w:marRight w:val="0"/>
      <w:marTop w:val="0"/>
      <w:marBottom w:val="0"/>
      <w:divBdr>
        <w:top w:val="none" w:sz="0" w:space="0" w:color="auto"/>
        <w:left w:val="none" w:sz="0" w:space="0" w:color="auto"/>
        <w:bottom w:val="none" w:sz="0" w:space="0" w:color="auto"/>
        <w:right w:val="none" w:sz="0" w:space="0" w:color="auto"/>
      </w:divBdr>
    </w:div>
    <w:div w:id="925765121">
      <w:bodyDiv w:val="1"/>
      <w:marLeft w:val="0"/>
      <w:marRight w:val="0"/>
      <w:marTop w:val="0"/>
      <w:marBottom w:val="0"/>
      <w:divBdr>
        <w:top w:val="none" w:sz="0" w:space="0" w:color="auto"/>
        <w:left w:val="none" w:sz="0" w:space="0" w:color="auto"/>
        <w:bottom w:val="none" w:sz="0" w:space="0" w:color="auto"/>
        <w:right w:val="none" w:sz="0" w:space="0" w:color="auto"/>
      </w:divBdr>
    </w:div>
    <w:div w:id="1003820933">
      <w:bodyDiv w:val="1"/>
      <w:marLeft w:val="0"/>
      <w:marRight w:val="0"/>
      <w:marTop w:val="0"/>
      <w:marBottom w:val="0"/>
      <w:divBdr>
        <w:top w:val="none" w:sz="0" w:space="0" w:color="auto"/>
        <w:left w:val="none" w:sz="0" w:space="0" w:color="auto"/>
        <w:bottom w:val="none" w:sz="0" w:space="0" w:color="auto"/>
        <w:right w:val="none" w:sz="0" w:space="0" w:color="auto"/>
      </w:divBdr>
    </w:div>
    <w:div w:id="1459226730">
      <w:bodyDiv w:val="1"/>
      <w:marLeft w:val="0"/>
      <w:marRight w:val="0"/>
      <w:marTop w:val="0"/>
      <w:marBottom w:val="0"/>
      <w:divBdr>
        <w:top w:val="none" w:sz="0" w:space="0" w:color="auto"/>
        <w:left w:val="none" w:sz="0" w:space="0" w:color="auto"/>
        <w:bottom w:val="none" w:sz="0" w:space="0" w:color="auto"/>
        <w:right w:val="none" w:sz="0" w:space="0" w:color="auto"/>
      </w:divBdr>
    </w:div>
    <w:div w:id="182126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aopkcr.maps.arcgis.com/apps/webappviewer/index.html?id=1ef08fa7b1f545f1aa83f75899bb7955"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911AB-5C63-414E-A625-D761DA44E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21</Pages>
  <Words>7089</Words>
  <Characters>40409</Characters>
  <Application>Microsoft Office Word</Application>
  <DocSecurity>0</DocSecurity>
  <Lines>336</Lines>
  <Paragraphs>94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Lenka Jeřábková</dc:creator>
  <cp:keywords/>
  <dc:description/>
  <cp:lastModifiedBy>Jonáš Gaigr2</cp:lastModifiedBy>
  <cp:revision>14</cp:revision>
  <cp:lastPrinted>2022-03-10T12:39:00Z</cp:lastPrinted>
  <dcterms:created xsi:type="dcterms:W3CDTF">2026-07-03T15:17:00Z</dcterms:created>
  <dcterms:modified xsi:type="dcterms:W3CDTF">2026-08-06T07:45:00Z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6c232f1e-5e37-4c88-9373-cfbac689281f</vt:lpwstr>
  </property>
</Properties>
</file>